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comments.xml" ContentType="application/vnd.openxmlformats-officedocument.wordprocessingml.comment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lang w:val="en-US"/>
        </w:rPr>
        <w:id w:val="1818821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4F81BD" w:themeColor="accent1"/>
            </w:tblBorders>
            <w:tblLook w:val="04A0"/>
          </w:tblPr>
          <w:tblGrid>
            <w:gridCol w:w="6987"/>
          </w:tblGrid>
          <w:tr w:rsidR="006F3F7C" w:rsidRPr="000B31EC">
            <w:sdt>
              <w:sdtPr>
                <w:rPr>
                  <w:rFonts w:asciiTheme="majorHAnsi" w:eastAsiaTheme="majorEastAsia" w:hAnsiTheme="majorHAnsi" w:cstheme="majorBidi"/>
                  <w:lang w:val="en-US"/>
                </w:rPr>
                <w:alias w:val="Empresa"/>
                <w:id w:val="13406915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6F3F7C" w:rsidRPr="00F6228A" w:rsidRDefault="0006703D">
                    <w:pPr>
                      <w:pStyle w:val="SemEspaamento"/>
                      <w:rPr>
                        <w:rFonts w:asciiTheme="majorHAnsi" w:eastAsiaTheme="majorEastAsia" w:hAnsiTheme="majorHAnsi" w:cstheme="majorBidi"/>
                        <w:lang w:val="en-US"/>
                      </w:rPr>
                    </w:pPr>
                    <w:del w:id="0" w:author="Carla" w:date="2013-05-30T00:31:00Z">
                      <w:r w:rsidRPr="00F6228A" w:rsidDel="00FF4AFE">
                        <w:rPr>
                          <w:rFonts w:asciiTheme="majorHAnsi" w:eastAsiaTheme="majorEastAsia" w:hAnsiTheme="majorHAnsi" w:cstheme="majorBidi"/>
                          <w:lang w:val="en-US"/>
                        </w:rPr>
                        <w:delText>PS2Win</w:delText>
                      </w:r>
                    </w:del>
                    <w:ins w:id="1" w:author="Carla" w:date="2013-05-30T00:31:00Z">
                      <w:r w:rsidR="00EF0E88">
                        <w:rPr>
                          <w:rFonts w:asciiTheme="majorHAnsi" w:eastAsiaTheme="majorEastAsia" w:hAnsiTheme="majorHAnsi" w:cstheme="majorBidi"/>
                        </w:rPr>
                        <w:t>PS2Win</w:t>
                      </w:r>
                    </w:ins>
                  </w:p>
                </w:tc>
              </w:sdtContent>
            </w:sdt>
          </w:tr>
          <w:tr w:rsidR="006F3F7C" w:rsidRPr="000B31EC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F81BD" w:themeColor="accent1"/>
                    <w:sz w:val="80"/>
                    <w:szCs w:val="80"/>
                    <w:lang w:val="en-US"/>
                  </w:rPr>
                  <w:alias w:val="Título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6F3F7C" w:rsidRPr="00F6228A" w:rsidRDefault="006E7EFD" w:rsidP="006E7EFD">
                    <w:pPr>
                      <w:pStyle w:val="SemEspaamento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  <w:lang w:val="en-US"/>
                      </w:rPr>
                    </w:pPr>
                    <w:del w:id="2" w:author="Carla" w:date="2013-05-30T00:31:00Z">
                      <w:r w:rsidRPr="00F6228A" w:rsidDel="00FF4AFE">
                        <w:rPr>
                          <w:rFonts w:asciiTheme="majorHAnsi" w:eastAsiaTheme="majorEastAsia" w:hAnsiTheme="majorHAnsi" w:cstheme="majorBidi"/>
                          <w:color w:val="4F81BD" w:themeColor="accent1"/>
                          <w:sz w:val="80"/>
                          <w:szCs w:val="80"/>
                          <w:lang w:val="en-US"/>
                        </w:rPr>
                        <w:delText>Test Plan</w:delText>
                      </w:r>
                    </w:del>
                    <w:proofErr w:type="spellStart"/>
                    <w:ins w:id="3" w:author="Carla" w:date="2013-05-30T00:31:00Z">
                      <w:r w:rsidR="00EF0E88">
                        <w:rPr>
                          <w:rFonts w:asciiTheme="majorHAnsi" w:eastAsiaTheme="majorEastAsia" w:hAnsiTheme="majorHAnsi" w:cstheme="majorBidi"/>
                          <w:sz w:val="80"/>
                          <w:szCs w:val="80"/>
                        </w:rPr>
                        <w:t>Test</w:t>
                      </w:r>
                      <w:proofErr w:type="spellEnd"/>
                      <w:r w:rsidR="00EF0E88">
                        <w:rPr>
                          <w:rFonts w:asciiTheme="majorHAnsi" w:eastAsiaTheme="majorEastAsia" w:hAnsiTheme="majorHAnsi" w:cstheme="majorBidi"/>
                          <w:sz w:val="80"/>
                          <w:szCs w:val="80"/>
                        </w:rPr>
                        <w:t xml:space="preserve"> </w:t>
                      </w:r>
                      <w:proofErr w:type="spellStart"/>
                      <w:r w:rsidR="00EF0E88">
                        <w:rPr>
                          <w:rFonts w:asciiTheme="majorHAnsi" w:eastAsiaTheme="majorEastAsia" w:hAnsiTheme="majorHAnsi" w:cstheme="majorBidi"/>
                          <w:sz w:val="80"/>
                          <w:szCs w:val="80"/>
                        </w:rPr>
                        <w:t>Plan</w:t>
                      </w:r>
                    </w:ins>
                    <w:proofErr w:type="spellEnd"/>
                  </w:p>
                </w:sdtContent>
              </w:sdt>
            </w:tc>
          </w:tr>
          <w:tr w:rsidR="006F3F7C" w:rsidRPr="000B31EC">
            <w:sdt>
              <w:sdtPr>
                <w:rPr>
                  <w:rFonts w:asciiTheme="majorHAnsi" w:eastAsiaTheme="majorEastAsia" w:hAnsiTheme="majorHAnsi" w:cstheme="majorBidi"/>
                  <w:lang w:val="en-US"/>
                </w:rPr>
                <w:alias w:val="Subtítulo"/>
                <w:id w:val="13406923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6F3F7C" w:rsidRPr="00F6228A" w:rsidRDefault="0072651C">
                    <w:pPr>
                      <w:pStyle w:val="SemEspaamento"/>
                      <w:rPr>
                        <w:rFonts w:asciiTheme="majorHAnsi" w:eastAsiaTheme="majorEastAsia" w:hAnsiTheme="majorHAnsi" w:cstheme="majorBidi"/>
                        <w:lang w:val="en-US"/>
                      </w:rPr>
                    </w:pPr>
                    <w:del w:id="4" w:author="Carla" w:date="2013-05-30T00:31:00Z">
                      <w:r w:rsidRPr="00F6228A" w:rsidDel="00FF4AFE">
                        <w:rPr>
                          <w:rFonts w:asciiTheme="majorHAnsi" w:eastAsiaTheme="majorEastAsia" w:hAnsiTheme="majorHAnsi" w:cstheme="majorBidi"/>
                          <w:lang w:val="en-US"/>
                        </w:rPr>
                        <w:delText>Keep Your Time</w:delText>
                      </w:r>
                    </w:del>
                    <w:proofErr w:type="spellStart"/>
                    <w:ins w:id="5" w:author="Carla" w:date="2013-05-30T00:31:00Z">
                      <w:r w:rsidR="00EF0E88">
                        <w:rPr>
                          <w:rFonts w:asciiTheme="majorHAnsi" w:eastAsiaTheme="majorEastAsia" w:hAnsiTheme="majorHAnsi" w:cstheme="majorBidi"/>
                        </w:rPr>
                        <w:t>Keep</w:t>
                      </w:r>
                      <w:proofErr w:type="spellEnd"/>
                      <w:r w:rsidR="00EF0E88">
                        <w:rPr>
                          <w:rFonts w:asciiTheme="majorHAnsi" w:eastAsiaTheme="majorEastAsia" w:hAnsiTheme="majorHAnsi" w:cstheme="majorBidi"/>
                        </w:rPr>
                        <w:t xml:space="preserve"> </w:t>
                      </w:r>
                      <w:proofErr w:type="spellStart"/>
                      <w:r w:rsidR="00EF0E88">
                        <w:rPr>
                          <w:rFonts w:asciiTheme="majorHAnsi" w:eastAsiaTheme="majorEastAsia" w:hAnsiTheme="majorHAnsi" w:cstheme="majorBidi"/>
                        </w:rPr>
                        <w:t>Your</w:t>
                      </w:r>
                      <w:proofErr w:type="spellEnd"/>
                      <w:r w:rsidR="00EF0E88">
                        <w:rPr>
                          <w:rFonts w:asciiTheme="majorHAnsi" w:eastAsiaTheme="majorEastAsia" w:hAnsiTheme="majorHAnsi" w:cstheme="majorBidi"/>
                        </w:rPr>
                        <w:t xml:space="preserve"> Time</w:t>
                      </w:r>
                    </w:ins>
                  </w:p>
                </w:tc>
              </w:sdtContent>
            </w:sdt>
          </w:tr>
        </w:tbl>
        <w:p w:rsidR="006F3F7C" w:rsidRPr="00F6228A" w:rsidRDefault="006F3F7C">
          <w:pPr>
            <w:rPr>
              <w:lang w:val="en-US"/>
            </w:rPr>
          </w:pPr>
        </w:p>
        <w:p w:rsidR="006F3F7C" w:rsidRPr="00F6228A" w:rsidRDefault="006F3F7C">
          <w:pPr>
            <w:rPr>
              <w:lang w:val="en-US"/>
            </w:rPr>
          </w:pPr>
        </w:p>
        <w:tbl>
          <w:tblPr>
            <w:tblpPr w:leftFromText="187" w:rightFromText="187" w:horzAnchor="margin" w:tblpXSpec="center" w:tblpYSpec="bottom"/>
            <w:tblW w:w="4000" w:type="pct"/>
            <w:tblLook w:val="04A0"/>
          </w:tblPr>
          <w:tblGrid>
            <w:gridCol w:w="6987"/>
          </w:tblGrid>
          <w:tr w:rsidR="006F3F7C" w:rsidRPr="000B31EC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F81BD" w:themeColor="accent1"/>
                    <w:lang w:val="en-US"/>
                  </w:rPr>
                  <w:alias w:val="Autor"/>
                  <w:id w:val="13406928"/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:rsidR="006F3F7C" w:rsidRPr="00F6228A" w:rsidRDefault="001621CE">
                    <w:pPr>
                      <w:pStyle w:val="SemEspaamento"/>
                      <w:rPr>
                        <w:color w:val="4F81BD" w:themeColor="accent1"/>
                        <w:lang w:val="en-US"/>
                      </w:rPr>
                    </w:pPr>
                    <w:del w:id="6" w:author="Carla" w:date="2013-05-30T00:31:00Z">
                      <w:r w:rsidRPr="00F6228A" w:rsidDel="00FF4AFE">
                        <w:rPr>
                          <w:color w:val="4F81BD" w:themeColor="accent1"/>
                          <w:lang w:val="en-US"/>
                        </w:rPr>
                        <w:delText>David Silva</w:delText>
                      </w:r>
                    </w:del>
                    <w:ins w:id="7" w:author="Carla" w:date="2013-05-30T00:31:00Z">
                      <w:r w:rsidR="00EF0E88">
                        <w:t>David Silva</w:t>
                      </w:r>
                    </w:ins>
                  </w:p>
                </w:sdtContent>
              </w:sdt>
              <w:sdt>
                <w:sdtPr>
                  <w:rPr>
                    <w:color w:val="4F81BD" w:themeColor="accent1"/>
                    <w:lang w:val="en-US"/>
                  </w:rPr>
                  <w:alias w:val="Data"/>
                  <w:id w:val="13406932"/>
                  <w:dataBinding w:prefixMappings="xmlns:ns0='http://schemas.microsoft.com/office/2006/coverPageProps'" w:xpath="/ns0:CoverPageProperties[1]/ns0:PublishDate[1]" w:storeItemID="{55AF091B-3C7A-41E3-B477-F2FDAA23CFDA}"/>
                  <w:date w:fullDate="2013-05-18T00:00:00Z">
                    <w:dateFormat w:val="dd-MM-yyyy"/>
                    <w:lid w:val="pt-PT"/>
                    <w:storeMappedDataAs w:val="dateTime"/>
                    <w:calendar w:val="gregorian"/>
                  </w:date>
                </w:sdtPr>
                <w:sdtContent>
                  <w:p w:rsidR="006F3F7C" w:rsidRPr="00F6228A" w:rsidRDefault="006E7EFD">
                    <w:pPr>
                      <w:pStyle w:val="SemEspaamento"/>
                      <w:rPr>
                        <w:color w:val="4F81BD" w:themeColor="accent1"/>
                        <w:lang w:val="en-US"/>
                      </w:rPr>
                    </w:pPr>
                    <w:del w:id="8" w:author="Carla" w:date="2013-05-30T00:31:00Z">
                      <w:r w:rsidRPr="00F6228A" w:rsidDel="00FF4AFE">
                        <w:rPr>
                          <w:color w:val="4F81BD" w:themeColor="accent1"/>
                          <w:lang w:val="en-US"/>
                        </w:rPr>
                        <w:delText>18</w:delText>
                      </w:r>
                      <w:r w:rsidR="003633C2" w:rsidRPr="00F6228A" w:rsidDel="00FF4AFE">
                        <w:rPr>
                          <w:color w:val="4F81BD" w:themeColor="accent1"/>
                          <w:lang w:val="en-US"/>
                        </w:rPr>
                        <w:delText>-0</w:delText>
                      </w:r>
                      <w:r w:rsidRPr="00F6228A" w:rsidDel="00FF4AFE">
                        <w:rPr>
                          <w:color w:val="4F81BD" w:themeColor="accent1"/>
                          <w:lang w:val="en-US"/>
                        </w:rPr>
                        <w:delText>5</w:delText>
                      </w:r>
                      <w:r w:rsidR="003633C2" w:rsidRPr="00F6228A" w:rsidDel="00FF4AFE">
                        <w:rPr>
                          <w:color w:val="4F81BD" w:themeColor="accent1"/>
                          <w:lang w:val="en-US"/>
                        </w:rPr>
                        <w:delText>-2013</w:delText>
                      </w:r>
                    </w:del>
                    <w:ins w:id="9" w:author="Carla" w:date="2013-05-30T00:31:00Z">
                      <w:r w:rsidR="00EF0E88">
                        <w:t>18-05-2013</w:t>
                      </w:r>
                    </w:ins>
                  </w:p>
                </w:sdtContent>
              </w:sdt>
              <w:p w:rsidR="006F3F7C" w:rsidRPr="00F6228A" w:rsidRDefault="006F3F7C">
                <w:pPr>
                  <w:pStyle w:val="SemEspaamento"/>
                  <w:rPr>
                    <w:color w:val="4F81BD" w:themeColor="accent1"/>
                    <w:lang w:val="en-US"/>
                  </w:rPr>
                </w:pPr>
              </w:p>
            </w:tc>
          </w:tr>
        </w:tbl>
        <w:p w:rsidR="006F3F7C" w:rsidRPr="00F6228A" w:rsidRDefault="006F3F7C">
          <w:pPr>
            <w:rPr>
              <w:lang w:val="en-US"/>
            </w:rPr>
          </w:pPr>
        </w:p>
        <w:p w:rsidR="00F24CA6" w:rsidRPr="000B31EC" w:rsidRDefault="00F24CA6">
          <w:pPr>
            <w:rPr>
              <w:lang w:val="en-US"/>
            </w:rPr>
            <w:sectPr w:rsidR="00F24CA6" w:rsidRPr="000B31EC" w:rsidSect="006F3F7C">
              <w:headerReference w:type="default" r:id="rId9"/>
              <w:footerReference w:type="default" r:id="rId10"/>
              <w:headerReference w:type="first" r:id="rId11"/>
              <w:footerReference w:type="first" r:id="rId12"/>
              <w:pgSz w:w="11906" w:h="16838"/>
              <w:pgMar w:top="1417" w:right="1701" w:bottom="1417" w:left="1701" w:header="708" w:footer="708" w:gutter="0"/>
              <w:pgNumType w:fmt="lowerRoman" w:start="1"/>
              <w:cols w:space="708"/>
              <w:titlePg/>
              <w:docGrid w:linePitch="360"/>
            </w:sectPr>
          </w:pPr>
        </w:p>
        <w:p w:rsidR="006F3F7C" w:rsidRPr="000B31EC" w:rsidRDefault="00DF5B6C">
          <w:pPr>
            <w:rPr>
              <w:lang w:val="en-US"/>
            </w:rPr>
          </w:pPr>
        </w:p>
      </w:sdtContent>
    </w:sdt>
    <w:p w:rsidR="006F3F7C" w:rsidRPr="000B31EC" w:rsidRDefault="006F3F7C">
      <w:pPr>
        <w:rPr>
          <w:lang w:val="en-US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id w:val="1818552"/>
        <w:docPartObj>
          <w:docPartGallery w:val="Table of Contents"/>
          <w:docPartUnique/>
        </w:docPartObj>
      </w:sdtPr>
      <w:sdtContent>
        <w:p w:rsidR="00906D0A" w:rsidRPr="000B31EC" w:rsidRDefault="004630B1">
          <w:pPr>
            <w:pStyle w:val="Ttulodondice"/>
            <w:rPr>
              <w:lang w:val="en-US"/>
            </w:rPr>
          </w:pPr>
          <w:r w:rsidRPr="000B31EC">
            <w:rPr>
              <w:lang w:val="en-US"/>
            </w:rPr>
            <w:t>Content</w:t>
          </w:r>
        </w:p>
        <w:p w:rsidR="00216EAC" w:rsidRDefault="00DF5B6C">
          <w:pPr>
            <w:pStyle w:val="ndice1"/>
            <w:tabs>
              <w:tab w:val="right" w:leader="dot" w:pos="8494"/>
            </w:tabs>
            <w:rPr>
              <w:ins w:id="10" w:author="Mário Oliveira" w:date="2013-05-26T17:45:00Z"/>
              <w:rFonts w:asciiTheme="minorHAnsi" w:hAnsiTheme="minorHAnsi" w:cstheme="minorBidi"/>
              <w:b w:val="0"/>
              <w:bCs w:val="0"/>
              <w:noProof/>
              <w:color w:val="auto"/>
              <w:sz w:val="22"/>
              <w:szCs w:val="22"/>
              <w:lang w:val="pt-PT"/>
            </w:rPr>
          </w:pPr>
          <w:r w:rsidRPr="00DF5B6C">
            <w:rPr>
              <w:lang w:val="en-US"/>
            </w:rPr>
            <w:fldChar w:fldCharType="begin"/>
          </w:r>
          <w:r w:rsidR="00906D0A" w:rsidRPr="00F6228A">
            <w:rPr>
              <w:lang w:val="en-US"/>
            </w:rPr>
            <w:instrText xml:space="preserve"> TOC \o "1-3" \h \z \u </w:instrText>
          </w:r>
          <w:r w:rsidRPr="00DF5B6C">
            <w:rPr>
              <w:lang w:val="en-US"/>
            </w:rPr>
            <w:fldChar w:fldCharType="separate"/>
          </w:r>
          <w:ins w:id="11" w:author="Mário Oliveira" w:date="2013-05-26T17:45:00Z">
            <w:r w:rsidRPr="0039420F">
              <w:rPr>
                <w:rStyle w:val="Hiperligao"/>
                <w:noProof/>
              </w:rPr>
              <w:fldChar w:fldCharType="begin"/>
            </w:r>
            <w:r w:rsidR="00216EAC" w:rsidRPr="0039420F">
              <w:rPr>
                <w:rStyle w:val="Hiperligao"/>
                <w:noProof/>
              </w:rPr>
              <w:instrText xml:space="preserve"> </w:instrText>
            </w:r>
            <w:r w:rsidR="00216EAC">
              <w:rPr>
                <w:noProof/>
              </w:rPr>
              <w:instrText>HYPERLINK \l "_Toc357353629"</w:instrText>
            </w:r>
            <w:r w:rsidR="00216EAC" w:rsidRPr="0039420F">
              <w:rPr>
                <w:rStyle w:val="Hiperligao"/>
                <w:noProof/>
              </w:rPr>
              <w:instrText xml:space="preserve"> </w:instrText>
            </w:r>
            <w:r w:rsidRPr="0039420F">
              <w:rPr>
                <w:rStyle w:val="Hiperligao"/>
                <w:noProof/>
              </w:rPr>
              <w:fldChar w:fldCharType="separate"/>
            </w:r>
            <w:r w:rsidR="00216EAC" w:rsidRPr="0039420F">
              <w:rPr>
                <w:rStyle w:val="Hiperligao"/>
                <w:rFonts w:eastAsia="Times New Roman"/>
                <w:noProof/>
                <w:lang w:val="en-US"/>
              </w:rPr>
              <w:t>Package: Acceptance Tests</w:t>
            </w:r>
            <w:r w:rsidR="00216EA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6EAC">
              <w:rPr>
                <w:noProof/>
                <w:webHidden/>
              </w:rPr>
              <w:instrText xml:space="preserve"> PAGEREF _Toc357353629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12" w:author="Mário Oliveira" w:date="2013-05-26T17:45:00Z">
            <w:r w:rsidR="00216EA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  <w:r w:rsidRPr="0039420F">
              <w:rPr>
                <w:rStyle w:val="Hiperligao"/>
                <w:noProof/>
              </w:rPr>
              <w:fldChar w:fldCharType="end"/>
            </w:r>
          </w:ins>
        </w:p>
        <w:p w:rsidR="00216EAC" w:rsidRDefault="00DF5B6C">
          <w:pPr>
            <w:pStyle w:val="ndice3"/>
            <w:tabs>
              <w:tab w:val="right" w:leader="dot" w:pos="8494"/>
            </w:tabs>
            <w:rPr>
              <w:ins w:id="13" w:author="Mário Oliveira" w:date="2013-05-26T17:45:00Z"/>
              <w:rFonts w:asciiTheme="minorHAnsi" w:hAnsiTheme="minorHAnsi" w:cstheme="minorBidi"/>
              <w:noProof/>
              <w:color w:val="auto"/>
              <w:sz w:val="22"/>
              <w:szCs w:val="22"/>
              <w:lang w:val="pt-PT"/>
            </w:rPr>
          </w:pPr>
          <w:ins w:id="14" w:author="Mário Oliveira" w:date="2013-05-26T17:45:00Z">
            <w:r w:rsidRPr="0039420F">
              <w:rPr>
                <w:rStyle w:val="Hiperligao"/>
                <w:noProof/>
              </w:rPr>
              <w:fldChar w:fldCharType="begin"/>
            </w:r>
            <w:r w:rsidR="00216EAC" w:rsidRPr="0039420F">
              <w:rPr>
                <w:rStyle w:val="Hiperligao"/>
                <w:noProof/>
              </w:rPr>
              <w:instrText xml:space="preserve"> </w:instrText>
            </w:r>
            <w:r w:rsidR="00216EAC">
              <w:rPr>
                <w:noProof/>
              </w:rPr>
              <w:instrText>HYPERLINK \l "_Toc357353630"</w:instrText>
            </w:r>
            <w:r w:rsidR="00216EAC" w:rsidRPr="0039420F">
              <w:rPr>
                <w:rStyle w:val="Hiperligao"/>
                <w:noProof/>
              </w:rPr>
              <w:instrText xml:space="preserve"> </w:instrText>
            </w:r>
            <w:r w:rsidRPr="0039420F">
              <w:rPr>
                <w:rStyle w:val="Hiperligao"/>
                <w:noProof/>
              </w:rPr>
              <w:fldChar w:fldCharType="separate"/>
            </w:r>
            <w:r w:rsidR="00216EAC" w:rsidRPr="0039420F">
              <w:rPr>
                <w:rStyle w:val="Hiperligao"/>
                <w:rFonts w:eastAsia="Times New Roman"/>
                <w:bCs/>
                <w:noProof/>
                <w:lang w:val="en-US"/>
              </w:rPr>
              <w:t>Diagram: Acceptance Tests</w:t>
            </w:r>
            <w:r w:rsidR="00216EA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6EAC">
              <w:rPr>
                <w:noProof/>
                <w:webHidden/>
              </w:rPr>
              <w:instrText xml:space="preserve"> PAGEREF _Toc357353630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15" w:author="Mário Oliveira" w:date="2013-05-26T17:45:00Z">
            <w:r w:rsidR="00216EA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  <w:r w:rsidRPr="0039420F">
              <w:rPr>
                <w:rStyle w:val="Hiperligao"/>
                <w:noProof/>
              </w:rPr>
              <w:fldChar w:fldCharType="end"/>
            </w:r>
          </w:ins>
        </w:p>
        <w:p w:rsidR="00216EAC" w:rsidRDefault="00DF5B6C">
          <w:pPr>
            <w:pStyle w:val="ndice3"/>
            <w:tabs>
              <w:tab w:val="right" w:leader="dot" w:pos="8494"/>
            </w:tabs>
            <w:rPr>
              <w:ins w:id="16" w:author="Mário Oliveira" w:date="2013-05-26T17:45:00Z"/>
              <w:rFonts w:asciiTheme="minorHAnsi" w:hAnsiTheme="minorHAnsi" w:cstheme="minorBidi"/>
              <w:noProof/>
              <w:color w:val="auto"/>
              <w:sz w:val="22"/>
              <w:szCs w:val="22"/>
              <w:lang w:val="pt-PT"/>
            </w:rPr>
          </w:pPr>
          <w:ins w:id="17" w:author="Mário Oliveira" w:date="2013-05-26T17:45:00Z">
            <w:r w:rsidRPr="0039420F">
              <w:rPr>
                <w:rStyle w:val="Hiperligao"/>
                <w:noProof/>
              </w:rPr>
              <w:fldChar w:fldCharType="begin"/>
            </w:r>
            <w:r w:rsidR="00216EAC" w:rsidRPr="0039420F">
              <w:rPr>
                <w:rStyle w:val="Hiperligao"/>
                <w:noProof/>
              </w:rPr>
              <w:instrText xml:space="preserve"> </w:instrText>
            </w:r>
            <w:r w:rsidR="00216EAC">
              <w:rPr>
                <w:noProof/>
              </w:rPr>
              <w:instrText>HYPERLINK \l "_Toc357353631"</w:instrText>
            </w:r>
            <w:r w:rsidR="00216EAC" w:rsidRPr="0039420F">
              <w:rPr>
                <w:rStyle w:val="Hiperligao"/>
                <w:noProof/>
              </w:rPr>
              <w:instrText xml:space="preserve"> </w:instrText>
            </w:r>
            <w:r w:rsidRPr="0039420F">
              <w:rPr>
                <w:rStyle w:val="Hiperligao"/>
                <w:noProof/>
              </w:rPr>
              <w:fldChar w:fldCharType="separate"/>
            </w:r>
            <w:r w:rsidR="00216EAC" w:rsidRPr="0039420F">
              <w:rPr>
                <w:rStyle w:val="Hiperligao"/>
                <w:rFonts w:eastAsia="Times New Roman"/>
                <w:bCs/>
                <w:noProof/>
                <w:lang w:val="en-US"/>
              </w:rPr>
              <w:t>Diagram: Acceptance</w:t>
            </w:r>
            <w:r w:rsidR="00216EA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6EAC">
              <w:rPr>
                <w:noProof/>
                <w:webHidden/>
              </w:rPr>
              <w:instrText xml:space="preserve"> PAGEREF _Toc357353631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18" w:author="Mário Oliveira" w:date="2013-05-26T17:45:00Z">
            <w:r w:rsidR="00216EA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  <w:r w:rsidRPr="0039420F">
              <w:rPr>
                <w:rStyle w:val="Hiperligao"/>
                <w:noProof/>
              </w:rPr>
              <w:fldChar w:fldCharType="end"/>
            </w:r>
          </w:ins>
        </w:p>
        <w:p w:rsidR="00216EAC" w:rsidRDefault="00DF5B6C">
          <w:pPr>
            <w:pStyle w:val="ndice3"/>
            <w:tabs>
              <w:tab w:val="right" w:leader="dot" w:pos="8494"/>
            </w:tabs>
            <w:rPr>
              <w:ins w:id="19" w:author="Mário Oliveira" w:date="2013-05-26T17:45:00Z"/>
              <w:rFonts w:asciiTheme="minorHAnsi" w:hAnsiTheme="minorHAnsi" w:cstheme="minorBidi"/>
              <w:noProof/>
              <w:color w:val="auto"/>
              <w:sz w:val="22"/>
              <w:szCs w:val="22"/>
              <w:lang w:val="pt-PT"/>
            </w:rPr>
          </w:pPr>
          <w:ins w:id="20" w:author="Mário Oliveira" w:date="2013-05-26T17:45:00Z">
            <w:r w:rsidRPr="0039420F">
              <w:rPr>
                <w:rStyle w:val="Hiperligao"/>
                <w:noProof/>
              </w:rPr>
              <w:fldChar w:fldCharType="begin"/>
            </w:r>
            <w:r w:rsidR="00216EAC" w:rsidRPr="0039420F">
              <w:rPr>
                <w:rStyle w:val="Hiperligao"/>
                <w:noProof/>
              </w:rPr>
              <w:instrText xml:space="preserve"> </w:instrText>
            </w:r>
            <w:r w:rsidR="00216EAC">
              <w:rPr>
                <w:noProof/>
              </w:rPr>
              <w:instrText>HYPERLINK \l "_Toc357353632"</w:instrText>
            </w:r>
            <w:r w:rsidR="00216EAC" w:rsidRPr="0039420F">
              <w:rPr>
                <w:rStyle w:val="Hiperligao"/>
                <w:noProof/>
              </w:rPr>
              <w:instrText xml:space="preserve"> </w:instrText>
            </w:r>
            <w:r w:rsidRPr="0039420F">
              <w:rPr>
                <w:rStyle w:val="Hiperligao"/>
                <w:noProof/>
              </w:rPr>
              <w:fldChar w:fldCharType="separate"/>
            </w:r>
            <w:r w:rsidR="00216EAC" w:rsidRPr="0039420F">
              <w:rPr>
                <w:rStyle w:val="Hiperligao"/>
                <w:rFonts w:eastAsia="Times New Roman"/>
                <w:bCs/>
                <w:noProof/>
              </w:rPr>
              <w:t>Diagram: Interface</w:t>
            </w:r>
            <w:r w:rsidR="00216EA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6EAC">
              <w:rPr>
                <w:noProof/>
                <w:webHidden/>
              </w:rPr>
              <w:instrText xml:space="preserve"> PAGEREF _Toc357353632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21" w:author="Mário Oliveira" w:date="2013-05-26T17:45:00Z">
            <w:r w:rsidR="00216EAC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  <w:r w:rsidRPr="0039420F">
              <w:rPr>
                <w:rStyle w:val="Hiperligao"/>
                <w:noProof/>
              </w:rPr>
              <w:fldChar w:fldCharType="end"/>
            </w:r>
          </w:ins>
        </w:p>
        <w:p w:rsidR="00216EAC" w:rsidRDefault="00DF5B6C">
          <w:pPr>
            <w:pStyle w:val="ndice3"/>
            <w:tabs>
              <w:tab w:val="right" w:leader="dot" w:pos="8494"/>
            </w:tabs>
            <w:rPr>
              <w:ins w:id="22" w:author="Mário Oliveira" w:date="2013-05-26T17:45:00Z"/>
              <w:rFonts w:asciiTheme="minorHAnsi" w:hAnsiTheme="minorHAnsi" w:cstheme="minorBidi"/>
              <w:noProof/>
              <w:color w:val="auto"/>
              <w:sz w:val="22"/>
              <w:szCs w:val="22"/>
              <w:lang w:val="pt-PT"/>
            </w:rPr>
          </w:pPr>
          <w:ins w:id="23" w:author="Mário Oliveira" w:date="2013-05-26T17:45:00Z">
            <w:r w:rsidRPr="0039420F">
              <w:rPr>
                <w:rStyle w:val="Hiperligao"/>
                <w:noProof/>
              </w:rPr>
              <w:fldChar w:fldCharType="begin"/>
            </w:r>
            <w:r w:rsidR="00216EAC" w:rsidRPr="0039420F">
              <w:rPr>
                <w:rStyle w:val="Hiperligao"/>
                <w:noProof/>
              </w:rPr>
              <w:instrText xml:space="preserve"> </w:instrText>
            </w:r>
            <w:r w:rsidR="00216EAC">
              <w:rPr>
                <w:noProof/>
              </w:rPr>
              <w:instrText>HYPERLINK \l "_Toc357353633"</w:instrText>
            </w:r>
            <w:r w:rsidR="00216EAC" w:rsidRPr="0039420F">
              <w:rPr>
                <w:rStyle w:val="Hiperligao"/>
                <w:noProof/>
              </w:rPr>
              <w:instrText xml:space="preserve"> </w:instrText>
            </w:r>
            <w:r w:rsidRPr="0039420F">
              <w:rPr>
                <w:rStyle w:val="Hiperligao"/>
                <w:noProof/>
              </w:rPr>
              <w:fldChar w:fldCharType="separate"/>
            </w:r>
            <w:r w:rsidR="00216EAC" w:rsidRPr="0039420F">
              <w:rPr>
                <w:rStyle w:val="Hiperligao"/>
                <w:rFonts w:eastAsia="Times New Roman"/>
                <w:bCs/>
                <w:noProof/>
              </w:rPr>
              <w:t>Diagram: Interface Tests</w:t>
            </w:r>
            <w:r w:rsidR="00216EA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6EAC">
              <w:rPr>
                <w:noProof/>
                <w:webHidden/>
              </w:rPr>
              <w:instrText xml:space="preserve"> PAGEREF _Toc357353633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24" w:author="Mário Oliveira" w:date="2013-05-26T17:45:00Z">
            <w:r w:rsidR="00216EAC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  <w:r w:rsidRPr="0039420F">
              <w:rPr>
                <w:rStyle w:val="Hiperligao"/>
                <w:noProof/>
              </w:rPr>
              <w:fldChar w:fldCharType="end"/>
            </w:r>
          </w:ins>
        </w:p>
        <w:p w:rsidR="00216EAC" w:rsidRDefault="00DF5B6C">
          <w:pPr>
            <w:pStyle w:val="ndice3"/>
            <w:tabs>
              <w:tab w:val="right" w:leader="dot" w:pos="8494"/>
            </w:tabs>
            <w:rPr>
              <w:ins w:id="25" w:author="Mário Oliveira" w:date="2013-05-26T17:45:00Z"/>
              <w:rFonts w:asciiTheme="minorHAnsi" w:hAnsiTheme="minorHAnsi" w:cstheme="minorBidi"/>
              <w:noProof/>
              <w:color w:val="auto"/>
              <w:sz w:val="22"/>
              <w:szCs w:val="22"/>
              <w:lang w:val="pt-PT"/>
            </w:rPr>
          </w:pPr>
          <w:ins w:id="26" w:author="Mário Oliveira" w:date="2013-05-26T17:45:00Z">
            <w:r w:rsidRPr="0039420F">
              <w:rPr>
                <w:rStyle w:val="Hiperligao"/>
                <w:noProof/>
              </w:rPr>
              <w:fldChar w:fldCharType="begin"/>
            </w:r>
            <w:r w:rsidR="00216EAC" w:rsidRPr="0039420F">
              <w:rPr>
                <w:rStyle w:val="Hiperligao"/>
                <w:noProof/>
              </w:rPr>
              <w:instrText xml:space="preserve"> </w:instrText>
            </w:r>
            <w:r w:rsidR="00216EAC">
              <w:rPr>
                <w:noProof/>
              </w:rPr>
              <w:instrText>HYPERLINK \l "_Toc357353634"</w:instrText>
            </w:r>
            <w:r w:rsidR="00216EAC" w:rsidRPr="0039420F">
              <w:rPr>
                <w:rStyle w:val="Hiperligao"/>
                <w:noProof/>
              </w:rPr>
              <w:instrText xml:space="preserve"> </w:instrText>
            </w:r>
            <w:r w:rsidRPr="0039420F">
              <w:rPr>
                <w:rStyle w:val="Hiperligao"/>
                <w:noProof/>
              </w:rPr>
              <w:fldChar w:fldCharType="separate"/>
            </w:r>
            <w:r w:rsidR="00216EAC" w:rsidRPr="0039420F">
              <w:rPr>
                <w:rStyle w:val="Hiperligao"/>
                <w:rFonts w:eastAsia="Times New Roman"/>
                <w:bCs/>
                <w:noProof/>
                <w:lang w:val="en-US"/>
              </w:rPr>
              <w:t>Diagram: Performance</w:t>
            </w:r>
            <w:r w:rsidR="00216EA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6EAC">
              <w:rPr>
                <w:noProof/>
                <w:webHidden/>
              </w:rPr>
              <w:instrText xml:space="preserve"> PAGEREF _Toc357353634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27" w:author="Mário Oliveira" w:date="2013-05-26T17:45:00Z">
            <w:r w:rsidR="00216EAC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  <w:r w:rsidRPr="0039420F">
              <w:rPr>
                <w:rStyle w:val="Hiperligao"/>
                <w:noProof/>
              </w:rPr>
              <w:fldChar w:fldCharType="end"/>
            </w:r>
          </w:ins>
        </w:p>
        <w:p w:rsidR="00216EAC" w:rsidRDefault="00DF5B6C">
          <w:pPr>
            <w:pStyle w:val="ndice3"/>
            <w:tabs>
              <w:tab w:val="right" w:leader="dot" w:pos="8494"/>
            </w:tabs>
            <w:rPr>
              <w:ins w:id="28" w:author="Mário Oliveira" w:date="2013-05-26T17:45:00Z"/>
              <w:rFonts w:asciiTheme="minorHAnsi" w:hAnsiTheme="minorHAnsi" w:cstheme="minorBidi"/>
              <w:noProof/>
              <w:color w:val="auto"/>
              <w:sz w:val="22"/>
              <w:szCs w:val="22"/>
              <w:lang w:val="pt-PT"/>
            </w:rPr>
          </w:pPr>
          <w:ins w:id="29" w:author="Mário Oliveira" w:date="2013-05-26T17:45:00Z">
            <w:r w:rsidRPr="0039420F">
              <w:rPr>
                <w:rStyle w:val="Hiperligao"/>
                <w:noProof/>
              </w:rPr>
              <w:fldChar w:fldCharType="begin"/>
            </w:r>
            <w:r w:rsidR="00216EAC" w:rsidRPr="0039420F">
              <w:rPr>
                <w:rStyle w:val="Hiperligao"/>
                <w:noProof/>
              </w:rPr>
              <w:instrText xml:space="preserve"> </w:instrText>
            </w:r>
            <w:r w:rsidR="00216EAC">
              <w:rPr>
                <w:noProof/>
              </w:rPr>
              <w:instrText>HYPERLINK \l "_Toc357353635"</w:instrText>
            </w:r>
            <w:r w:rsidR="00216EAC" w:rsidRPr="0039420F">
              <w:rPr>
                <w:rStyle w:val="Hiperligao"/>
                <w:noProof/>
              </w:rPr>
              <w:instrText xml:space="preserve"> </w:instrText>
            </w:r>
            <w:r w:rsidRPr="0039420F">
              <w:rPr>
                <w:rStyle w:val="Hiperligao"/>
                <w:noProof/>
              </w:rPr>
              <w:fldChar w:fldCharType="separate"/>
            </w:r>
            <w:r w:rsidR="00216EAC" w:rsidRPr="0039420F">
              <w:rPr>
                <w:rStyle w:val="Hiperligao"/>
                <w:rFonts w:eastAsia="Times New Roman"/>
                <w:bCs/>
                <w:noProof/>
                <w:lang w:val="en-US"/>
              </w:rPr>
              <w:t>Diagram: Performance Tests</w:t>
            </w:r>
            <w:r w:rsidR="00216EA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6EAC">
              <w:rPr>
                <w:noProof/>
                <w:webHidden/>
              </w:rPr>
              <w:instrText xml:space="preserve"> PAGEREF _Toc357353635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30" w:author="Mário Oliveira" w:date="2013-05-26T17:45:00Z">
            <w:r w:rsidR="00216EAC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  <w:r w:rsidRPr="0039420F">
              <w:rPr>
                <w:rStyle w:val="Hiperligao"/>
                <w:noProof/>
              </w:rPr>
              <w:fldChar w:fldCharType="end"/>
            </w:r>
          </w:ins>
        </w:p>
        <w:p w:rsidR="00216EAC" w:rsidRDefault="00DF5B6C">
          <w:pPr>
            <w:pStyle w:val="ndice3"/>
            <w:tabs>
              <w:tab w:val="right" w:leader="dot" w:pos="8494"/>
            </w:tabs>
            <w:rPr>
              <w:ins w:id="31" w:author="Mário Oliveira" w:date="2013-05-26T17:45:00Z"/>
              <w:rFonts w:asciiTheme="minorHAnsi" w:hAnsiTheme="minorHAnsi" w:cstheme="minorBidi"/>
              <w:noProof/>
              <w:color w:val="auto"/>
              <w:sz w:val="22"/>
              <w:szCs w:val="22"/>
              <w:lang w:val="pt-PT"/>
            </w:rPr>
          </w:pPr>
          <w:ins w:id="32" w:author="Mário Oliveira" w:date="2013-05-26T17:45:00Z">
            <w:r w:rsidRPr="0039420F">
              <w:rPr>
                <w:rStyle w:val="Hiperligao"/>
                <w:noProof/>
              </w:rPr>
              <w:fldChar w:fldCharType="begin"/>
            </w:r>
            <w:r w:rsidR="00216EAC" w:rsidRPr="0039420F">
              <w:rPr>
                <w:rStyle w:val="Hiperligao"/>
                <w:noProof/>
              </w:rPr>
              <w:instrText xml:space="preserve"> </w:instrText>
            </w:r>
            <w:r w:rsidR="00216EAC">
              <w:rPr>
                <w:noProof/>
              </w:rPr>
              <w:instrText>HYPERLINK \l "_Toc357353636"</w:instrText>
            </w:r>
            <w:r w:rsidR="00216EAC" w:rsidRPr="0039420F">
              <w:rPr>
                <w:rStyle w:val="Hiperligao"/>
                <w:noProof/>
              </w:rPr>
              <w:instrText xml:space="preserve"> </w:instrText>
            </w:r>
            <w:r w:rsidRPr="0039420F">
              <w:rPr>
                <w:rStyle w:val="Hiperligao"/>
                <w:noProof/>
              </w:rPr>
              <w:fldChar w:fldCharType="separate"/>
            </w:r>
            <w:r w:rsidR="00216EAC" w:rsidRPr="0039420F">
              <w:rPr>
                <w:rStyle w:val="Hiperligao"/>
                <w:rFonts w:eastAsia="Times New Roman"/>
                <w:bCs/>
                <w:noProof/>
                <w:lang w:val="en-US"/>
              </w:rPr>
              <w:t>Diagram: Usability</w:t>
            </w:r>
            <w:r w:rsidR="00216EA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6EAC">
              <w:rPr>
                <w:noProof/>
                <w:webHidden/>
              </w:rPr>
              <w:instrText xml:space="preserve"> PAGEREF _Toc357353636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33" w:author="Mário Oliveira" w:date="2013-05-26T17:45:00Z">
            <w:r w:rsidR="00216EAC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  <w:r w:rsidRPr="0039420F">
              <w:rPr>
                <w:rStyle w:val="Hiperligao"/>
                <w:noProof/>
              </w:rPr>
              <w:fldChar w:fldCharType="end"/>
            </w:r>
          </w:ins>
        </w:p>
        <w:p w:rsidR="00216EAC" w:rsidRDefault="00DF5B6C">
          <w:pPr>
            <w:pStyle w:val="ndice3"/>
            <w:tabs>
              <w:tab w:val="right" w:leader="dot" w:pos="8494"/>
            </w:tabs>
            <w:rPr>
              <w:ins w:id="34" w:author="Mário Oliveira" w:date="2013-05-26T17:45:00Z"/>
              <w:rFonts w:asciiTheme="minorHAnsi" w:hAnsiTheme="minorHAnsi" w:cstheme="minorBidi"/>
              <w:noProof/>
              <w:color w:val="auto"/>
              <w:sz w:val="22"/>
              <w:szCs w:val="22"/>
              <w:lang w:val="pt-PT"/>
            </w:rPr>
          </w:pPr>
          <w:ins w:id="35" w:author="Mário Oliveira" w:date="2013-05-26T17:45:00Z">
            <w:r w:rsidRPr="0039420F">
              <w:rPr>
                <w:rStyle w:val="Hiperligao"/>
                <w:noProof/>
              </w:rPr>
              <w:fldChar w:fldCharType="begin"/>
            </w:r>
            <w:r w:rsidR="00216EAC" w:rsidRPr="0039420F">
              <w:rPr>
                <w:rStyle w:val="Hiperligao"/>
                <w:noProof/>
              </w:rPr>
              <w:instrText xml:space="preserve"> </w:instrText>
            </w:r>
            <w:r w:rsidR="00216EAC">
              <w:rPr>
                <w:noProof/>
              </w:rPr>
              <w:instrText>HYPERLINK \l "_Toc357353637"</w:instrText>
            </w:r>
            <w:r w:rsidR="00216EAC" w:rsidRPr="0039420F">
              <w:rPr>
                <w:rStyle w:val="Hiperligao"/>
                <w:noProof/>
              </w:rPr>
              <w:instrText xml:space="preserve"> </w:instrText>
            </w:r>
            <w:r w:rsidRPr="0039420F">
              <w:rPr>
                <w:rStyle w:val="Hiperligao"/>
                <w:noProof/>
              </w:rPr>
              <w:fldChar w:fldCharType="separate"/>
            </w:r>
            <w:r w:rsidR="00216EAC" w:rsidRPr="0039420F">
              <w:rPr>
                <w:rStyle w:val="Hiperligao"/>
                <w:rFonts w:eastAsia="Times New Roman"/>
                <w:bCs/>
                <w:noProof/>
                <w:lang w:val="en-US"/>
              </w:rPr>
              <w:t>Usability test protocol</w:t>
            </w:r>
            <w:r w:rsidR="00216EA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6EAC">
              <w:rPr>
                <w:noProof/>
                <w:webHidden/>
              </w:rPr>
              <w:instrText xml:space="preserve"> PAGEREF _Toc357353637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36" w:author="Mário Oliveira" w:date="2013-05-26T17:45:00Z">
            <w:r w:rsidR="00216EAC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  <w:r w:rsidRPr="0039420F">
              <w:rPr>
                <w:rStyle w:val="Hiperligao"/>
                <w:noProof/>
              </w:rPr>
              <w:fldChar w:fldCharType="end"/>
            </w:r>
          </w:ins>
        </w:p>
        <w:p w:rsidR="00216EAC" w:rsidRDefault="00DF5B6C">
          <w:pPr>
            <w:pStyle w:val="ndice3"/>
            <w:tabs>
              <w:tab w:val="right" w:leader="dot" w:pos="8494"/>
            </w:tabs>
            <w:rPr>
              <w:ins w:id="37" w:author="Mário Oliveira" w:date="2013-05-26T17:45:00Z"/>
              <w:rFonts w:asciiTheme="minorHAnsi" w:hAnsiTheme="minorHAnsi" w:cstheme="minorBidi"/>
              <w:noProof/>
              <w:color w:val="auto"/>
              <w:sz w:val="22"/>
              <w:szCs w:val="22"/>
              <w:lang w:val="pt-PT"/>
            </w:rPr>
          </w:pPr>
          <w:ins w:id="38" w:author="Mário Oliveira" w:date="2013-05-26T17:45:00Z">
            <w:r w:rsidRPr="0039420F">
              <w:rPr>
                <w:rStyle w:val="Hiperligao"/>
                <w:noProof/>
              </w:rPr>
              <w:fldChar w:fldCharType="begin"/>
            </w:r>
            <w:r w:rsidR="00216EAC" w:rsidRPr="0039420F">
              <w:rPr>
                <w:rStyle w:val="Hiperligao"/>
                <w:noProof/>
              </w:rPr>
              <w:instrText xml:space="preserve"> </w:instrText>
            </w:r>
            <w:r w:rsidR="00216EAC">
              <w:rPr>
                <w:noProof/>
              </w:rPr>
              <w:instrText>HYPERLINK \l "_Toc357353638"</w:instrText>
            </w:r>
            <w:r w:rsidR="00216EAC" w:rsidRPr="0039420F">
              <w:rPr>
                <w:rStyle w:val="Hiperligao"/>
                <w:noProof/>
              </w:rPr>
              <w:instrText xml:space="preserve"> </w:instrText>
            </w:r>
            <w:r w:rsidRPr="0039420F">
              <w:rPr>
                <w:rStyle w:val="Hiperligao"/>
                <w:noProof/>
              </w:rPr>
              <w:fldChar w:fldCharType="separate"/>
            </w:r>
            <w:r w:rsidR="00216EAC" w:rsidRPr="0039420F">
              <w:rPr>
                <w:rStyle w:val="Hiperligao"/>
                <w:rFonts w:eastAsia="Times New Roman"/>
                <w:bCs/>
                <w:noProof/>
                <w:lang w:val="en-US"/>
              </w:rPr>
              <w:t>Test Sequence</w:t>
            </w:r>
            <w:r w:rsidR="00216EA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16EAC">
              <w:rPr>
                <w:noProof/>
                <w:webHidden/>
              </w:rPr>
              <w:instrText xml:space="preserve"> PAGEREF _Toc357353638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39" w:author="Mário Oliveira" w:date="2013-05-26T17:45:00Z">
            <w:r w:rsidR="00216EAC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  <w:r w:rsidRPr="0039420F">
              <w:rPr>
                <w:rStyle w:val="Hiperligao"/>
                <w:noProof/>
              </w:rPr>
              <w:fldChar w:fldCharType="end"/>
            </w:r>
          </w:ins>
        </w:p>
        <w:p w:rsidR="001621CE" w:rsidRPr="00F6228A" w:rsidDel="00216EAC" w:rsidRDefault="00DF5B6C">
          <w:pPr>
            <w:pStyle w:val="ndice1"/>
            <w:tabs>
              <w:tab w:val="right" w:leader="dot" w:pos="8494"/>
            </w:tabs>
            <w:rPr>
              <w:del w:id="40" w:author="Mário Oliveira" w:date="2013-05-26T17:45:00Z"/>
              <w:rFonts w:asciiTheme="minorHAnsi" w:hAnsiTheme="minorHAnsi" w:cstheme="minorBidi"/>
              <w:b w:val="0"/>
              <w:bCs w:val="0"/>
              <w:noProof/>
              <w:color w:val="auto"/>
              <w:sz w:val="22"/>
              <w:szCs w:val="22"/>
              <w:lang w:val="en-US"/>
            </w:rPr>
          </w:pPr>
          <w:del w:id="41" w:author="Mário Oliveira" w:date="2013-05-26T17:45:00Z">
            <w:r w:rsidRPr="00DF5B6C">
              <w:rPr>
                <w:rPrChange w:id="42" w:author="Mário Oliveira" w:date="2013-05-26T17:45:00Z">
                  <w:rPr>
                    <w:rStyle w:val="Hiperligao"/>
                    <w:rFonts w:eastAsia="Times New Roman"/>
                    <w:noProof/>
                    <w:lang w:val="en-US"/>
                  </w:rPr>
                </w:rPrChange>
              </w:rPr>
              <w:delText>Package: Acceptance Tests</w:delText>
            </w:r>
            <w:r w:rsidR="001621CE" w:rsidRPr="00F6228A" w:rsidDel="00216EAC">
              <w:rPr>
                <w:noProof/>
                <w:webHidden/>
                <w:lang w:val="en-US"/>
              </w:rPr>
              <w:tab/>
            </w:r>
            <w:r w:rsidR="00332408" w:rsidRPr="00F6228A" w:rsidDel="00216EAC">
              <w:rPr>
                <w:noProof/>
                <w:webHidden/>
                <w:lang w:val="en-US"/>
              </w:rPr>
              <w:delText>3</w:delText>
            </w:r>
          </w:del>
        </w:p>
        <w:p w:rsidR="001621CE" w:rsidRPr="00F6228A" w:rsidDel="00216EAC" w:rsidRDefault="00DF5B6C">
          <w:pPr>
            <w:pStyle w:val="ndice3"/>
            <w:tabs>
              <w:tab w:val="right" w:leader="dot" w:pos="8494"/>
            </w:tabs>
            <w:rPr>
              <w:del w:id="43" w:author="Mário Oliveira" w:date="2013-05-26T17:45:00Z"/>
              <w:rFonts w:asciiTheme="minorHAnsi" w:hAnsiTheme="minorHAnsi" w:cstheme="minorBidi"/>
              <w:noProof/>
              <w:color w:val="auto"/>
              <w:sz w:val="22"/>
              <w:szCs w:val="22"/>
              <w:lang w:val="en-US"/>
            </w:rPr>
          </w:pPr>
          <w:del w:id="44" w:author="Mário Oliveira" w:date="2013-05-26T17:45:00Z">
            <w:r w:rsidRPr="00DF5B6C">
              <w:rPr>
                <w:rPrChange w:id="45" w:author="Mário Oliveira" w:date="2013-05-26T17:45:00Z">
                  <w:rPr>
                    <w:rStyle w:val="Hiperligao"/>
                    <w:rFonts w:eastAsia="Times New Roman"/>
                    <w:bCs/>
                    <w:noProof/>
                    <w:lang w:val="en-US"/>
                  </w:rPr>
                </w:rPrChange>
              </w:rPr>
              <w:delText>Diagram: Acceptance Tests</w:delText>
            </w:r>
            <w:r w:rsidR="001621CE" w:rsidRPr="00F6228A" w:rsidDel="00216EAC">
              <w:rPr>
                <w:noProof/>
                <w:webHidden/>
                <w:lang w:val="en-US"/>
              </w:rPr>
              <w:tab/>
            </w:r>
            <w:r w:rsidR="00332408" w:rsidRPr="00F6228A" w:rsidDel="00216EAC">
              <w:rPr>
                <w:noProof/>
                <w:webHidden/>
                <w:lang w:val="en-US"/>
              </w:rPr>
              <w:delText>3</w:delText>
            </w:r>
          </w:del>
        </w:p>
        <w:p w:rsidR="001621CE" w:rsidRPr="00F6228A" w:rsidDel="00216EAC" w:rsidRDefault="00DF5B6C">
          <w:pPr>
            <w:pStyle w:val="ndice3"/>
            <w:tabs>
              <w:tab w:val="right" w:leader="dot" w:pos="8494"/>
            </w:tabs>
            <w:rPr>
              <w:del w:id="46" w:author="Mário Oliveira" w:date="2013-05-26T17:45:00Z"/>
              <w:rFonts w:asciiTheme="minorHAnsi" w:hAnsiTheme="minorHAnsi" w:cstheme="minorBidi"/>
              <w:noProof/>
              <w:color w:val="auto"/>
              <w:sz w:val="22"/>
              <w:szCs w:val="22"/>
              <w:lang w:val="en-US"/>
            </w:rPr>
          </w:pPr>
          <w:del w:id="47" w:author="Mário Oliveira" w:date="2013-05-26T17:45:00Z">
            <w:r w:rsidRPr="00DF5B6C">
              <w:rPr>
                <w:rPrChange w:id="48" w:author="Mário Oliveira" w:date="2013-05-26T17:45:00Z">
                  <w:rPr>
                    <w:rStyle w:val="Hiperligao"/>
                    <w:rFonts w:eastAsia="Times New Roman"/>
                    <w:bCs/>
                    <w:noProof/>
                    <w:lang w:val="en-US"/>
                  </w:rPr>
                </w:rPrChange>
              </w:rPr>
              <w:delText>Diagram: Acceptance</w:delText>
            </w:r>
            <w:r w:rsidR="001621CE" w:rsidRPr="00F6228A" w:rsidDel="00216EAC">
              <w:rPr>
                <w:noProof/>
                <w:webHidden/>
                <w:lang w:val="en-US"/>
              </w:rPr>
              <w:tab/>
            </w:r>
            <w:r w:rsidR="00332408" w:rsidRPr="00F6228A" w:rsidDel="00216EAC">
              <w:rPr>
                <w:noProof/>
                <w:webHidden/>
                <w:lang w:val="en-US"/>
              </w:rPr>
              <w:delText>4</w:delText>
            </w:r>
          </w:del>
        </w:p>
        <w:p w:rsidR="001621CE" w:rsidRPr="00F6228A" w:rsidDel="00216EAC" w:rsidRDefault="00DF5B6C">
          <w:pPr>
            <w:pStyle w:val="ndice3"/>
            <w:tabs>
              <w:tab w:val="right" w:leader="dot" w:pos="8494"/>
            </w:tabs>
            <w:rPr>
              <w:del w:id="49" w:author="Mário Oliveira" w:date="2013-05-26T17:45:00Z"/>
              <w:rFonts w:asciiTheme="minorHAnsi" w:hAnsiTheme="minorHAnsi" w:cstheme="minorBidi"/>
              <w:noProof/>
              <w:color w:val="auto"/>
              <w:sz w:val="22"/>
              <w:szCs w:val="22"/>
              <w:lang w:val="en-US"/>
            </w:rPr>
          </w:pPr>
          <w:del w:id="50" w:author="Mário Oliveira" w:date="2013-05-26T17:45:00Z">
            <w:r w:rsidRPr="00DF5B6C">
              <w:rPr>
                <w:rPrChange w:id="51" w:author="Mário Oliveira" w:date="2013-05-26T17:45:00Z">
                  <w:rPr>
                    <w:rStyle w:val="Hiperligao"/>
                    <w:rFonts w:eastAsia="Times New Roman"/>
                    <w:bCs/>
                    <w:noProof/>
                    <w:lang w:val="en-US"/>
                  </w:rPr>
                </w:rPrChange>
              </w:rPr>
              <w:delText>Diagram: Interface</w:delText>
            </w:r>
            <w:r w:rsidR="001621CE" w:rsidRPr="00F6228A" w:rsidDel="00216EAC">
              <w:rPr>
                <w:noProof/>
                <w:webHidden/>
                <w:lang w:val="en-US"/>
              </w:rPr>
              <w:tab/>
            </w:r>
            <w:r w:rsidR="00332408" w:rsidRPr="00F6228A" w:rsidDel="00216EAC">
              <w:rPr>
                <w:noProof/>
                <w:webHidden/>
                <w:lang w:val="en-US"/>
              </w:rPr>
              <w:delText>34</w:delText>
            </w:r>
          </w:del>
        </w:p>
        <w:p w:rsidR="001621CE" w:rsidRPr="00F6228A" w:rsidDel="00216EAC" w:rsidRDefault="00DF5B6C">
          <w:pPr>
            <w:pStyle w:val="ndice3"/>
            <w:tabs>
              <w:tab w:val="right" w:leader="dot" w:pos="8494"/>
            </w:tabs>
            <w:rPr>
              <w:del w:id="52" w:author="Mário Oliveira" w:date="2013-05-26T17:45:00Z"/>
              <w:rFonts w:asciiTheme="minorHAnsi" w:hAnsiTheme="minorHAnsi" w:cstheme="minorBidi"/>
              <w:noProof/>
              <w:color w:val="auto"/>
              <w:sz w:val="22"/>
              <w:szCs w:val="22"/>
              <w:lang w:val="en-US"/>
            </w:rPr>
          </w:pPr>
          <w:del w:id="53" w:author="Mário Oliveira" w:date="2013-05-26T17:45:00Z">
            <w:r w:rsidRPr="00DF5B6C">
              <w:rPr>
                <w:rPrChange w:id="54" w:author="Mário Oliveira" w:date="2013-05-26T17:45:00Z">
                  <w:rPr>
                    <w:rStyle w:val="Hiperligao"/>
                    <w:rFonts w:eastAsia="Times New Roman"/>
                    <w:bCs/>
                    <w:noProof/>
                    <w:lang w:val="en-US"/>
                  </w:rPr>
                </w:rPrChange>
              </w:rPr>
              <w:delText>Diagram: Interface Tests</w:delText>
            </w:r>
            <w:r w:rsidR="001621CE" w:rsidRPr="00F6228A" w:rsidDel="00216EAC">
              <w:rPr>
                <w:noProof/>
                <w:webHidden/>
                <w:lang w:val="en-US"/>
              </w:rPr>
              <w:tab/>
            </w:r>
            <w:r w:rsidR="00332408" w:rsidRPr="00F6228A" w:rsidDel="00216EAC">
              <w:rPr>
                <w:noProof/>
                <w:webHidden/>
                <w:lang w:val="en-US"/>
              </w:rPr>
              <w:delText>35</w:delText>
            </w:r>
          </w:del>
        </w:p>
        <w:p w:rsidR="001621CE" w:rsidRPr="00F6228A" w:rsidDel="00216EAC" w:rsidRDefault="00DF5B6C">
          <w:pPr>
            <w:pStyle w:val="ndice3"/>
            <w:tabs>
              <w:tab w:val="right" w:leader="dot" w:pos="8494"/>
            </w:tabs>
            <w:rPr>
              <w:del w:id="55" w:author="Mário Oliveira" w:date="2013-05-26T17:45:00Z"/>
              <w:rFonts w:asciiTheme="minorHAnsi" w:hAnsiTheme="minorHAnsi" w:cstheme="minorBidi"/>
              <w:noProof/>
              <w:color w:val="auto"/>
              <w:sz w:val="22"/>
              <w:szCs w:val="22"/>
              <w:lang w:val="en-US"/>
            </w:rPr>
          </w:pPr>
          <w:del w:id="56" w:author="Mário Oliveira" w:date="2013-05-26T17:45:00Z">
            <w:r w:rsidRPr="00DF5B6C">
              <w:rPr>
                <w:rPrChange w:id="57" w:author="Mário Oliveira" w:date="2013-05-26T17:45:00Z">
                  <w:rPr>
                    <w:rStyle w:val="Hiperligao"/>
                    <w:rFonts w:eastAsia="Times New Roman"/>
                    <w:bCs/>
                    <w:noProof/>
                    <w:lang w:val="en-US"/>
                  </w:rPr>
                </w:rPrChange>
              </w:rPr>
              <w:delText>Diagram: Performance</w:delText>
            </w:r>
            <w:r w:rsidR="001621CE" w:rsidRPr="00F6228A" w:rsidDel="00216EAC">
              <w:rPr>
                <w:noProof/>
                <w:webHidden/>
                <w:lang w:val="en-US"/>
              </w:rPr>
              <w:tab/>
            </w:r>
            <w:r w:rsidR="00332408" w:rsidRPr="00F6228A" w:rsidDel="00216EAC">
              <w:rPr>
                <w:noProof/>
                <w:webHidden/>
                <w:lang w:val="en-US"/>
              </w:rPr>
              <w:delText>47</w:delText>
            </w:r>
          </w:del>
        </w:p>
        <w:p w:rsidR="001621CE" w:rsidRPr="00F6228A" w:rsidDel="00216EAC" w:rsidRDefault="00DF5B6C">
          <w:pPr>
            <w:pStyle w:val="ndice3"/>
            <w:tabs>
              <w:tab w:val="right" w:leader="dot" w:pos="8494"/>
            </w:tabs>
            <w:rPr>
              <w:del w:id="58" w:author="Mário Oliveira" w:date="2013-05-26T17:45:00Z"/>
              <w:rFonts w:asciiTheme="minorHAnsi" w:hAnsiTheme="minorHAnsi" w:cstheme="minorBidi"/>
              <w:noProof/>
              <w:color w:val="auto"/>
              <w:sz w:val="22"/>
              <w:szCs w:val="22"/>
              <w:lang w:val="en-US"/>
            </w:rPr>
          </w:pPr>
          <w:del w:id="59" w:author="Mário Oliveira" w:date="2013-05-26T17:45:00Z">
            <w:r w:rsidRPr="00DF5B6C">
              <w:rPr>
                <w:rPrChange w:id="60" w:author="Mário Oliveira" w:date="2013-05-26T17:45:00Z">
                  <w:rPr>
                    <w:rStyle w:val="Hiperligao"/>
                    <w:rFonts w:eastAsia="Times New Roman"/>
                    <w:bCs/>
                    <w:noProof/>
                    <w:lang w:val="en-US"/>
                  </w:rPr>
                </w:rPrChange>
              </w:rPr>
              <w:delText>Diagram: Performance Tests</w:delText>
            </w:r>
            <w:r w:rsidR="001621CE" w:rsidRPr="00F6228A" w:rsidDel="00216EAC">
              <w:rPr>
                <w:noProof/>
                <w:webHidden/>
                <w:lang w:val="en-US"/>
              </w:rPr>
              <w:tab/>
            </w:r>
            <w:r w:rsidR="00332408" w:rsidRPr="00F6228A" w:rsidDel="00216EAC">
              <w:rPr>
                <w:noProof/>
                <w:webHidden/>
                <w:lang w:val="en-US"/>
              </w:rPr>
              <w:delText>47</w:delText>
            </w:r>
          </w:del>
        </w:p>
        <w:p w:rsidR="001621CE" w:rsidRPr="00F6228A" w:rsidDel="00216EAC" w:rsidRDefault="00DF5B6C">
          <w:pPr>
            <w:pStyle w:val="ndice3"/>
            <w:tabs>
              <w:tab w:val="right" w:leader="dot" w:pos="8494"/>
            </w:tabs>
            <w:rPr>
              <w:del w:id="61" w:author="Mário Oliveira" w:date="2013-05-26T17:45:00Z"/>
              <w:rFonts w:asciiTheme="minorHAnsi" w:hAnsiTheme="minorHAnsi" w:cstheme="minorBidi"/>
              <w:noProof/>
              <w:color w:val="auto"/>
              <w:sz w:val="22"/>
              <w:szCs w:val="22"/>
              <w:lang w:val="en-US"/>
            </w:rPr>
          </w:pPr>
          <w:del w:id="62" w:author="Mário Oliveira" w:date="2013-05-26T17:45:00Z">
            <w:r w:rsidRPr="00DF5B6C">
              <w:rPr>
                <w:rPrChange w:id="63" w:author="Mário Oliveira" w:date="2013-05-26T17:45:00Z">
                  <w:rPr>
                    <w:rStyle w:val="Hiperligao"/>
                    <w:rFonts w:eastAsia="Times New Roman"/>
                    <w:bCs/>
                    <w:noProof/>
                    <w:lang w:val="en-US"/>
                  </w:rPr>
                </w:rPrChange>
              </w:rPr>
              <w:delText>Diagram: Usability</w:delText>
            </w:r>
            <w:r w:rsidR="001621CE" w:rsidRPr="00F6228A" w:rsidDel="00216EAC">
              <w:rPr>
                <w:noProof/>
                <w:webHidden/>
                <w:lang w:val="en-US"/>
              </w:rPr>
              <w:tab/>
            </w:r>
            <w:r w:rsidR="00332408" w:rsidRPr="00F6228A" w:rsidDel="00216EAC">
              <w:rPr>
                <w:noProof/>
                <w:webHidden/>
                <w:lang w:val="en-US"/>
              </w:rPr>
              <w:delText>49</w:delText>
            </w:r>
          </w:del>
        </w:p>
        <w:p w:rsidR="001621CE" w:rsidRPr="00F6228A" w:rsidDel="00216EAC" w:rsidRDefault="00DF5B6C">
          <w:pPr>
            <w:pStyle w:val="ndice3"/>
            <w:tabs>
              <w:tab w:val="right" w:leader="dot" w:pos="8494"/>
            </w:tabs>
            <w:rPr>
              <w:del w:id="64" w:author="Mário Oliveira" w:date="2013-05-26T17:45:00Z"/>
              <w:rFonts w:asciiTheme="minorHAnsi" w:hAnsiTheme="minorHAnsi" w:cstheme="minorBidi"/>
              <w:noProof/>
              <w:color w:val="auto"/>
              <w:sz w:val="22"/>
              <w:szCs w:val="22"/>
              <w:lang w:val="en-US"/>
            </w:rPr>
          </w:pPr>
          <w:del w:id="65" w:author="Mário Oliveira" w:date="2013-05-26T17:45:00Z">
            <w:r w:rsidRPr="00DF5B6C">
              <w:rPr>
                <w:rPrChange w:id="66" w:author="Mário Oliveira" w:date="2013-05-26T17:45:00Z">
                  <w:rPr>
                    <w:rStyle w:val="Hiperligao"/>
                    <w:rFonts w:eastAsia="Times New Roman"/>
                    <w:bCs/>
                    <w:noProof/>
                    <w:lang w:val="en-US"/>
                  </w:rPr>
                </w:rPrChange>
              </w:rPr>
              <w:delText>Test Sequence</w:delText>
            </w:r>
            <w:r w:rsidR="001621CE" w:rsidRPr="00F6228A" w:rsidDel="00216EAC">
              <w:rPr>
                <w:noProof/>
                <w:webHidden/>
                <w:lang w:val="en-US"/>
              </w:rPr>
              <w:tab/>
            </w:r>
            <w:r w:rsidR="00332408" w:rsidRPr="00F6228A" w:rsidDel="00216EAC">
              <w:rPr>
                <w:noProof/>
                <w:webHidden/>
                <w:lang w:val="en-US"/>
              </w:rPr>
              <w:delText>52</w:delText>
            </w:r>
          </w:del>
        </w:p>
        <w:p w:rsidR="00906D0A" w:rsidRPr="00F6228A" w:rsidRDefault="00DF5B6C">
          <w:pPr>
            <w:rPr>
              <w:lang w:val="en-US"/>
            </w:rPr>
          </w:pPr>
          <w:r w:rsidRPr="00F6228A">
            <w:rPr>
              <w:lang w:val="en-US"/>
            </w:rPr>
            <w:fldChar w:fldCharType="end"/>
          </w:r>
        </w:p>
      </w:sdtContent>
    </w:sdt>
    <w:p w:rsidR="00906D0A" w:rsidRPr="000B31EC" w:rsidRDefault="004630B1">
      <w:pPr>
        <w:rPr>
          <w:lang w:val="en-US"/>
        </w:rPr>
      </w:pPr>
      <w:r w:rsidRPr="000B31EC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US"/>
        </w:rPr>
        <w:t>Images</w:t>
      </w:r>
    </w:p>
    <w:p w:rsidR="00906D0A" w:rsidRPr="00F6228A" w:rsidRDefault="00DF5B6C">
      <w:pPr>
        <w:rPr>
          <w:lang w:val="en-US"/>
        </w:rPr>
      </w:pPr>
      <w:r w:rsidRPr="00F6228A">
        <w:rPr>
          <w:lang w:val="en-US"/>
        </w:rPr>
        <w:fldChar w:fldCharType="begin"/>
      </w:r>
      <w:r w:rsidR="00906D0A" w:rsidRPr="00F6228A">
        <w:rPr>
          <w:lang w:val="en-US"/>
        </w:rPr>
        <w:instrText xml:space="preserve"> TOC \h \z \c "Figure" </w:instrText>
      </w:r>
      <w:r w:rsidRPr="00F6228A">
        <w:rPr>
          <w:lang w:val="en-US"/>
        </w:rPr>
        <w:fldChar w:fldCharType="separate"/>
      </w:r>
      <w:r w:rsidR="001621CE" w:rsidRPr="000B31EC">
        <w:rPr>
          <w:b/>
          <w:bCs/>
          <w:noProof/>
          <w:lang w:val="en-US"/>
        </w:rPr>
        <w:t>No table of figures entries found.</w:t>
      </w:r>
      <w:r w:rsidRPr="00F6228A">
        <w:rPr>
          <w:lang w:val="en-US"/>
        </w:rPr>
        <w:fldChar w:fldCharType="end"/>
      </w:r>
    </w:p>
    <w:p w:rsidR="00906D0A" w:rsidRPr="00F6228A" w:rsidRDefault="004630B1">
      <w:pPr>
        <w:rPr>
          <w:lang w:val="en-US"/>
        </w:rPr>
      </w:pPr>
      <w:r w:rsidRPr="00F6228A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US"/>
        </w:rPr>
        <w:t>Tables</w:t>
      </w:r>
    </w:p>
    <w:p w:rsidR="001621CE" w:rsidRPr="00F6228A" w:rsidRDefault="00DF5B6C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 w:eastAsia="pt-PT"/>
        </w:rPr>
      </w:pPr>
      <w:r w:rsidRPr="00F6228A">
        <w:rPr>
          <w:lang w:val="en-US"/>
        </w:rPr>
        <w:fldChar w:fldCharType="begin"/>
      </w:r>
      <w:r w:rsidR="00906D0A" w:rsidRPr="00F6228A">
        <w:rPr>
          <w:lang w:val="en-US"/>
        </w:rPr>
        <w:instrText xml:space="preserve"> TOC \h \z \c "Table" </w:instrText>
      </w:r>
      <w:r w:rsidRPr="00F6228A">
        <w:rPr>
          <w:lang w:val="en-US"/>
        </w:rPr>
        <w:fldChar w:fldCharType="separate"/>
      </w:r>
      <w:hyperlink w:anchor="_Toc356703180" w:history="1">
        <w:r w:rsidR="001621CE" w:rsidRPr="00F6228A">
          <w:rPr>
            <w:rStyle w:val="Hiperligao"/>
            <w:noProof/>
            <w:lang w:val="en-US"/>
          </w:rPr>
          <w:t>Table 1: List of Contribuitors</w:t>
        </w:r>
        <w:r w:rsidR="001621CE" w:rsidRPr="00F6228A">
          <w:rPr>
            <w:noProof/>
            <w:webHidden/>
            <w:lang w:val="en-US"/>
          </w:rPr>
          <w:tab/>
        </w:r>
        <w:r w:rsidRPr="00F6228A">
          <w:rPr>
            <w:noProof/>
            <w:webHidden/>
            <w:lang w:val="en-US"/>
          </w:rPr>
          <w:fldChar w:fldCharType="begin"/>
        </w:r>
        <w:r w:rsidR="001621CE" w:rsidRPr="00F6228A">
          <w:rPr>
            <w:noProof/>
            <w:webHidden/>
            <w:lang w:val="en-US"/>
          </w:rPr>
          <w:instrText xml:space="preserve"> PAGEREF _Toc356703180 \h </w:instrText>
        </w:r>
        <w:r w:rsidRPr="00F6228A">
          <w:rPr>
            <w:noProof/>
            <w:webHidden/>
            <w:lang w:val="en-US"/>
          </w:rPr>
        </w:r>
        <w:r w:rsidRPr="00F6228A">
          <w:rPr>
            <w:noProof/>
            <w:webHidden/>
            <w:lang w:val="en-US"/>
          </w:rPr>
          <w:fldChar w:fldCharType="separate"/>
        </w:r>
        <w:r w:rsidR="00332408" w:rsidRPr="00F6228A">
          <w:rPr>
            <w:noProof/>
            <w:webHidden/>
            <w:lang w:val="en-US"/>
          </w:rPr>
          <w:t>ii</w:t>
        </w:r>
        <w:r w:rsidRPr="00F6228A">
          <w:rPr>
            <w:noProof/>
            <w:webHidden/>
            <w:lang w:val="en-US"/>
          </w:rPr>
          <w:fldChar w:fldCharType="end"/>
        </w:r>
      </w:hyperlink>
    </w:p>
    <w:p w:rsidR="001621CE" w:rsidRPr="00F6228A" w:rsidRDefault="00DF5B6C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 w:eastAsia="pt-PT"/>
        </w:rPr>
      </w:pPr>
      <w:hyperlink w:anchor="_Toc356703181" w:history="1">
        <w:r w:rsidR="001621CE" w:rsidRPr="000B31EC">
          <w:rPr>
            <w:rStyle w:val="Hiperligao"/>
            <w:noProof/>
            <w:lang w:val="en-US"/>
          </w:rPr>
          <w:t>Table 2: Version history</w:t>
        </w:r>
        <w:r w:rsidR="001621CE" w:rsidRPr="00F6228A">
          <w:rPr>
            <w:noProof/>
            <w:webHidden/>
            <w:lang w:val="en-US"/>
          </w:rPr>
          <w:tab/>
        </w:r>
        <w:r w:rsidRPr="00F6228A">
          <w:rPr>
            <w:noProof/>
            <w:webHidden/>
            <w:lang w:val="en-US"/>
          </w:rPr>
          <w:fldChar w:fldCharType="begin"/>
        </w:r>
        <w:r w:rsidR="001621CE" w:rsidRPr="00F6228A">
          <w:rPr>
            <w:noProof/>
            <w:webHidden/>
            <w:lang w:val="en-US"/>
          </w:rPr>
          <w:instrText xml:space="preserve"> PAGEREF _Toc356703181 \h </w:instrText>
        </w:r>
        <w:r w:rsidRPr="00F6228A">
          <w:rPr>
            <w:noProof/>
            <w:webHidden/>
            <w:lang w:val="en-US"/>
          </w:rPr>
        </w:r>
        <w:r w:rsidRPr="00F6228A">
          <w:rPr>
            <w:noProof/>
            <w:webHidden/>
            <w:lang w:val="en-US"/>
          </w:rPr>
          <w:fldChar w:fldCharType="separate"/>
        </w:r>
        <w:r w:rsidR="00332408" w:rsidRPr="00F6228A">
          <w:rPr>
            <w:noProof/>
            <w:webHidden/>
            <w:lang w:val="en-US"/>
          </w:rPr>
          <w:t>ii</w:t>
        </w:r>
        <w:r w:rsidRPr="00F6228A">
          <w:rPr>
            <w:noProof/>
            <w:webHidden/>
            <w:lang w:val="en-US"/>
          </w:rPr>
          <w:fldChar w:fldCharType="end"/>
        </w:r>
      </w:hyperlink>
    </w:p>
    <w:p w:rsidR="00895D61" w:rsidRPr="00F6228A" w:rsidRDefault="00DF5B6C">
      <w:pPr>
        <w:rPr>
          <w:lang w:val="en-US"/>
        </w:rPr>
      </w:pPr>
      <w:r w:rsidRPr="00F6228A">
        <w:rPr>
          <w:lang w:val="en-US"/>
        </w:rPr>
        <w:fldChar w:fldCharType="end"/>
      </w:r>
    </w:p>
    <w:p w:rsidR="00906D0A" w:rsidRPr="00F6228A" w:rsidRDefault="00906D0A">
      <w:pPr>
        <w:rPr>
          <w:lang w:val="en-US"/>
        </w:rPr>
      </w:pPr>
      <w:r w:rsidRPr="00F6228A">
        <w:rPr>
          <w:lang w:val="en-US"/>
        </w:rPr>
        <w:br w:type="page"/>
      </w:r>
    </w:p>
    <w:p w:rsidR="00906D0A" w:rsidRPr="00F6228A" w:rsidRDefault="00906D0A">
      <w:pPr>
        <w:rPr>
          <w:lang w:val="en-US"/>
        </w:rPr>
      </w:pPr>
    </w:p>
    <w:tbl>
      <w:tblPr>
        <w:tblStyle w:val="Tabelacomgrelha"/>
        <w:tblW w:w="9606" w:type="dxa"/>
        <w:tblLook w:val="04A0"/>
      </w:tblPr>
      <w:tblGrid>
        <w:gridCol w:w="1668"/>
        <w:gridCol w:w="2268"/>
        <w:gridCol w:w="3260"/>
        <w:gridCol w:w="2410"/>
      </w:tblGrid>
      <w:tr w:rsidR="0071045A" w:rsidRPr="000B31EC" w:rsidTr="0071045A">
        <w:tc>
          <w:tcPr>
            <w:tcW w:w="9606" w:type="dxa"/>
            <w:gridSpan w:val="4"/>
          </w:tcPr>
          <w:p w:rsidR="0071045A" w:rsidRPr="000B31EC" w:rsidRDefault="0071045A" w:rsidP="004A6A1B">
            <w:pPr>
              <w:rPr>
                <w:b/>
                <w:sz w:val="24"/>
                <w:szCs w:val="24"/>
                <w:lang w:val="en-US"/>
              </w:rPr>
            </w:pPr>
            <w:r w:rsidRPr="000B31EC">
              <w:rPr>
                <w:b/>
                <w:sz w:val="24"/>
                <w:szCs w:val="24"/>
                <w:lang w:val="en-US"/>
              </w:rPr>
              <w:t>Authors and Contributors</w:t>
            </w:r>
          </w:p>
        </w:tc>
      </w:tr>
      <w:tr w:rsidR="0071045A" w:rsidRPr="000B31EC" w:rsidTr="003B5E03">
        <w:tc>
          <w:tcPr>
            <w:tcW w:w="1668" w:type="dxa"/>
            <w:vAlign w:val="center"/>
          </w:tcPr>
          <w:p w:rsidR="0071045A" w:rsidRPr="000B31EC" w:rsidRDefault="0071045A" w:rsidP="0071045A">
            <w:pPr>
              <w:jc w:val="center"/>
              <w:rPr>
                <w:b/>
                <w:sz w:val="24"/>
                <w:szCs w:val="24"/>
                <w:lang w:val="en-US"/>
              </w:rPr>
            </w:pPr>
            <w:r w:rsidRPr="000B31EC">
              <w:rPr>
                <w:b/>
                <w:sz w:val="24"/>
                <w:szCs w:val="24"/>
                <w:lang w:val="en-US"/>
              </w:rPr>
              <w:t>Date</w:t>
            </w:r>
          </w:p>
        </w:tc>
        <w:tc>
          <w:tcPr>
            <w:tcW w:w="2268" w:type="dxa"/>
            <w:vAlign w:val="center"/>
          </w:tcPr>
          <w:p w:rsidR="0071045A" w:rsidRPr="000B31EC" w:rsidRDefault="0071045A" w:rsidP="0071045A">
            <w:pPr>
              <w:jc w:val="center"/>
              <w:rPr>
                <w:b/>
                <w:sz w:val="24"/>
                <w:szCs w:val="24"/>
                <w:lang w:val="en-US"/>
              </w:rPr>
            </w:pPr>
            <w:r w:rsidRPr="000B31EC">
              <w:rPr>
                <w:b/>
                <w:sz w:val="24"/>
                <w:szCs w:val="24"/>
                <w:lang w:val="en-US"/>
              </w:rPr>
              <w:t>Name</w:t>
            </w:r>
          </w:p>
        </w:tc>
        <w:tc>
          <w:tcPr>
            <w:tcW w:w="3260" w:type="dxa"/>
            <w:vAlign w:val="center"/>
          </w:tcPr>
          <w:p w:rsidR="0071045A" w:rsidRPr="000B31EC" w:rsidRDefault="0071045A" w:rsidP="0071045A">
            <w:pPr>
              <w:jc w:val="center"/>
              <w:rPr>
                <w:b/>
                <w:sz w:val="24"/>
                <w:szCs w:val="24"/>
                <w:lang w:val="en-US"/>
              </w:rPr>
            </w:pPr>
            <w:r w:rsidRPr="000B31EC">
              <w:rPr>
                <w:b/>
                <w:sz w:val="24"/>
                <w:szCs w:val="24"/>
                <w:lang w:val="en-US"/>
              </w:rPr>
              <w:t>Contacts</w:t>
            </w:r>
          </w:p>
        </w:tc>
        <w:tc>
          <w:tcPr>
            <w:tcW w:w="2410" w:type="dxa"/>
            <w:vAlign w:val="center"/>
          </w:tcPr>
          <w:p w:rsidR="0071045A" w:rsidRPr="000B31EC" w:rsidRDefault="0071045A" w:rsidP="0071045A">
            <w:pPr>
              <w:jc w:val="center"/>
              <w:rPr>
                <w:b/>
                <w:sz w:val="24"/>
                <w:szCs w:val="24"/>
                <w:lang w:val="en-US"/>
              </w:rPr>
            </w:pPr>
            <w:r w:rsidRPr="000B31EC">
              <w:rPr>
                <w:b/>
                <w:sz w:val="24"/>
                <w:szCs w:val="24"/>
                <w:lang w:val="en-US"/>
              </w:rPr>
              <w:t>Contribution</w:t>
            </w:r>
          </w:p>
        </w:tc>
      </w:tr>
      <w:tr w:rsidR="0071045A" w:rsidRPr="000B31EC" w:rsidTr="003B5E03">
        <w:tc>
          <w:tcPr>
            <w:tcW w:w="1668" w:type="dxa"/>
            <w:vAlign w:val="center"/>
          </w:tcPr>
          <w:sdt>
            <w:sdtPr>
              <w:rPr>
                <w:lang w:val="en-US"/>
              </w:rPr>
              <w:alias w:val="Data"/>
              <w:id w:val="5290092"/>
              <w:dataBinding w:prefixMappings="xmlns:ns0='http://schemas.microsoft.com/office/2006/coverPageProps'" w:xpath="/ns0:CoverPageProperties[1]/ns0:PublishDate[1]" w:storeItemID="{55AF091B-3C7A-41E3-B477-F2FDAA23CFDA}"/>
              <w:date w:fullDate="2013-05-18T00:00:00Z">
                <w:dateFormat w:val="dd-MM-yyyy"/>
                <w:lid w:val="pt-PT"/>
                <w:storeMappedDataAs w:val="dateTime"/>
                <w:calendar w:val="gregorian"/>
              </w:date>
            </w:sdtPr>
            <w:sdtContent>
              <w:p w:rsidR="0071045A" w:rsidRPr="000B31EC" w:rsidRDefault="006E7EFD" w:rsidP="0071045A">
                <w:pPr>
                  <w:pStyle w:val="SemEspaamento"/>
                  <w:jc w:val="center"/>
                  <w:rPr>
                    <w:rFonts w:eastAsiaTheme="minorHAnsi"/>
                    <w:color w:val="4F81BD" w:themeColor="accent1"/>
                    <w:lang w:val="en-US"/>
                  </w:rPr>
                </w:pPr>
                <w:del w:id="67" w:author="Carla" w:date="2013-05-30T00:31:00Z">
                  <w:r w:rsidRPr="00F6228A" w:rsidDel="00FF4AFE">
                    <w:rPr>
                      <w:lang w:val="en-US"/>
                    </w:rPr>
                    <w:delText>18-05-2013</w:delText>
                  </w:r>
                </w:del>
                <w:ins w:id="68" w:author="Carla" w:date="2013-05-30T00:31:00Z">
                  <w:r w:rsidR="00EF0E88">
                    <w:t>18-05-2013</w:t>
                  </w:r>
                </w:ins>
              </w:p>
            </w:sdtContent>
          </w:sdt>
        </w:tc>
        <w:tc>
          <w:tcPr>
            <w:tcW w:w="2268" w:type="dxa"/>
            <w:vAlign w:val="center"/>
          </w:tcPr>
          <w:p w:rsidR="0071045A" w:rsidRPr="000B31EC" w:rsidRDefault="001621CE" w:rsidP="001621CE">
            <w:pPr>
              <w:jc w:val="center"/>
              <w:rPr>
                <w:lang w:val="en-US"/>
              </w:rPr>
            </w:pPr>
            <w:r w:rsidRPr="000B31EC">
              <w:rPr>
                <w:lang w:val="en-US"/>
              </w:rPr>
              <w:t xml:space="preserve">David Silva </w:t>
            </w:r>
          </w:p>
        </w:tc>
        <w:tc>
          <w:tcPr>
            <w:tcW w:w="3260" w:type="dxa"/>
            <w:vAlign w:val="center"/>
          </w:tcPr>
          <w:p w:rsidR="0071045A" w:rsidRPr="000B31EC" w:rsidRDefault="0071045A" w:rsidP="006E7EFD">
            <w:pPr>
              <w:jc w:val="center"/>
              <w:rPr>
                <w:lang w:val="en-US"/>
              </w:rPr>
            </w:pPr>
            <w:r w:rsidRPr="000B31EC">
              <w:rPr>
                <w:lang w:val="en-US"/>
              </w:rPr>
              <w:t>a21170</w:t>
            </w:r>
            <w:r w:rsidR="001621CE" w:rsidRPr="000B31EC">
              <w:rPr>
                <w:lang w:val="en-US"/>
              </w:rPr>
              <w:t>222</w:t>
            </w:r>
            <w:r w:rsidRPr="000B31EC">
              <w:rPr>
                <w:lang w:val="en-US"/>
              </w:rPr>
              <w:t>@alunos.isec.pt</w:t>
            </w:r>
          </w:p>
        </w:tc>
        <w:tc>
          <w:tcPr>
            <w:tcW w:w="2410" w:type="dxa"/>
            <w:vAlign w:val="center"/>
          </w:tcPr>
          <w:p w:rsidR="0071045A" w:rsidRPr="000B31EC" w:rsidRDefault="0071045A" w:rsidP="0071045A">
            <w:pPr>
              <w:jc w:val="center"/>
              <w:rPr>
                <w:lang w:val="en-US"/>
              </w:rPr>
            </w:pPr>
            <w:r w:rsidRPr="000B31EC">
              <w:rPr>
                <w:lang w:val="en-US"/>
              </w:rPr>
              <w:t>Author</w:t>
            </w:r>
          </w:p>
        </w:tc>
      </w:tr>
      <w:tr w:rsidR="0071045A" w:rsidRPr="000B31EC" w:rsidTr="003B5E03">
        <w:tc>
          <w:tcPr>
            <w:tcW w:w="1668" w:type="dxa"/>
            <w:vAlign w:val="center"/>
          </w:tcPr>
          <w:p w:rsidR="00AC6A1C" w:rsidRPr="000B31EC" w:rsidRDefault="006E7EFD" w:rsidP="006E7EFD">
            <w:pPr>
              <w:pStyle w:val="SemEspaamento"/>
              <w:jc w:val="center"/>
              <w:rPr>
                <w:rFonts w:eastAsiaTheme="minorHAnsi"/>
                <w:lang w:val="en-US"/>
              </w:rPr>
            </w:pPr>
            <w:r w:rsidRPr="000B31EC">
              <w:rPr>
                <w:rFonts w:eastAsiaTheme="minorHAnsi"/>
                <w:lang w:val="en-US"/>
              </w:rPr>
              <w:t>18</w:t>
            </w:r>
            <w:r w:rsidR="0068587E" w:rsidRPr="000B31EC">
              <w:rPr>
                <w:rFonts w:eastAsiaTheme="minorHAnsi"/>
                <w:lang w:val="en-US"/>
              </w:rPr>
              <w:t>-</w:t>
            </w:r>
            <w:r w:rsidR="00735A42" w:rsidRPr="000B31EC">
              <w:rPr>
                <w:rFonts w:eastAsiaTheme="minorHAnsi"/>
                <w:lang w:val="en-US"/>
              </w:rPr>
              <w:t>0</w:t>
            </w:r>
            <w:r w:rsidRPr="000B31EC">
              <w:rPr>
                <w:rFonts w:eastAsiaTheme="minorHAnsi"/>
                <w:lang w:val="en-US"/>
              </w:rPr>
              <w:t>5</w:t>
            </w:r>
            <w:r w:rsidR="0068587E" w:rsidRPr="000B31EC">
              <w:rPr>
                <w:rFonts w:eastAsiaTheme="minorHAnsi"/>
                <w:lang w:val="en-US"/>
              </w:rPr>
              <w:t>-2013</w:t>
            </w:r>
          </w:p>
        </w:tc>
        <w:tc>
          <w:tcPr>
            <w:tcW w:w="2268" w:type="dxa"/>
            <w:vAlign w:val="center"/>
          </w:tcPr>
          <w:p w:rsidR="0071045A" w:rsidRPr="000B31EC" w:rsidRDefault="001621CE" w:rsidP="0071045A">
            <w:pPr>
              <w:jc w:val="center"/>
              <w:rPr>
                <w:lang w:val="en-US"/>
              </w:rPr>
            </w:pPr>
            <w:proofErr w:type="spellStart"/>
            <w:r w:rsidRPr="000B31EC">
              <w:rPr>
                <w:lang w:val="en-US"/>
              </w:rPr>
              <w:t>João</w:t>
            </w:r>
            <w:proofErr w:type="spellEnd"/>
            <w:r w:rsidRPr="000B31EC">
              <w:rPr>
                <w:lang w:val="en-US"/>
              </w:rPr>
              <w:t xml:space="preserve"> Martins</w:t>
            </w:r>
          </w:p>
        </w:tc>
        <w:tc>
          <w:tcPr>
            <w:tcW w:w="3260" w:type="dxa"/>
            <w:vAlign w:val="center"/>
          </w:tcPr>
          <w:p w:rsidR="0071045A" w:rsidRPr="000B31EC" w:rsidRDefault="0068587E" w:rsidP="006E7EFD">
            <w:pPr>
              <w:jc w:val="center"/>
              <w:rPr>
                <w:lang w:val="en-US"/>
              </w:rPr>
            </w:pPr>
            <w:r w:rsidRPr="000B31EC">
              <w:rPr>
                <w:lang w:val="en-US"/>
              </w:rPr>
              <w:t>a211702</w:t>
            </w:r>
            <w:r w:rsidR="006E7EFD" w:rsidRPr="000B31EC">
              <w:rPr>
                <w:lang w:val="en-US"/>
              </w:rPr>
              <w:t>2</w:t>
            </w:r>
            <w:r w:rsidR="001621CE" w:rsidRPr="000B31EC">
              <w:rPr>
                <w:lang w:val="en-US"/>
              </w:rPr>
              <w:t>7</w:t>
            </w:r>
            <w:r w:rsidRPr="000B31EC">
              <w:rPr>
                <w:lang w:val="en-US"/>
              </w:rPr>
              <w:t>@alunos.isec.pt</w:t>
            </w:r>
          </w:p>
        </w:tc>
        <w:tc>
          <w:tcPr>
            <w:tcW w:w="2410" w:type="dxa"/>
            <w:vAlign w:val="center"/>
          </w:tcPr>
          <w:p w:rsidR="0071045A" w:rsidRPr="000B31EC" w:rsidRDefault="006E7EFD" w:rsidP="0071045A">
            <w:pPr>
              <w:jc w:val="center"/>
              <w:rPr>
                <w:lang w:val="en-US"/>
              </w:rPr>
            </w:pPr>
            <w:r w:rsidRPr="000B31EC">
              <w:rPr>
                <w:lang w:val="en-US"/>
              </w:rPr>
              <w:t>Author</w:t>
            </w:r>
          </w:p>
        </w:tc>
      </w:tr>
      <w:tr w:rsidR="0071045A" w:rsidRPr="000B31EC" w:rsidTr="003B5E03">
        <w:tc>
          <w:tcPr>
            <w:tcW w:w="1668" w:type="dxa"/>
            <w:vAlign w:val="center"/>
          </w:tcPr>
          <w:p w:rsidR="0071045A" w:rsidRPr="000B31EC" w:rsidRDefault="000367C7" w:rsidP="0071045A">
            <w:pPr>
              <w:pStyle w:val="SemEspaamento"/>
              <w:jc w:val="center"/>
              <w:rPr>
                <w:rFonts w:eastAsiaTheme="minorHAnsi"/>
                <w:lang w:val="en-US"/>
              </w:rPr>
            </w:pPr>
            <w:ins w:id="69" w:author="Mário Oliveira" w:date="2013-05-26T17:45:00Z">
              <w:r>
                <w:rPr>
                  <w:rFonts w:eastAsiaTheme="minorHAnsi"/>
                  <w:lang w:val="en-US"/>
                </w:rPr>
                <w:t>18</w:t>
              </w:r>
              <w:r w:rsidR="00216EAC" w:rsidRPr="000B31EC">
                <w:rPr>
                  <w:rFonts w:eastAsiaTheme="minorHAnsi"/>
                  <w:lang w:val="en-US"/>
                </w:rPr>
                <w:t>-05-2013</w:t>
              </w:r>
            </w:ins>
          </w:p>
        </w:tc>
        <w:tc>
          <w:tcPr>
            <w:tcW w:w="2268" w:type="dxa"/>
            <w:vAlign w:val="center"/>
          </w:tcPr>
          <w:p w:rsidR="0071045A" w:rsidRPr="000B31EC" w:rsidRDefault="00216EAC" w:rsidP="0071045A">
            <w:pPr>
              <w:jc w:val="center"/>
              <w:rPr>
                <w:lang w:val="en-US"/>
              </w:rPr>
            </w:pPr>
            <w:proofErr w:type="spellStart"/>
            <w:ins w:id="70" w:author="Mário Oliveira" w:date="2013-05-26T17:45:00Z">
              <w:r>
                <w:rPr>
                  <w:lang w:val="en-US"/>
                </w:rPr>
                <w:t>M</w:t>
              </w:r>
            </w:ins>
            <w:ins w:id="71" w:author="Mário Oliveira" w:date="2013-05-26T17:46:00Z">
              <w:r>
                <w:rPr>
                  <w:lang w:val="en-US"/>
                </w:rPr>
                <w:t>ário</w:t>
              </w:r>
              <w:proofErr w:type="spellEnd"/>
              <w:r>
                <w:rPr>
                  <w:lang w:val="en-US"/>
                </w:rPr>
                <w:t xml:space="preserve"> Oliveira</w:t>
              </w:r>
            </w:ins>
          </w:p>
        </w:tc>
        <w:tc>
          <w:tcPr>
            <w:tcW w:w="3260" w:type="dxa"/>
            <w:vAlign w:val="center"/>
          </w:tcPr>
          <w:p w:rsidR="0071045A" w:rsidRPr="000B31EC" w:rsidRDefault="00216EAC" w:rsidP="0071045A">
            <w:pPr>
              <w:jc w:val="center"/>
              <w:rPr>
                <w:lang w:val="en-US"/>
              </w:rPr>
            </w:pPr>
            <w:ins w:id="72" w:author="Mário Oliveira" w:date="2013-05-26T17:46:00Z">
              <w:r w:rsidRPr="000B31EC">
                <w:rPr>
                  <w:lang w:val="en-US"/>
                </w:rPr>
                <w:t>a211702</w:t>
              </w:r>
              <w:r>
                <w:rPr>
                  <w:lang w:val="en-US"/>
                </w:rPr>
                <w:t>9</w:t>
              </w:r>
              <w:r w:rsidRPr="000B31EC">
                <w:rPr>
                  <w:lang w:val="en-US"/>
                </w:rPr>
                <w:t>2@alunos.isec.pt</w:t>
              </w:r>
            </w:ins>
          </w:p>
        </w:tc>
        <w:tc>
          <w:tcPr>
            <w:tcW w:w="2410" w:type="dxa"/>
            <w:vAlign w:val="center"/>
          </w:tcPr>
          <w:p w:rsidR="0071045A" w:rsidRPr="000B31EC" w:rsidRDefault="00216EAC" w:rsidP="0071045A">
            <w:pPr>
              <w:jc w:val="center"/>
              <w:rPr>
                <w:lang w:val="en-US"/>
              </w:rPr>
            </w:pPr>
            <w:ins w:id="73" w:author="Mário Oliveira" w:date="2013-05-26T17:46:00Z">
              <w:r>
                <w:rPr>
                  <w:lang w:val="en-US"/>
                </w:rPr>
                <w:t>Contributor</w:t>
              </w:r>
            </w:ins>
          </w:p>
        </w:tc>
      </w:tr>
      <w:tr w:rsidR="0068587E" w:rsidRPr="000B31EC" w:rsidTr="003B5E03">
        <w:tc>
          <w:tcPr>
            <w:tcW w:w="1668" w:type="dxa"/>
            <w:vAlign w:val="center"/>
          </w:tcPr>
          <w:p w:rsidR="0068587E" w:rsidRPr="000B31EC" w:rsidRDefault="004B3273" w:rsidP="0071045A">
            <w:pPr>
              <w:pStyle w:val="SemEspaamento"/>
              <w:jc w:val="center"/>
              <w:rPr>
                <w:rFonts w:eastAsiaTheme="minorHAnsi"/>
                <w:lang w:val="en-US"/>
              </w:rPr>
            </w:pPr>
            <w:ins w:id="74" w:author="Filipe Brandão" w:date="2013-05-28T20:59:00Z">
              <w:r>
                <w:rPr>
                  <w:rFonts w:eastAsiaTheme="minorHAnsi"/>
                  <w:lang w:val="en-US"/>
                </w:rPr>
                <w:t>28-05-2013</w:t>
              </w:r>
            </w:ins>
          </w:p>
        </w:tc>
        <w:tc>
          <w:tcPr>
            <w:tcW w:w="2268" w:type="dxa"/>
            <w:vAlign w:val="center"/>
          </w:tcPr>
          <w:p w:rsidR="0068587E" w:rsidRPr="000B31EC" w:rsidRDefault="004B3273" w:rsidP="0071045A">
            <w:pPr>
              <w:jc w:val="center"/>
              <w:rPr>
                <w:lang w:val="en-US"/>
              </w:rPr>
            </w:pPr>
            <w:ins w:id="75" w:author="Filipe Brandão" w:date="2013-05-28T20:59:00Z">
              <w:r>
                <w:rPr>
                  <w:lang w:val="en-US"/>
                </w:rPr>
                <w:t xml:space="preserve">Filipe </w:t>
              </w:r>
              <w:proofErr w:type="spellStart"/>
              <w:r>
                <w:rPr>
                  <w:lang w:val="en-US"/>
                </w:rPr>
                <w:t>Brandão</w:t>
              </w:r>
            </w:ins>
            <w:proofErr w:type="spellEnd"/>
          </w:p>
        </w:tc>
        <w:tc>
          <w:tcPr>
            <w:tcW w:w="3260" w:type="dxa"/>
            <w:vAlign w:val="center"/>
          </w:tcPr>
          <w:p w:rsidR="0068587E" w:rsidRPr="000B31EC" w:rsidRDefault="00DF5B6C" w:rsidP="0071045A">
            <w:pPr>
              <w:keepNext/>
              <w:jc w:val="center"/>
              <w:rPr>
                <w:lang w:val="en-US"/>
              </w:rPr>
            </w:pPr>
            <w:ins w:id="76" w:author="Carla" w:date="2013-05-29T22:28:00Z">
              <w:r>
                <w:fldChar w:fldCharType="begin"/>
              </w:r>
              <w:r w:rsidR="00110751">
                <w:instrText xml:space="preserve"> HYPERLINK "mailto:</w:instrText>
              </w:r>
              <w:r w:rsidRPr="00DF5B6C">
                <w:rPr>
                  <w:rPrChange w:id="77" w:author="Carla" w:date="2013-05-29T22:28:00Z">
                    <w:rPr>
                      <w:rStyle w:val="Hiperligao"/>
                    </w:rPr>
                  </w:rPrChange>
                </w:rPr>
                <w:instrText>a</w:instrText>
              </w:r>
            </w:ins>
            <w:ins w:id="78" w:author="Filipe Brandão" w:date="2013-05-28T20:59:00Z">
              <w:r w:rsidRPr="00DF5B6C">
                <w:rPr>
                  <w:rPrChange w:id="79" w:author="Carla" w:date="2013-05-29T22:28:00Z">
                    <w:rPr>
                      <w:rStyle w:val="Hiperligao"/>
                      <w:lang w:val="en-US"/>
                    </w:rPr>
                  </w:rPrChange>
                </w:rPr>
                <w:instrText>21180276@alunos.isec.pt</w:instrText>
              </w:r>
            </w:ins>
            <w:ins w:id="80" w:author="Carla" w:date="2013-05-29T22:28:00Z">
              <w:r w:rsidR="00110751">
                <w:instrText xml:space="preserve">" </w:instrText>
              </w:r>
              <w:r>
                <w:fldChar w:fldCharType="separate"/>
              </w:r>
              <w:r w:rsidR="00110751" w:rsidRPr="005A4D8C">
                <w:rPr>
                  <w:rStyle w:val="Hiperligao"/>
                </w:rPr>
                <w:t>a</w:t>
              </w:r>
            </w:ins>
            <w:ins w:id="81" w:author="Filipe Brandão" w:date="2013-05-28T20:59:00Z">
              <w:del w:id="82" w:author="Carla" w:date="2013-05-29T22:28:00Z">
                <w:r w:rsidR="00110751" w:rsidRPr="005A4D8C" w:rsidDel="00110751">
                  <w:rPr>
                    <w:rStyle w:val="Hiperligao"/>
                    <w:lang w:val="en-US"/>
                  </w:rPr>
                  <w:delText>A</w:delText>
                </w:r>
              </w:del>
              <w:r w:rsidR="00110751" w:rsidRPr="005A4D8C">
                <w:rPr>
                  <w:rStyle w:val="Hiperligao"/>
                  <w:lang w:val="en-US"/>
                </w:rPr>
                <w:t>21180276@alunos.isec.pt</w:t>
              </w:r>
            </w:ins>
            <w:ins w:id="83" w:author="Carla" w:date="2013-05-29T22:28:00Z">
              <w:r>
                <w:fldChar w:fldCharType="end"/>
              </w:r>
            </w:ins>
          </w:p>
        </w:tc>
        <w:tc>
          <w:tcPr>
            <w:tcW w:w="2410" w:type="dxa"/>
            <w:vAlign w:val="center"/>
          </w:tcPr>
          <w:p w:rsidR="0068587E" w:rsidRPr="000B31EC" w:rsidRDefault="004B3273" w:rsidP="0071045A">
            <w:pPr>
              <w:keepNext/>
              <w:jc w:val="center"/>
              <w:rPr>
                <w:lang w:val="en-US"/>
              </w:rPr>
            </w:pPr>
            <w:ins w:id="84" w:author="Filipe Brandão" w:date="2013-05-28T20:59:00Z">
              <w:r>
                <w:rPr>
                  <w:lang w:val="en-US"/>
                </w:rPr>
                <w:t>Contributor</w:t>
              </w:r>
            </w:ins>
          </w:p>
        </w:tc>
      </w:tr>
      <w:tr w:rsidR="0068587E" w:rsidRPr="000B31EC" w:rsidTr="003B5E03">
        <w:tc>
          <w:tcPr>
            <w:tcW w:w="1668" w:type="dxa"/>
            <w:vAlign w:val="center"/>
          </w:tcPr>
          <w:p w:rsidR="0068587E" w:rsidRPr="000B31EC" w:rsidRDefault="00110751" w:rsidP="0071045A">
            <w:pPr>
              <w:pStyle w:val="SemEspaamento"/>
              <w:jc w:val="center"/>
              <w:rPr>
                <w:rFonts w:eastAsiaTheme="minorHAnsi"/>
                <w:lang w:val="en-US"/>
              </w:rPr>
            </w:pPr>
            <w:ins w:id="85" w:author="Carla" w:date="2013-05-29T22:28:00Z">
              <w:r>
                <w:rPr>
                  <w:rFonts w:eastAsiaTheme="minorHAnsi"/>
                  <w:lang w:val="en-US"/>
                </w:rPr>
                <w:t>28-05-2013</w:t>
              </w:r>
            </w:ins>
          </w:p>
        </w:tc>
        <w:tc>
          <w:tcPr>
            <w:tcW w:w="2268" w:type="dxa"/>
            <w:vAlign w:val="center"/>
          </w:tcPr>
          <w:p w:rsidR="0068587E" w:rsidRPr="000B31EC" w:rsidRDefault="00110751" w:rsidP="0071045A">
            <w:pPr>
              <w:jc w:val="center"/>
              <w:rPr>
                <w:lang w:val="en-US"/>
              </w:rPr>
            </w:pPr>
            <w:ins w:id="86" w:author="Carla" w:date="2013-05-29T22:28:00Z">
              <w:r>
                <w:rPr>
                  <w:lang w:val="en-US"/>
                </w:rPr>
                <w:t>Carla Machado</w:t>
              </w:r>
            </w:ins>
          </w:p>
        </w:tc>
        <w:tc>
          <w:tcPr>
            <w:tcW w:w="3260" w:type="dxa"/>
            <w:vAlign w:val="center"/>
          </w:tcPr>
          <w:p w:rsidR="0068587E" w:rsidRPr="000B31EC" w:rsidRDefault="00110751" w:rsidP="0071045A">
            <w:pPr>
              <w:keepNext/>
              <w:jc w:val="center"/>
              <w:rPr>
                <w:lang w:val="en-US"/>
              </w:rPr>
            </w:pPr>
            <w:ins w:id="87" w:author="Carla" w:date="2013-05-29T22:29:00Z">
              <w:r>
                <w:rPr>
                  <w:lang w:val="en-US"/>
                </w:rPr>
                <w:t>a21170460@alunos.isec.pt</w:t>
              </w:r>
            </w:ins>
          </w:p>
        </w:tc>
        <w:tc>
          <w:tcPr>
            <w:tcW w:w="2410" w:type="dxa"/>
            <w:vAlign w:val="center"/>
          </w:tcPr>
          <w:p w:rsidR="0068587E" w:rsidRPr="000B31EC" w:rsidRDefault="00110751" w:rsidP="0071045A">
            <w:pPr>
              <w:keepNext/>
              <w:jc w:val="center"/>
              <w:rPr>
                <w:lang w:val="en-US"/>
              </w:rPr>
            </w:pPr>
            <w:ins w:id="88" w:author="Carla" w:date="2013-05-29T22:29:00Z">
              <w:r>
                <w:rPr>
                  <w:lang w:val="en-US"/>
                </w:rPr>
                <w:t>Contributor</w:t>
              </w:r>
            </w:ins>
          </w:p>
        </w:tc>
      </w:tr>
      <w:tr w:rsidR="0068587E" w:rsidRPr="000B31EC" w:rsidTr="003B5E03">
        <w:tc>
          <w:tcPr>
            <w:tcW w:w="1668" w:type="dxa"/>
            <w:vAlign w:val="center"/>
          </w:tcPr>
          <w:p w:rsidR="0068587E" w:rsidRPr="000B31EC" w:rsidRDefault="0068587E" w:rsidP="0071045A">
            <w:pPr>
              <w:pStyle w:val="SemEspaamento"/>
              <w:jc w:val="center"/>
              <w:rPr>
                <w:rFonts w:eastAsiaTheme="minorHAnsi"/>
                <w:lang w:val="en-US"/>
              </w:rPr>
            </w:pPr>
          </w:p>
        </w:tc>
        <w:tc>
          <w:tcPr>
            <w:tcW w:w="2268" w:type="dxa"/>
            <w:vAlign w:val="center"/>
          </w:tcPr>
          <w:p w:rsidR="0068587E" w:rsidRPr="000B31EC" w:rsidRDefault="0068587E" w:rsidP="0071045A">
            <w:pPr>
              <w:jc w:val="center"/>
              <w:rPr>
                <w:lang w:val="en-US"/>
              </w:rPr>
            </w:pPr>
          </w:p>
        </w:tc>
        <w:tc>
          <w:tcPr>
            <w:tcW w:w="3260" w:type="dxa"/>
            <w:vAlign w:val="center"/>
          </w:tcPr>
          <w:p w:rsidR="0068587E" w:rsidRPr="000B31EC" w:rsidRDefault="0068587E" w:rsidP="0071045A">
            <w:pPr>
              <w:keepNext/>
              <w:jc w:val="center"/>
              <w:rPr>
                <w:lang w:val="en-US"/>
              </w:rPr>
            </w:pPr>
          </w:p>
        </w:tc>
        <w:tc>
          <w:tcPr>
            <w:tcW w:w="2410" w:type="dxa"/>
            <w:vAlign w:val="center"/>
          </w:tcPr>
          <w:p w:rsidR="0068587E" w:rsidRPr="000B31EC" w:rsidRDefault="0068587E" w:rsidP="0071045A">
            <w:pPr>
              <w:keepNext/>
              <w:jc w:val="center"/>
              <w:rPr>
                <w:lang w:val="en-US"/>
              </w:rPr>
            </w:pPr>
          </w:p>
        </w:tc>
      </w:tr>
      <w:tr w:rsidR="0071045A" w:rsidRPr="000B31EC" w:rsidTr="003B5E03">
        <w:tc>
          <w:tcPr>
            <w:tcW w:w="1668" w:type="dxa"/>
            <w:vAlign w:val="center"/>
          </w:tcPr>
          <w:p w:rsidR="0071045A" w:rsidRPr="000B31EC" w:rsidRDefault="0071045A" w:rsidP="0071045A">
            <w:pPr>
              <w:pStyle w:val="SemEspaamento"/>
              <w:jc w:val="center"/>
              <w:rPr>
                <w:rFonts w:eastAsiaTheme="minorHAnsi"/>
                <w:lang w:val="en-US"/>
              </w:rPr>
            </w:pPr>
          </w:p>
        </w:tc>
        <w:tc>
          <w:tcPr>
            <w:tcW w:w="2268" w:type="dxa"/>
            <w:vAlign w:val="center"/>
          </w:tcPr>
          <w:p w:rsidR="0071045A" w:rsidRPr="000B31EC" w:rsidRDefault="0071045A" w:rsidP="0071045A">
            <w:pPr>
              <w:jc w:val="center"/>
              <w:rPr>
                <w:lang w:val="en-US"/>
              </w:rPr>
            </w:pPr>
          </w:p>
        </w:tc>
        <w:tc>
          <w:tcPr>
            <w:tcW w:w="3260" w:type="dxa"/>
            <w:vAlign w:val="center"/>
          </w:tcPr>
          <w:p w:rsidR="0071045A" w:rsidRPr="000B31EC" w:rsidRDefault="0071045A" w:rsidP="0071045A">
            <w:pPr>
              <w:keepNext/>
              <w:jc w:val="center"/>
              <w:rPr>
                <w:lang w:val="en-US"/>
              </w:rPr>
            </w:pPr>
          </w:p>
        </w:tc>
        <w:tc>
          <w:tcPr>
            <w:tcW w:w="2410" w:type="dxa"/>
            <w:vAlign w:val="center"/>
          </w:tcPr>
          <w:p w:rsidR="0071045A" w:rsidRPr="000B31EC" w:rsidRDefault="0071045A" w:rsidP="0071045A">
            <w:pPr>
              <w:keepNext/>
              <w:jc w:val="center"/>
              <w:rPr>
                <w:lang w:val="en-US"/>
              </w:rPr>
            </w:pPr>
          </w:p>
        </w:tc>
      </w:tr>
    </w:tbl>
    <w:p w:rsidR="0071045A" w:rsidRPr="000B31EC" w:rsidRDefault="0071045A" w:rsidP="0071045A">
      <w:pPr>
        <w:pStyle w:val="Legenda"/>
        <w:rPr>
          <w:lang w:val="en-US"/>
        </w:rPr>
      </w:pPr>
      <w:bookmarkStart w:id="89" w:name="_Toc356703180"/>
      <w:r w:rsidRPr="00F6228A">
        <w:rPr>
          <w:lang w:val="en-US"/>
        </w:rPr>
        <w:t xml:space="preserve">Table </w:t>
      </w:r>
      <w:r w:rsidR="00DF5B6C" w:rsidRPr="00F6228A">
        <w:rPr>
          <w:lang w:val="en-US"/>
        </w:rPr>
        <w:fldChar w:fldCharType="begin"/>
      </w:r>
      <w:r w:rsidR="002F5A4E" w:rsidRPr="00F6228A">
        <w:rPr>
          <w:lang w:val="en-US"/>
        </w:rPr>
        <w:instrText xml:space="preserve"> SEQ Table \* ARABIC </w:instrText>
      </w:r>
      <w:r w:rsidR="00DF5B6C" w:rsidRPr="00F6228A">
        <w:rPr>
          <w:lang w:val="en-US"/>
        </w:rPr>
        <w:fldChar w:fldCharType="separate"/>
      </w:r>
      <w:r w:rsidR="00332408" w:rsidRPr="00F6228A">
        <w:rPr>
          <w:noProof/>
          <w:lang w:val="en-US"/>
        </w:rPr>
        <w:t>1</w:t>
      </w:r>
      <w:r w:rsidR="00DF5B6C" w:rsidRPr="00F6228A">
        <w:rPr>
          <w:noProof/>
          <w:lang w:val="en-US"/>
        </w:rPr>
        <w:fldChar w:fldCharType="end"/>
      </w:r>
      <w:r w:rsidRPr="00F6228A">
        <w:rPr>
          <w:lang w:val="en-US"/>
        </w:rPr>
        <w:t xml:space="preserve">: List of </w:t>
      </w:r>
      <w:proofErr w:type="spellStart"/>
      <w:r w:rsidRPr="00F6228A">
        <w:rPr>
          <w:lang w:val="en-US"/>
        </w:rPr>
        <w:t>Contribuitors</w:t>
      </w:r>
      <w:bookmarkEnd w:id="89"/>
      <w:proofErr w:type="spellEnd"/>
    </w:p>
    <w:p w:rsidR="0071045A" w:rsidRPr="000B31EC" w:rsidRDefault="0071045A">
      <w:pPr>
        <w:rPr>
          <w:lang w:val="en-US"/>
        </w:rPr>
      </w:pPr>
    </w:p>
    <w:tbl>
      <w:tblPr>
        <w:tblStyle w:val="Tabelacomgrelha"/>
        <w:tblW w:w="9607" w:type="dxa"/>
        <w:tblLook w:val="04A0"/>
      </w:tblPr>
      <w:tblGrid>
        <w:gridCol w:w="1727"/>
        <w:gridCol w:w="2199"/>
        <w:gridCol w:w="1727"/>
        <w:gridCol w:w="977"/>
        <w:gridCol w:w="1249"/>
        <w:gridCol w:w="1728"/>
      </w:tblGrid>
      <w:tr w:rsidR="0071045A" w:rsidRPr="000B31EC" w:rsidTr="004A6A1B">
        <w:tc>
          <w:tcPr>
            <w:tcW w:w="9607" w:type="dxa"/>
            <w:gridSpan w:val="6"/>
          </w:tcPr>
          <w:p w:rsidR="0071045A" w:rsidRPr="000B31EC" w:rsidRDefault="0071045A" w:rsidP="004A6A1B">
            <w:pPr>
              <w:rPr>
                <w:b/>
                <w:sz w:val="24"/>
                <w:szCs w:val="24"/>
                <w:lang w:val="en-US"/>
              </w:rPr>
            </w:pPr>
            <w:r w:rsidRPr="000B31EC">
              <w:rPr>
                <w:b/>
                <w:sz w:val="24"/>
                <w:szCs w:val="24"/>
                <w:lang w:val="en-US"/>
              </w:rPr>
              <w:t>Revision History</w:t>
            </w:r>
          </w:p>
        </w:tc>
      </w:tr>
      <w:tr w:rsidR="00F24CA6" w:rsidRPr="000B31EC" w:rsidTr="0071045A">
        <w:tc>
          <w:tcPr>
            <w:tcW w:w="1728" w:type="dxa"/>
            <w:vAlign w:val="center"/>
          </w:tcPr>
          <w:p w:rsidR="00F24CA6" w:rsidRPr="000B31EC" w:rsidRDefault="00F24CA6" w:rsidP="0071045A">
            <w:pPr>
              <w:jc w:val="center"/>
              <w:rPr>
                <w:b/>
                <w:sz w:val="24"/>
                <w:szCs w:val="24"/>
                <w:lang w:val="en-US"/>
              </w:rPr>
            </w:pPr>
            <w:r w:rsidRPr="000B31EC">
              <w:rPr>
                <w:b/>
                <w:sz w:val="24"/>
                <w:szCs w:val="24"/>
                <w:lang w:val="en-US"/>
              </w:rPr>
              <w:t>Date</w:t>
            </w:r>
          </w:p>
        </w:tc>
        <w:tc>
          <w:tcPr>
            <w:tcW w:w="2201" w:type="dxa"/>
            <w:vAlign w:val="center"/>
          </w:tcPr>
          <w:p w:rsidR="00F24CA6" w:rsidRPr="000B31EC" w:rsidRDefault="00F24CA6" w:rsidP="0071045A">
            <w:pPr>
              <w:jc w:val="center"/>
              <w:rPr>
                <w:b/>
                <w:sz w:val="24"/>
                <w:szCs w:val="24"/>
                <w:lang w:val="en-US"/>
              </w:rPr>
            </w:pPr>
            <w:r w:rsidRPr="000B31EC">
              <w:rPr>
                <w:b/>
                <w:sz w:val="24"/>
                <w:szCs w:val="24"/>
                <w:lang w:val="en-US"/>
              </w:rPr>
              <w:t>Description</w:t>
            </w:r>
          </w:p>
        </w:tc>
        <w:tc>
          <w:tcPr>
            <w:tcW w:w="1729" w:type="dxa"/>
            <w:vAlign w:val="center"/>
          </w:tcPr>
          <w:p w:rsidR="00F24CA6" w:rsidRPr="000B31EC" w:rsidRDefault="00F24CA6" w:rsidP="0071045A">
            <w:pPr>
              <w:jc w:val="center"/>
              <w:rPr>
                <w:b/>
                <w:sz w:val="24"/>
                <w:szCs w:val="24"/>
                <w:lang w:val="en-US"/>
              </w:rPr>
            </w:pPr>
            <w:r w:rsidRPr="000B31EC">
              <w:rPr>
                <w:b/>
                <w:sz w:val="24"/>
                <w:szCs w:val="24"/>
                <w:lang w:val="en-US"/>
              </w:rPr>
              <w:t>Author</w:t>
            </w:r>
          </w:p>
        </w:tc>
        <w:tc>
          <w:tcPr>
            <w:tcW w:w="971" w:type="dxa"/>
            <w:vAlign w:val="center"/>
          </w:tcPr>
          <w:p w:rsidR="00F24CA6" w:rsidRPr="000B31EC" w:rsidRDefault="00F24CA6" w:rsidP="0071045A">
            <w:pPr>
              <w:jc w:val="center"/>
              <w:rPr>
                <w:b/>
                <w:sz w:val="24"/>
                <w:szCs w:val="24"/>
                <w:lang w:val="en-US"/>
              </w:rPr>
            </w:pPr>
            <w:r w:rsidRPr="000B31EC">
              <w:rPr>
                <w:b/>
                <w:sz w:val="24"/>
                <w:szCs w:val="24"/>
                <w:lang w:val="en-US"/>
              </w:rPr>
              <w:t>Version</w:t>
            </w:r>
          </w:p>
        </w:tc>
        <w:tc>
          <w:tcPr>
            <w:tcW w:w="1249" w:type="dxa"/>
            <w:vAlign w:val="center"/>
          </w:tcPr>
          <w:p w:rsidR="00F24CA6" w:rsidRPr="000B31EC" w:rsidRDefault="00F24CA6" w:rsidP="0071045A">
            <w:pPr>
              <w:jc w:val="center"/>
              <w:rPr>
                <w:b/>
                <w:sz w:val="24"/>
                <w:szCs w:val="24"/>
                <w:lang w:val="en-US"/>
              </w:rPr>
            </w:pPr>
            <w:r w:rsidRPr="000B31EC">
              <w:rPr>
                <w:b/>
                <w:sz w:val="24"/>
                <w:szCs w:val="24"/>
                <w:lang w:val="en-US"/>
              </w:rPr>
              <w:t>Approvers</w:t>
            </w:r>
          </w:p>
        </w:tc>
        <w:tc>
          <w:tcPr>
            <w:tcW w:w="1729" w:type="dxa"/>
            <w:vAlign w:val="center"/>
          </w:tcPr>
          <w:p w:rsidR="00F24CA6" w:rsidRPr="000B31EC" w:rsidRDefault="00F24CA6" w:rsidP="0071045A">
            <w:pPr>
              <w:jc w:val="center"/>
              <w:rPr>
                <w:b/>
                <w:sz w:val="24"/>
                <w:szCs w:val="24"/>
                <w:lang w:val="en-US"/>
              </w:rPr>
            </w:pPr>
            <w:r w:rsidRPr="000B31EC">
              <w:rPr>
                <w:b/>
                <w:sz w:val="24"/>
                <w:szCs w:val="24"/>
                <w:lang w:val="en-US"/>
              </w:rPr>
              <w:t>State</w:t>
            </w:r>
          </w:p>
        </w:tc>
      </w:tr>
      <w:tr w:rsidR="00F24CA6" w:rsidRPr="000B31EC" w:rsidTr="0071045A">
        <w:tc>
          <w:tcPr>
            <w:tcW w:w="1728" w:type="dxa"/>
            <w:vAlign w:val="center"/>
          </w:tcPr>
          <w:commentRangeStart w:id="90" w:displacedByCustomXml="next"/>
          <w:sdt>
            <w:sdtPr>
              <w:rPr>
                <w:lang w:val="en-US"/>
              </w:rPr>
              <w:alias w:val="Data"/>
              <w:id w:val="1818553"/>
              <w:dataBinding w:prefixMappings="xmlns:ns0='http://schemas.microsoft.com/office/2006/coverPageProps'" w:xpath="/ns0:CoverPageProperties[1]/ns0:PublishDate[1]" w:storeItemID="{55AF091B-3C7A-41E3-B477-F2FDAA23CFDA}"/>
              <w:date w:fullDate="2013-05-18T00:00:00Z">
                <w:dateFormat w:val="dd-MM-yyyy"/>
                <w:lid w:val="pt-PT"/>
                <w:storeMappedDataAs w:val="dateTime"/>
                <w:calendar w:val="gregorian"/>
              </w:date>
            </w:sdtPr>
            <w:sdtContent>
              <w:p w:rsidR="00F24CA6" w:rsidRPr="000B31EC" w:rsidRDefault="006E7EFD" w:rsidP="0071045A">
                <w:pPr>
                  <w:pStyle w:val="SemEspaamento"/>
                  <w:jc w:val="center"/>
                  <w:rPr>
                    <w:rFonts w:eastAsiaTheme="minorHAnsi"/>
                    <w:color w:val="4F81BD" w:themeColor="accent1"/>
                    <w:lang w:val="en-US"/>
                  </w:rPr>
                </w:pPr>
                <w:del w:id="91" w:author="Carla" w:date="2013-05-30T00:31:00Z">
                  <w:r w:rsidRPr="00F6228A" w:rsidDel="00FF4AFE">
                    <w:rPr>
                      <w:lang w:val="en-US"/>
                    </w:rPr>
                    <w:delText>18-05-2013</w:delText>
                  </w:r>
                </w:del>
                <w:ins w:id="92" w:author="Carla" w:date="2013-05-30T00:31:00Z">
                  <w:r w:rsidR="00EF0E88">
                    <w:t>18-05-2013</w:t>
                  </w:r>
                </w:ins>
              </w:p>
            </w:sdtContent>
          </w:sdt>
        </w:tc>
        <w:tc>
          <w:tcPr>
            <w:tcW w:w="2201" w:type="dxa"/>
            <w:vAlign w:val="center"/>
          </w:tcPr>
          <w:p w:rsidR="00F24CA6" w:rsidRPr="000B31EC" w:rsidRDefault="00F24CA6" w:rsidP="0071045A">
            <w:pPr>
              <w:jc w:val="center"/>
              <w:rPr>
                <w:lang w:val="en-US"/>
              </w:rPr>
            </w:pPr>
            <w:r w:rsidRPr="000B31EC">
              <w:rPr>
                <w:lang w:val="en-US"/>
              </w:rPr>
              <w:t>Creation of first draft</w:t>
            </w:r>
          </w:p>
        </w:tc>
        <w:tc>
          <w:tcPr>
            <w:tcW w:w="1729" w:type="dxa"/>
            <w:vAlign w:val="center"/>
          </w:tcPr>
          <w:p w:rsidR="00F24CA6" w:rsidRPr="000B31EC" w:rsidRDefault="006E7EFD" w:rsidP="0071045A">
            <w:pPr>
              <w:jc w:val="center"/>
              <w:rPr>
                <w:lang w:val="en-US"/>
              </w:rPr>
            </w:pPr>
            <w:r w:rsidRPr="000B31EC">
              <w:rPr>
                <w:lang w:val="en-US"/>
              </w:rPr>
              <w:t>David Silva</w:t>
            </w:r>
          </w:p>
        </w:tc>
        <w:tc>
          <w:tcPr>
            <w:tcW w:w="971" w:type="dxa"/>
            <w:vAlign w:val="center"/>
          </w:tcPr>
          <w:p w:rsidR="00F24CA6" w:rsidRPr="000B31EC" w:rsidRDefault="00F24CA6" w:rsidP="0071045A">
            <w:pPr>
              <w:jc w:val="center"/>
              <w:rPr>
                <w:lang w:val="en-US"/>
              </w:rPr>
            </w:pPr>
            <w:r w:rsidRPr="000B31EC">
              <w:rPr>
                <w:lang w:val="en-US"/>
              </w:rPr>
              <w:t>0.1</w:t>
            </w:r>
          </w:p>
        </w:tc>
        <w:tc>
          <w:tcPr>
            <w:tcW w:w="1249" w:type="dxa"/>
            <w:vAlign w:val="center"/>
          </w:tcPr>
          <w:p w:rsidR="00F24CA6" w:rsidRPr="000B31EC" w:rsidRDefault="00F24CA6" w:rsidP="0071045A">
            <w:pPr>
              <w:jc w:val="center"/>
              <w:rPr>
                <w:lang w:val="en-US"/>
              </w:rPr>
            </w:pPr>
          </w:p>
        </w:tc>
        <w:tc>
          <w:tcPr>
            <w:tcW w:w="1729" w:type="dxa"/>
            <w:vAlign w:val="center"/>
          </w:tcPr>
          <w:p w:rsidR="00F24CA6" w:rsidRPr="000B31EC" w:rsidRDefault="00F24CA6" w:rsidP="0071045A">
            <w:pPr>
              <w:jc w:val="center"/>
              <w:rPr>
                <w:lang w:val="en-US"/>
              </w:rPr>
            </w:pPr>
            <w:r w:rsidRPr="000B31EC">
              <w:rPr>
                <w:lang w:val="en-US"/>
              </w:rPr>
              <w:t>Draft</w:t>
            </w:r>
            <w:commentRangeEnd w:id="90"/>
            <w:r w:rsidR="0035655E">
              <w:rPr>
                <w:rStyle w:val="Refdecomentrio"/>
                <w:rFonts w:ascii="Arial" w:eastAsiaTheme="minorEastAsia" w:hAnsi="Arial"/>
                <w:color w:val="000000"/>
                <w:lang w:val="en-AU" w:eastAsia="pt-PT"/>
              </w:rPr>
              <w:commentReference w:id="90"/>
            </w:r>
          </w:p>
        </w:tc>
      </w:tr>
      <w:tr w:rsidR="000367C7" w:rsidRPr="000B31EC" w:rsidTr="0071045A">
        <w:trPr>
          <w:ins w:id="93" w:author="Mário Oliveira" w:date="2013-05-26T19:10:00Z"/>
        </w:trPr>
        <w:tc>
          <w:tcPr>
            <w:tcW w:w="1728" w:type="dxa"/>
            <w:vAlign w:val="center"/>
          </w:tcPr>
          <w:p w:rsidR="000367C7" w:rsidRDefault="000367C7" w:rsidP="0071045A">
            <w:pPr>
              <w:pStyle w:val="SemEspaamento"/>
              <w:jc w:val="center"/>
              <w:rPr>
                <w:ins w:id="94" w:author="Mário Oliveira" w:date="2013-05-26T19:10:00Z"/>
                <w:lang w:val="en-US"/>
              </w:rPr>
            </w:pPr>
            <w:ins w:id="95" w:author="Mário Oliveira" w:date="2013-05-26T19:10:00Z">
              <w:r>
                <w:rPr>
                  <w:rFonts w:eastAsiaTheme="minorHAnsi"/>
                  <w:lang w:val="en-US"/>
                </w:rPr>
                <w:t>18</w:t>
              </w:r>
              <w:r w:rsidRPr="000B31EC">
                <w:rPr>
                  <w:rFonts w:eastAsiaTheme="minorHAnsi"/>
                  <w:lang w:val="en-US"/>
                </w:rPr>
                <w:t>-05-2013</w:t>
              </w:r>
            </w:ins>
          </w:p>
        </w:tc>
        <w:tc>
          <w:tcPr>
            <w:tcW w:w="2201" w:type="dxa"/>
            <w:vAlign w:val="center"/>
          </w:tcPr>
          <w:p w:rsidR="000367C7" w:rsidRPr="000B31EC" w:rsidRDefault="000367C7" w:rsidP="0071045A">
            <w:pPr>
              <w:jc w:val="center"/>
              <w:rPr>
                <w:ins w:id="96" w:author="Mário Oliveira" w:date="2013-05-26T19:10:00Z"/>
                <w:lang w:val="en-US"/>
              </w:rPr>
            </w:pPr>
            <w:ins w:id="97" w:author="Mário Oliveira" w:date="2013-05-26T19:11:00Z">
              <w:r>
                <w:rPr>
                  <w:lang w:val="en-US"/>
                </w:rPr>
                <w:t>Document reviewed</w:t>
              </w:r>
            </w:ins>
          </w:p>
        </w:tc>
        <w:tc>
          <w:tcPr>
            <w:tcW w:w="1729" w:type="dxa"/>
            <w:vAlign w:val="center"/>
          </w:tcPr>
          <w:p w:rsidR="000367C7" w:rsidRPr="000B31EC" w:rsidRDefault="000367C7" w:rsidP="0071045A">
            <w:pPr>
              <w:jc w:val="center"/>
              <w:rPr>
                <w:ins w:id="98" w:author="Mário Oliveira" w:date="2013-05-26T19:10:00Z"/>
                <w:lang w:val="en-US"/>
              </w:rPr>
            </w:pPr>
            <w:proofErr w:type="spellStart"/>
            <w:ins w:id="99" w:author="Mário Oliveira" w:date="2013-05-26T19:11:00Z">
              <w:r>
                <w:rPr>
                  <w:lang w:val="en-US"/>
                </w:rPr>
                <w:t>Mário</w:t>
              </w:r>
              <w:proofErr w:type="spellEnd"/>
              <w:r>
                <w:rPr>
                  <w:lang w:val="en-US"/>
                </w:rPr>
                <w:t xml:space="preserve"> Oliveira</w:t>
              </w:r>
            </w:ins>
          </w:p>
        </w:tc>
        <w:tc>
          <w:tcPr>
            <w:tcW w:w="971" w:type="dxa"/>
            <w:vAlign w:val="center"/>
          </w:tcPr>
          <w:p w:rsidR="000367C7" w:rsidRPr="000B31EC" w:rsidRDefault="000367C7" w:rsidP="0071045A">
            <w:pPr>
              <w:jc w:val="center"/>
              <w:rPr>
                <w:ins w:id="100" w:author="Mário Oliveira" w:date="2013-05-26T19:10:00Z"/>
                <w:lang w:val="en-US"/>
              </w:rPr>
            </w:pPr>
            <w:ins w:id="101" w:author="Mário Oliveira" w:date="2013-05-26T19:11:00Z">
              <w:r w:rsidRPr="000B31EC">
                <w:rPr>
                  <w:lang w:val="en-US"/>
                </w:rPr>
                <w:t>0.1</w:t>
              </w:r>
            </w:ins>
          </w:p>
        </w:tc>
        <w:tc>
          <w:tcPr>
            <w:tcW w:w="1249" w:type="dxa"/>
            <w:vAlign w:val="center"/>
          </w:tcPr>
          <w:p w:rsidR="000367C7" w:rsidRPr="000B31EC" w:rsidRDefault="000367C7" w:rsidP="0071045A">
            <w:pPr>
              <w:jc w:val="center"/>
              <w:rPr>
                <w:ins w:id="102" w:author="Mário Oliveira" w:date="2013-05-26T19:10:00Z"/>
                <w:lang w:val="en-US"/>
              </w:rPr>
            </w:pPr>
          </w:p>
        </w:tc>
        <w:tc>
          <w:tcPr>
            <w:tcW w:w="1729" w:type="dxa"/>
            <w:vAlign w:val="center"/>
          </w:tcPr>
          <w:p w:rsidR="000367C7" w:rsidRPr="000B31EC" w:rsidRDefault="000367C7" w:rsidP="0071045A">
            <w:pPr>
              <w:jc w:val="center"/>
              <w:rPr>
                <w:ins w:id="103" w:author="Mário Oliveira" w:date="2013-05-26T19:10:00Z"/>
                <w:lang w:val="en-US"/>
              </w:rPr>
            </w:pPr>
            <w:ins w:id="104" w:author="Mário Oliveira" w:date="2013-05-26T19:11:00Z">
              <w:r w:rsidRPr="000B31EC">
                <w:rPr>
                  <w:lang w:val="en-US"/>
                </w:rPr>
                <w:t>Draft</w:t>
              </w:r>
            </w:ins>
          </w:p>
        </w:tc>
      </w:tr>
      <w:tr w:rsidR="00F24CA6" w:rsidRPr="000B31EC" w:rsidTr="0071045A">
        <w:tc>
          <w:tcPr>
            <w:tcW w:w="1728" w:type="dxa"/>
            <w:vAlign w:val="center"/>
          </w:tcPr>
          <w:p w:rsidR="00F24CA6" w:rsidRPr="000B31EC" w:rsidRDefault="005641C1" w:rsidP="0071045A">
            <w:pPr>
              <w:pStyle w:val="SemEspaamento"/>
              <w:jc w:val="center"/>
              <w:rPr>
                <w:rFonts w:eastAsiaTheme="minorHAnsi"/>
                <w:lang w:val="en-US"/>
              </w:rPr>
            </w:pPr>
            <w:r w:rsidRPr="000B31EC">
              <w:rPr>
                <w:rFonts w:eastAsiaTheme="minorHAnsi"/>
                <w:lang w:val="en-US"/>
              </w:rPr>
              <w:t>24-05-2013</w:t>
            </w:r>
          </w:p>
        </w:tc>
        <w:tc>
          <w:tcPr>
            <w:tcW w:w="2201" w:type="dxa"/>
            <w:vAlign w:val="center"/>
          </w:tcPr>
          <w:p w:rsidR="00F24CA6" w:rsidRPr="000B31EC" w:rsidRDefault="005641C1" w:rsidP="0071045A">
            <w:pPr>
              <w:jc w:val="center"/>
              <w:rPr>
                <w:lang w:val="en-US"/>
              </w:rPr>
            </w:pPr>
            <w:r w:rsidRPr="000B31EC">
              <w:rPr>
                <w:lang w:val="en-US"/>
              </w:rPr>
              <w:t>Task format change</w:t>
            </w:r>
          </w:p>
        </w:tc>
        <w:tc>
          <w:tcPr>
            <w:tcW w:w="1729" w:type="dxa"/>
            <w:vAlign w:val="center"/>
          </w:tcPr>
          <w:p w:rsidR="00F24CA6" w:rsidRPr="000B31EC" w:rsidRDefault="005641C1" w:rsidP="0071045A">
            <w:pPr>
              <w:jc w:val="center"/>
              <w:rPr>
                <w:lang w:val="en-US"/>
              </w:rPr>
            </w:pPr>
            <w:r w:rsidRPr="000B31EC">
              <w:rPr>
                <w:lang w:val="en-US"/>
              </w:rPr>
              <w:t>David Silva</w:t>
            </w:r>
          </w:p>
        </w:tc>
        <w:tc>
          <w:tcPr>
            <w:tcW w:w="971" w:type="dxa"/>
            <w:vAlign w:val="center"/>
          </w:tcPr>
          <w:p w:rsidR="00F24CA6" w:rsidRPr="000B31EC" w:rsidRDefault="005641C1" w:rsidP="0071045A">
            <w:pPr>
              <w:jc w:val="center"/>
              <w:rPr>
                <w:lang w:val="en-US"/>
              </w:rPr>
            </w:pPr>
            <w:r w:rsidRPr="000B31EC">
              <w:rPr>
                <w:lang w:val="en-US"/>
              </w:rPr>
              <w:t>0.2</w:t>
            </w:r>
          </w:p>
        </w:tc>
        <w:tc>
          <w:tcPr>
            <w:tcW w:w="1249" w:type="dxa"/>
            <w:vAlign w:val="center"/>
          </w:tcPr>
          <w:p w:rsidR="00DF1004" w:rsidRPr="000B31EC" w:rsidRDefault="00DF1004" w:rsidP="0071045A">
            <w:pPr>
              <w:jc w:val="center"/>
              <w:rPr>
                <w:lang w:val="en-US"/>
              </w:rPr>
            </w:pPr>
          </w:p>
        </w:tc>
        <w:tc>
          <w:tcPr>
            <w:tcW w:w="1729" w:type="dxa"/>
            <w:vAlign w:val="center"/>
          </w:tcPr>
          <w:p w:rsidR="00F24CA6" w:rsidRPr="000B31EC" w:rsidRDefault="005641C1" w:rsidP="0071045A">
            <w:pPr>
              <w:jc w:val="center"/>
              <w:rPr>
                <w:lang w:val="en-US"/>
              </w:rPr>
            </w:pPr>
            <w:r w:rsidRPr="000B31EC">
              <w:rPr>
                <w:lang w:val="en-US"/>
              </w:rPr>
              <w:t>Draft</w:t>
            </w:r>
          </w:p>
        </w:tc>
      </w:tr>
      <w:tr w:rsidR="0071045A" w:rsidRPr="000B31EC" w:rsidTr="0071045A">
        <w:tc>
          <w:tcPr>
            <w:tcW w:w="1728" w:type="dxa"/>
            <w:vAlign w:val="center"/>
          </w:tcPr>
          <w:p w:rsidR="0071045A" w:rsidRPr="000B31EC" w:rsidRDefault="003E2EFB" w:rsidP="0071045A">
            <w:pPr>
              <w:pStyle w:val="SemEspaamento"/>
              <w:jc w:val="center"/>
              <w:rPr>
                <w:rFonts w:eastAsiaTheme="minorHAnsi"/>
                <w:lang w:val="en-US"/>
              </w:rPr>
            </w:pPr>
            <w:r w:rsidRPr="000B31EC">
              <w:rPr>
                <w:rFonts w:eastAsiaTheme="minorHAnsi"/>
                <w:lang w:val="en-US"/>
              </w:rPr>
              <w:t>24-05-2013</w:t>
            </w:r>
          </w:p>
        </w:tc>
        <w:tc>
          <w:tcPr>
            <w:tcW w:w="2201" w:type="dxa"/>
            <w:vAlign w:val="center"/>
          </w:tcPr>
          <w:p w:rsidR="0071045A" w:rsidRPr="000B31EC" w:rsidRDefault="003E2EFB" w:rsidP="0071045A">
            <w:pPr>
              <w:jc w:val="center"/>
              <w:rPr>
                <w:lang w:val="en-US"/>
              </w:rPr>
            </w:pPr>
            <w:r w:rsidRPr="000B31EC">
              <w:rPr>
                <w:lang w:val="en-US"/>
              </w:rPr>
              <w:t>Tests more detailed</w:t>
            </w:r>
          </w:p>
        </w:tc>
        <w:tc>
          <w:tcPr>
            <w:tcW w:w="1729" w:type="dxa"/>
            <w:vAlign w:val="center"/>
          </w:tcPr>
          <w:p w:rsidR="0071045A" w:rsidRPr="000B31EC" w:rsidRDefault="003E2EFB" w:rsidP="0071045A">
            <w:pPr>
              <w:jc w:val="center"/>
              <w:rPr>
                <w:lang w:val="en-US"/>
              </w:rPr>
            </w:pPr>
            <w:proofErr w:type="spellStart"/>
            <w:r w:rsidRPr="000B31EC">
              <w:rPr>
                <w:lang w:val="en-US"/>
              </w:rPr>
              <w:t>João</w:t>
            </w:r>
            <w:proofErr w:type="spellEnd"/>
            <w:r w:rsidRPr="000B31EC">
              <w:rPr>
                <w:lang w:val="en-US"/>
              </w:rPr>
              <w:t xml:space="preserve"> Martins</w:t>
            </w:r>
          </w:p>
        </w:tc>
        <w:tc>
          <w:tcPr>
            <w:tcW w:w="971" w:type="dxa"/>
            <w:vAlign w:val="center"/>
          </w:tcPr>
          <w:p w:rsidR="0071045A" w:rsidRPr="000B31EC" w:rsidRDefault="00DF3449" w:rsidP="0071045A">
            <w:pPr>
              <w:jc w:val="center"/>
              <w:rPr>
                <w:lang w:val="en-US"/>
              </w:rPr>
            </w:pPr>
            <w:ins w:id="105" w:author="João Martins" w:date="2013-05-26T21:32:00Z">
              <w:r>
                <w:rPr>
                  <w:lang w:val="en-US"/>
                </w:rPr>
                <w:t>0.2</w:t>
              </w:r>
            </w:ins>
          </w:p>
        </w:tc>
        <w:tc>
          <w:tcPr>
            <w:tcW w:w="1249" w:type="dxa"/>
            <w:vAlign w:val="center"/>
          </w:tcPr>
          <w:p w:rsidR="0071045A" w:rsidRPr="000B31EC" w:rsidRDefault="0071045A" w:rsidP="0071045A">
            <w:pPr>
              <w:jc w:val="center"/>
              <w:rPr>
                <w:lang w:val="en-US"/>
              </w:rPr>
            </w:pPr>
          </w:p>
        </w:tc>
        <w:tc>
          <w:tcPr>
            <w:tcW w:w="1729" w:type="dxa"/>
            <w:vAlign w:val="center"/>
          </w:tcPr>
          <w:p w:rsidR="0071045A" w:rsidRPr="000B31EC" w:rsidRDefault="003E2EFB" w:rsidP="0071045A">
            <w:pPr>
              <w:jc w:val="center"/>
              <w:rPr>
                <w:lang w:val="en-US"/>
              </w:rPr>
            </w:pPr>
            <w:del w:id="106" w:author="João Martins" w:date="2013-05-26T21:32:00Z">
              <w:r w:rsidRPr="000B31EC" w:rsidDel="00DF3449">
                <w:rPr>
                  <w:lang w:val="en-US"/>
                </w:rPr>
                <w:delText>Draft</w:delText>
              </w:r>
            </w:del>
            <w:ins w:id="107" w:author="João Martins" w:date="2013-05-26T21:32:00Z">
              <w:r w:rsidR="00DF3449">
                <w:rPr>
                  <w:lang w:val="en-US"/>
                </w:rPr>
                <w:t>Ready for Revision</w:t>
              </w:r>
            </w:ins>
          </w:p>
        </w:tc>
      </w:tr>
      <w:tr w:rsidR="0071045A" w:rsidRPr="000B31EC" w:rsidTr="0071045A">
        <w:tc>
          <w:tcPr>
            <w:tcW w:w="1728" w:type="dxa"/>
            <w:vAlign w:val="center"/>
          </w:tcPr>
          <w:p w:rsidR="0071045A" w:rsidRPr="000B31EC" w:rsidRDefault="00216EAC" w:rsidP="0071045A">
            <w:pPr>
              <w:pStyle w:val="SemEspaamento"/>
              <w:jc w:val="center"/>
              <w:rPr>
                <w:rFonts w:eastAsiaTheme="minorHAnsi"/>
                <w:lang w:val="en-US"/>
              </w:rPr>
            </w:pPr>
            <w:ins w:id="108" w:author="Mário Oliveira" w:date="2013-05-26T17:46:00Z">
              <w:r>
                <w:rPr>
                  <w:rFonts w:eastAsiaTheme="minorHAnsi"/>
                  <w:lang w:val="en-US"/>
                </w:rPr>
                <w:t>26</w:t>
              </w:r>
              <w:r w:rsidRPr="000B31EC">
                <w:rPr>
                  <w:rFonts w:eastAsiaTheme="minorHAnsi"/>
                  <w:lang w:val="en-US"/>
                </w:rPr>
                <w:t>-05-2013</w:t>
              </w:r>
            </w:ins>
          </w:p>
        </w:tc>
        <w:tc>
          <w:tcPr>
            <w:tcW w:w="2201" w:type="dxa"/>
            <w:vAlign w:val="center"/>
          </w:tcPr>
          <w:p w:rsidR="0071045A" w:rsidRPr="000B31EC" w:rsidRDefault="00216EAC" w:rsidP="0071045A">
            <w:pPr>
              <w:jc w:val="center"/>
              <w:rPr>
                <w:lang w:val="en-US"/>
              </w:rPr>
            </w:pPr>
            <w:ins w:id="109" w:author="Mário Oliveira" w:date="2013-05-26T17:46:00Z">
              <w:r>
                <w:rPr>
                  <w:lang w:val="en-US"/>
                </w:rPr>
                <w:t>Document reviewed</w:t>
              </w:r>
            </w:ins>
          </w:p>
        </w:tc>
        <w:tc>
          <w:tcPr>
            <w:tcW w:w="1729" w:type="dxa"/>
            <w:vAlign w:val="center"/>
          </w:tcPr>
          <w:p w:rsidR="0071045A" w:rsidRPr="000B31EC" w:rsidRDefault="00216EAC" w:rsidP="0071045A">
            <w:pPr>
              <w:jc w:val="center"/>
              <w:rPr>
                <w:lang w:val="en-US"/>
              </w:rPr>
            </w:pPr>
            <w:proofErr w:type="spellStart"/>
            <w:ins w:id="110" w:author="Mário Oliveira" w:date="2013-05-26T17:46:00Z">
              <w:r>
                <w:rPr>
                  <w:lang w:val="en-US"/>
                </w:rPr>
                <w:t>Mário</w:t>
              </w:r>
              <w:proofErr w:type="spellEnd"/>
              <w:r>
                <w:rPr>
                  <w:lang w:val="en-US"/>
                </w:rPr>
                <w:t xml:space="preserve"> Oliveira</w:t>
              </w:r>
            </w:ins>
          </w:p>
        </w:tc>
        <w:tc>
          <w:tcPr>
            <w:tcW w:w="971" w:type="dxa"/>
            <w:vAlign w:val="center"/>
          </w:tcPr>
          <w:p w:rsidR="0071045A" w:rsidRPr="000B31EC" w:rsidRDefault="00216EAC" w:rsidP="0071045A">
            <w:pPr>
              <w:jc w:val="center"/>
              <w:rPr>
                <w:lang w:val="en-US"/>
              </w:rPr>
            </w:pPr>
            <w:ins w:id="111" w:author="Mário Oliveira" w:date="2013-05-26T17:46:00Z">
              <w:r>
                <w:rPr>
                  <w:lang w:val="en-US"/>
                </w:rPr>
                <w:t>0.2</w:t>
              </w:r>
            </w:ins>
          </w:p>
        </w:tc>
        <w:tc>
          <w:tcPr>
            <w:tcW w:w="1249" w:type="dxa"/>
            <w:vAlign w:val="center"/>
          </w:tcPr>
          <w:p w:rsidR="0071045A" w:rsidRPr="000B31EC" w:rsidRDefault="0071045A" w:rsidP="0071045A">
            <w:pPr>
              <w:jc w:val="center"/>
              <w:rPr>
                <w:lang w:val="en-US"/>
              </w:rPr>
            </w:pPr>
          </w:p>
        </w:tc>
        <w:tc>
          <w:tcPr>
            <w:tcW w:w="1729" w:type="dxa"/>
            <w:vAlign w:val="center"/>
          </w:tcPr>
          <w:p w:rsidR="0071045A" w:rsidRPr="000B31EC" w:rsidRDefault="00216EAC" w:rsidP="0071045A">
            <w:pPr>
              <w:jc w:val="center"/>
              <w:rPr>
                <w:lang w:val="en-US"/>
              </w:rPr>
            </w:pPr>
            <w:ins w:id="112" w:author="Mário Oliveira" w:date="2013-05-26T17:46:00Z">
              <w:r>
                <w:rPr>
                  <w:lang w:val="en-US"/>
                </w:rPr>
                <w:t>Ready for Revision</w:t>
              </w:r>
            </w:ins>
          </w:p>
        </w:tc>
      </w:tr>
      <w:tr w:rsidR="0068587E" w:rsidRPr="000B31EC" w:rsidTr="0071045A">
        <w:tc>
          <w:tcPr>
            <w:tcW w:w="1728" w:type="dxa"/>
            <w:vAlign w:val="center"/>
          </w:tcPr>
          <w:p w:rsidR="0068587E" w:rsidRPr="000B31EC" w:rsidRDefault="004B3273" w:rsidP="0071045A">
            <w:pPr>
              <w:pStyle w:val="SemEspaamento"/>
              <w:jc w:val="center"/>
              <w:rPr>
                <w:rFonts w:eastAsiaTheme="minorHAnsi"/>
                <w:lang w:val="en-US"/>
              </w:rPr>
            </w:pPr>
            <w:commentRangeStart w:id="113"/>
            <w:ins w:id="114" w:author="Filipe Brandão" w:date="2013-05-28T20:59:00Z">
              <w:r>
                <w:rPr>
                  <w:rFonts w:eastAsiaTheme="minorHAnsi"/>
                  <w:lang w:val="en-US"/>
                </w:rPr>
                <w:t>28-05-2013</w:t>
              </w:r>
            </w:ins>
          </w:p>
        </w:tc>
        <w:tc>
          <w:tcPr>
            <w:tcW w:w="2201" w:type="dxa"/>
            <w:vAlign w:val="center"/>
          </w:tcPr>
          <w:p w:rsidR="0068587E" w:rsidRPr="0086072C" w:rsidRDefault="0086072C" w:rsidP="0071045A">
            <w:pPr>
              <w:spacing w:after="200" w:line="276" w:lineRule="auto"/>
              <w:jc w:val="center"/>
              <w:rPr>
                <w:u w:val="single"/>
                <w:lang w:val="en-US"/>
                <w:rPrChange w:id="115" w:author="Filipe Brandão" w:date="2013-05-28T23:05:00Z">
                  <w:rPr>
                    <w:lang w:val="en-US"/>
                  </w:rPr>
                </w:rPrChange>
              </w:rPr>
            </w:pPr>
            <w:ins w:id="116" w:author="Filipe Brandão" w:date="2013-05-28T23:05:00Z">
              <w:r>
                <w:rPr>
                  <w:lang w:val="en-US"/>
                </w:rPr>
                <w:t>Review</w:t>
              </w:r>
            </w:ins>
            <w:bookmarkStart w:id="117" w:name="_GoBack"/>
            <w:bookmarkEnd w:id="117"/>
          </w:p>
        </w:tc>
        <w:tc>
          <w:tcPr>
            <w:tcW w:w="1729" w:type="dxa"/>
            <w:vAlign w:val="center"/>
          </w:tcPr>
          <w:p w:rsidR="0068587E" w:rsidRPr="000B31EC" w:rsidRDefault="004B3273" w:rsidP="0071045A">
            <w:pPr>
              <w:jc w:val="center"/>
              <w:rPr>
                <w:lang w:val="en-US"/>
              </w:rPr>
            </w:pPr>
            <w:ins w:id="118" w:author="Filipe Brandão" w:date="2013-05-28T20:59:00Z">
              <w:r>
                <w:rPr>
                  <w:lang w:val="en-US"/>
                </w:rPr>
                <w:t xml:space="preserve">Filipe </w:t>
              </w:r>
              <w:proofErr w:type="spellStart"/>
              <w:r>
                <w:rPr>
                  <w:lang w:val="en-US"/>
                </w:rPr>
                <w:t>Brandão</w:t>
              </w:r>
            </w:ins>
            <w:proofErr w:type="spellEnd"/>
          </w:p>
        </w:tc>
        <w:tc>
          <w:tcPr>
            <w:tcW w:w="971" w:type="dxa"/>
            <w:vAlign w:val="center"/>
          </w:tcPr>
          <w:p w:rsidR="0068587E" w:rsidRPr="000B31EC" w:rsidRDefault="004B3273" w:rsidP="0071045A">
            <w:pPr>
              <w:jc w:val="center"/>
              <w:rPr>
                <w:lang w:val="en-US"/>
              </w:rPr>
            </w:pPr>
            <w:ins w:id="119" w:author="Filipe Brandão" w:date="2013-05-28T20:59:00Z">
              <w:r>
                <w:rPr>
                  <w:lang w:val="en-US"/>
                </w:rPr>
                <w:t>0.2</w:t>
              </w:r>
            </w:ins>
          </w:p>
        </w:tc>
        <w:tc>
          <w:tcPr>
            <w:tcW w:w="1249" w:type="dxa"/>
            <w:vAlign w:val="center"/>
          </w:tcPr>
          <w:p w:rsidR="0068587E" w:rsidRPr="000B31EC" w:rsidRDefault="0068587E" w:rsidP="0071045A">
            <w:pPr>
              <w:jc w:val="center"/>
              <w:rPr>
                <w:lang w:val="en-US"/>
              </w:rPr>
            </w:pPr>
          </w:p>
        </w:tc>
        <w:tc>
          <w:tcPr>
            <w:tcW w:w="1729" w:type="dxa"/>
            <w:vAlign w:val="center"/>
          </w:tcPr>
          <w:p w:rsidR="0068587E" w:rsidRPr="000B31EC" w:rsidRDefault="004B3273" w:rsidP="0071045A">
            <w:pPr>
              <w:keepNext/>
              <w:jc w:val="center"/>
              <w:rPr>
                <w:lang w:val="en-US"/>
              </w:rPr>
            </w:pPr>
            <w:ins w:id="120" w:author="Filipe Brandão" w:date="2013-05-28T20:59:00Z">
              <w:r>
                <w:rPr>
                  <w:lang w:val="en-US"/>
                </w:rPr>
                <w:t>Ready for Revision</w:t>
              </w:r>
            </w:ins>
            <w:commentRangeEnd w:id="113"/>
            <w:r w:rsidR="00110751">
              <w:rPr>
                <w:rStyle w:val="Refdecomentrio"/>
                <w:rFonts w:ascii="Arial" w:eastAsiaTheme="minorEastAsia" w:hAnsi="Arial"/>
                <w:color w:val="000000"/>
                <w:lang w:val="en-AU" w:eastAsia="pt-PT"/>
              </w:rPr>
              <w:commentReference w:id="113"/>
            </w:r>
          </w:p>
        </w:tc>
      </w:tr>
      <w:tr w:rsidR="0068587E" w:rsidRPr="00331C1C" w:rsidTr="0071045A">
        <w:tc>
          <w:tcPr>
            <w:tcW w:w="1728" w:type="dxa"/>
            <w:vAlign w:val="center"/>
          </w:tcPr>
          <w:p w:rsidR="0068587E" w:rsidRPr="000B31EC" w:rsidRDefault="0035655E" w:rsidP="0071045A">
            <w:pPr>
              <w:pStyle w:val="SemEspaamento"/>
              <w:jc w:val="center"/>
              <w:rPr>
                <w:rFonts w:eastAsiaTheme="minorHAnsi"/>
                <w:lang w:val="en-US"/>
              </w:rPr>
            </w:pPr>
            <w:ins w:id="121" w:author="Carla" w:date="2013-05-29T22:38:00Z">
              <w:r>
                <w:rPr>
                  <w:rFonts w:eastAsiaTheme="minorHAnsi"/>
                  <w:lang w:val="en-US"/>
                </w:rPr>
                <w:t>29-05-2013</w:t>
              </w:r>
            </w:ins>
          </w:p>
        </w:tc>
        <w:tc>
          <w:tcPr>
            <w:tcW w:w="2201" w:type="dxa"/>
            <w:vAlign w:val="center"/>
          </w:tcPr>
          <w:p w:rsidR="0068587E" w:rsidRPr="000B31EC" w:rsidRDefault="00331C1C" w:rsidP="0071045A">
            <w:pPr>
              <w:jc w:val="center"/>
              <w:rPr>
                <w:lang w:val="en-US"/>
              </w:rPr>
            </w:pPr>
            <w:ins w:id="122" w:author="Carla" w:date="2013-05-30T00:53:00Z">
              <w:r>
                <w:rPr>
                  <w:lang w:val="en-US"/>
                </w:rPr>
                <w:t xml:space="preserve">Some comments and </w:t>
              </w:r>
            </w:ins>
            <w:ins w:id="123" w:author="Carla" w:date="2013-05-30T00:54:00Z">
              <w:r>
                <w:rPr>
                  <w:lang w:val="en-US"/>
                </w:rPr>
                <w:t>English</w:t>
              </w:r>
            </w:ins>
            <w:ins w:id="124" w:author="Carla" w:date="2013-05-30T00:53:00Z">
              <w:r>
                <w:rPr>
                  <w:lang w:val="en-US"/>
                </w:rPr>
                <w:t xml:space="preserve"> </w:t>
              </w:r>
            </w:ins>
            <w:ins w:id="125" w:author="Carla" w:date="2013-05-30T00:54:00Z">
              <w:r>
                <w:rPr>
                  <w:lang w:val="en-US"/>
                </w:rPr>
                <w:t>revision</w:t>
              </w:r>
            </w:ins>
            <w:ins w:id="126" w:author="Carla" w:date="2013-05-30T01:03:00Z">
              <w:r w:rsidR="00F0171D">
                <w:rPr>
                  <w:lang w:val="en-US"/>
                </w:rPr>
                <w:t>.</w:t>
              </w:r>
            </w:ins>
          </w:p>
        </w:tc>
        <w:tc>
          <w:tcPr>
            <w:tcW w:w="1729" w:type="dxa"/>
            <w:vAlign w:val="center"/>
          </w:tcPr>
          <w:p w:rsidR="0068587E" w:rsidRPr="000B31EC" w:rsidRDefault="0068587E" w:rsidP="0071045A">
            <w:pPr>
              <w:jc w:val="center"/>
              <w:rPr>
                <w:lang w:val="en-US"/>
              </w:rPr>
            </w:pPr>
          </w:p>
        </w:tc>
        <w:tc>
          <w:tcPr>
            <w:tcW w:w="971" w:type="dxa"/>
            <w:vAlign w:val="center"/>
          </w:tcPr>
          <w:p w:rsidR="0068587E" w:rsidRPr="000B31EC" w:rsidRDefault="0035655E" w:rsidP="0071045A">
            <w:pPr>
              <w:jc w:val="center"/>
              <w:rPr>
                <w:lang w:val="en-US"/>
              </w:rPr>
            </w:pPr>
            <w:ins w:id="127" w:author="Carla" w:date="2013-05-29T22:39:00Z">
              <w:r>
                <w:rPr>
                  <w:lang w:val="en-US"/>
                </w:rPr>
                <w:t>0.2</w:t>
              </w:r>
            </w:ins>
          </w:p>
        </w:tc>
        <w:tc>
          <w:tcPr>
            <w:tcW w:w="1249" w:type="dxa"/>
            <w:vAlign w:val="center"/>
          </w:tcPr>
          <w:p w:rsidR="0068587E" w:rsidRPr="000B31EC" w:rsidRDefault="00AC1B45" w:rsidP="0071045A">
            <w:pPr>
              <w:jc w:val="center"/>
              <w:rPr>
                <w:lang w:val="en-US"/>
              </w:rPr>
            </w:pPr>
            <w:ins w:id="128" w:author="Carla" w:date="2013-05-30T00:53:00Z">
              <w:r>
                <w:rPr>
                  <w:lang w:val="en-US"/>
                </w:rPr>
                <w:t>Carla Machado</w:t>
              </w:r>
            </w:ins>
          </w:p>
        </w:tc>
        <w:tc>
          <w:tcPr>
            <w:tcW w:w="1729" w:type="dxa"/>
            <w:vAlign w:val="center"/>
          </w:tcPr>
          <w:p w:rsidR="0068587E" w:rsidRPr="000B31EC" w:rsidRDefault="00331C1C" w:rsidP="0071045A">
            <w:pPr>
              <w:keepNext/>
              <w:jc w:val="center"/>
              <w:rPr>
                <w:lang w:val="en-US"/>
              </w:rPr>
            </w:pPr>
            <w:ins w:id="129" w:author="Carla" w:date="2013-05-30T00:54:00Z">
              <w:r>
                <w:rPr>
                  <w:lang w:val="en-US"/>
                </w:rPr>
                <w:t>Ready for Approval</w:t>
              </w:r>
            </w:ins>
          </w:p>
        </w:tc>
      </w:tr>
      <w:tr w:rsidR="0068587E" w:rsidRPr="00331C1C" w:rsidTr="0071045A">
        <w:tc>
          <w:tcPr>
            <w:tcW w:w="1728" w:type="dxa"/>
            <w:vAlign w:val="center"/>
          </w:tcPr>
          <w:p w:rsidR="0068587E" w:rsidRPr="000B31EC" w:rsidRDefault="0068587E" w:rsidP="0071045A">
            <w:pPr>
              <w:pStyle w:val="SemEspaamento"/>
              <w:jc w:val="center"/>
              <w:rPr>
                <w:rFonts w:eastAsiaTheme="minorHAnsi"/>
                <w:lang w:val="en-US"/>
              </w:rPr>
            </w:pPr>
          </w:p>
        </w:tc>
        <w:tc>
          <w:tcPr>
            <w:tcW w:w="2201" w:type="dxa"/>
            <w:vAlign w:val="center"/>
          </w:tcPr>
          <w:p w:rsidR="0068587E" w:rsidRPr="000B31EC" w:rsidRDefault="0068587E" w:rsidP="0071045A">
            <w:pPr>
              <w:jc w:val="center"/>
              <w:rPr>
                <w:lang w:val="en-US"/>
              </w:rPr>
            </w:pPr>
          </w:p>
        </w:tc>
        <w:tc>
          <w:tcPr>
            <w:tcW w:w="1729" w:type="dxa"/>
            <w:vAlign w:val="center"/>
          </w:tcPr>
          <w:p w:rsidR="0068587E" w:rsidRPr="000B31EC" w:rsidRDefault="0068587E" w:rsidP="0071045A">
            <w:pPr>
              <w:jc w:val="center"/>
              <w:rPr>
                <w:lang w:val="en-US"/>
              </w:rPr>
            </w:pPr>
          </w:p>
        </w:tc>
        <w:tc>
          <w:tcPr>
            <w:tcW w:w="971" w:type="dxa"/>
            <w:vAlign w:val="center"/>
          </w:tcPr>
          <w:p w:rsidR="0068587E" w:rsidRPr="000B31EC" w:rsidRDefault="0068587E" w:rsidP="0071045A">
            <w:pPr>
              <w:jc w:val="center"/>
              <w:rPr>
                <w:lang w:val="en-US"/>
              </w:rPr>
            </w:pPr>
          </w:p>
        </w:tc>
        <w:tc>
          <w:tcPr>
            <w:tcW w:w="1249" w:type="dxa"/>
            <w:vAlign w:val="center"/>
          </w:tcPr>
          <w:p w:rsidR="0068587E" w:rsidRPr="000B31EC" w:rsidRDefault="0068587E" w:rsidP="0071045A">
            <w:pPr>
              <w:jc w:val="center"/>
              <w:rPr>
                <w:lang w:val="en-US"/>
              </w:rPr>
            </w:pPr>
          </w:p>
        </w:tc>
        <w:tc>
          <w:tcPr>
            <w:tcW w:w="1729" w:type="dxa"/>
            <w:vAlign w:val="center"/>
          </w:tcPr>
          <w:p w:rsidR="0068587E" w:rsidRPr="000B31EC" w:rsidRDefault="0068587E" w:rsidP="0071045A">
            <w:pPr>
              <w:keepNext/>
              <w:jc w:val="center"/>
              <w:rPr>
                <w:lang w:val="en-US"/>
              </w:rPr>
            </w:pPr>
          </w:p>
        </w:tc>
      </w:tr>
      <w:tr w:rsidR="0071045A" w:rsidRPr="00331C1C" w:rsidTr="0071045A">
        <w:tc>
          <w:tcPr>
            <w:tcW w:w="1728" w:type="dxa"/>
            <w:vAlign w:val="center"/>
          </w:tcPr>
          <w:p w:rsidR="0071045A" w:rsidRPr="000B31EC" w:rsidRDefault="0071045A" w:rsidP="0071045A">
            <w:pPr>
              <w:pStyle w:val="SemEspaamento"/>
              <w:jc w:val="center"/>
              <w:rPr>
                <w:rFonts w:eastAsiaTheme="minorHAnsi"/>
                <w:lang w:val="en-US"/>
              </w:rPr>
            </w:pPr>
          </w:p>
        </w:tc>
        <w:tc>
          <w:tcPr>
            <w:tcW w:w="2201" w:type="dxa"/>
            <w:vAlign w:val="center"/>
          </w:tcPr>
          <w:p w:rsidR="0071045A" w:rsidRPr="000B31EC" w:rsidRDefault="0071045A" w:rsidP="0071045A">
            <w:pPr>
              <w:jc w:val="center"/>
              <w:rPr>
                <w:lang w:val="en-US"/>
              </w:rPr>
            </w:pPr>
          </w:p>
        </w:tc>
        <w:tc>
          <w:tcPr>
            <w:tcW w:w="1729" w:type="dxa"/>
            <w:vAlign w:val="center"/>
          </w:tcPr>
          <w:p w:rsidR="0071045A" w:rsidRPr="000B31EC" w:rsidRDefault="0071045A" w:rsidP="0071045A">
            <w:pPr>
              <w:jc w:val="center"/>
              <w:rPr>
                <w:lang w:val="en-US"/>
              </w:rPr>
            </w:pPr>
          </w:p>
        </w:tc>
        <w:tc>
          <w:tcPr>
            <w:tcW w:w="971" w:type="dxa"/>
            <w:vAlign w:val="center"/>
          </w:tcPr>
          <w:p w:rsidR="0071045A" w:rsidRPr="000B31EC" w:rsidRDefault="0071045A" w:rsidP="0071045A">
            <w:pPr>
              <w:jc w:val="center"/>
              <w:rPr>
                <w:lang w:val="en-US"/>
              </w:rPr>
            </w:pPr>
          </w:p>
        </w:tc>
        <w:tc>
          <w:tcPr>
            <w:tcW w:w="1249" w:type="dxa"/>
            <w:vAlign w:val="center"/>
          </w:tcPr>
          <w:p w:rsidR="0071045A" w:rsidRPr="000B31EC" w:rsidRDefault="0071045A" w:rsidP="0071045A">
            <w:pPr>
              <w:jc w:val="center"/>
              <w:rPr>
                <w:lang w:val="en-US"/>
              </w:rPr>
            </w:pPr>
          </w:p>
        </w:tc>
        <w:tc>
          <w:tcPr>
            <w:tcW w:w="1729" w:type="dxa"/>
            <w:vAlign w:val="center"/>
          </w:tcPr>
          <w:p w:rsidR="0071045A" w:rsidRPr="000B31EC" w:rsidRDefault="0071045A" w:rsidP="0071045A">
            <w:pPr>
              <w:keepNext/>
              <w:jc w:val="center"/>
              <w:rPr>
                <w:lang w:val="en-US"/>
              </w:rPr>
            </w:pPr>
          </w:p>
        </w:tc>
      </w:tr>
      <w:tr w:rsidR="0068587E" w:rsidRPr="00331C1C" w:rsidTr="0071045A">
        <w:tc>
          <w:tcPr>
            <w:tcW w:w="1728" w:type="dxa"/>
            <w:vAlign w:val="center"/>
          </w:tcPr>
          <w:p w:rsidR="0068587E" w:rsidRPr="000B31EC" w:rsidRDefault="0068587E" w:rsidP="0071045A">
            <w:pPr>
              <w:pStyle w:val="SemEspaamento"/>
              <w:jc w:val="center"/>
              <w:rPr>
                <w:rFonts w:eastAsiaTheme="minorHAnsi"/>
                <w:lang w:val="en-US"/>
              </w:rPr>
            </w:pPr>
          </w:p>
        </w:tc>
        <w:tc>
          <w:tcPr>
            <w:tcW w:w="2201" w:type="dxa"/>
            <w:vAlign w:val="center"/>
          </w:tcPr>
          <w:p w:rsidR="0068587E" w:rsidRPr="000B31EC" w:rsidRDefault="0068587E" w:rsidP="0071045A">
            <w:pPr>
              <w:jc w:val="center"/>
              <w:rPr>
                <w:lang w:val="en-US"/>
              </w:rPr>
            </w:pPr>
          </w:p>
        </w:tc>
        <w:tc>
          <w:tcPr>
            <w:tcW w:w="1729" w:type="dxa"/>
            <w:vAlign w:val="center"/>
          </w:tcPr>
          <w:p w:rsidR="0068587E" w:rsidRPr="000B31EC" w:rsidRDefault="0068587E" w:rsidP="0071045A">
            <w:pPr>
              <w:jc w:val="center"/>
              <w:rPr>
                <w:lang w:val="en-US"/>
              </w:rPr>
            </w:pPr>
          </w:p>
        </w:tc>
        <w:tc>
          <w:tcPr>
            <w:tcW w:w="971" w:type="dxa"/>
            <w:vAlign w:val="center"/>
          </w:tcPr>
          <w:p w:rsidR="0068587E" w:rsidRPr="000B31EC" w:rsidRDefault="0068587E" w:rsidP="0071045A">
            <w:pPr>
              <w:jc w:val="center"/>
              <w:rPr>
                <w:lang w:val="en-US"/>
              </w:rPr>
            </w:pPr>
          </w:p>
        </w:tc>
        <w:tc>
          <w:tcPr>
            <w:tcW w:w="1249" w:type="dxa"/>
            <w:vAlign w:val="center"/>
          </w:tcPr>
          <w:p w:rsidR="0068587E" w:rsidRPr="000B31EC" w:rsidRDefault="0068587E" w:rsidP="0071045A">
            <w:pPr>
              <w:jc w:val="center"/>
              <w:rPr>
                <w:lang w:val="en-US"/>
              </w:rPr>
            </w:pPr>
          </w:p>
        </w:tc>
        <w:tc>
          <w:tcPr>
            <w:tcW w:w="1729" w:type="dxa"/>
            <w:vAlign w:val="center"/>
          </w:tcPr>
          <w:p w:rsidR="0068587E" w:rsidRPr="000B31EC" w:rsidRDefault="0068587E" w:rsidP="0071045A">
            <w:pPr>
              <w:keepNext/>
              <w:jc w:val="center"/>
              <w:rPr>
                <w:lang w:val="en-US"/>
              </w:rPr>
            </w:pPr>
          </w:p>
        </w:tc>
      </w:tr>
      <w:tr w:rsidR="0068587E" w:rsidRPr="00331C1C" w:rsidTr="0071045A">
        <w:tc>
          <w:tcPr>
            <w:tcW w:w="1728" w:type="dxa"/>
            <w:vAlign w:val="center"/>
          </w:tcPr>
          <w:p w:rsidR="0068587E" w:rsidRPr="000B31EC" w:rsidRDefault="0068587E" w:rsidP="0071045A">
            <w:pPr>
              <w:pStyle w:val="SemEspaamento"/>
              <w:jc w:val="center"/>
              <w:rPr>
                <w:rFonts w:eastAsiaTheme="minorHAnsi"/>
                <w:lang w:val="en-US"/>
              </w:rPr>
            </w:pPr>
          </w:p>
        </w:tc>
        <w:tc>
          <w:tcPr>
            <w:tcW w:w="2201" w:type="dxa"/>
            <w:vAlign w:val="center"/>
          </w:tcPr>
          <w:p w:rsidR="0068587E" w:rsidRPr="000B31EC" w:rsidRDefault="0068587E" w:rsidP="0071045A">
            <w:pPr>
              <w:jc w:val="center"/>
              <w:rPr>
                <w:lang w:val="en-US"/>
              </w:rPr>
            </w:pPr>
          </w:p>
        </w:tc>
        <w:tc>
          <w:tcPr>
            <w:tcW w:w="1729" w:type="dxa"/>
            <w:vAlign w:val="center"/>
          </w:tcPr>
          <w:p w:rsidR="0068587E" w:rsidRPr="000B31EC" w:rsidRDefault="0068587E" w:rsidP="0071045A">
            <w:pPr>
              <w:jc w:val="center"/>
              <w:rPr>
                <w:lang w:val="en-US"/>
              </w:rPr>
            </w:pPr>
          </w:p>
        </w:tc>
        <w:tc>
          <w:tcPr>
            <w:tcW w:w="971" w:type="dxa"/>
            <w:vAlign w:val="center"/>
          </w:tcPr>
          <w:p w:rsidR="0068587E" w:rsidRPr="000B31EC" w:rsidRDefault="0068587E" w:rsidP="0071045A">
            <w:pPr>
              <w:jc w:val="center"/>
              <w:rPr>
                <w:lang w:val="en-US"/>
              </w:rPr>
            </w:pPr>
          </w:p>
        </w:tc>
        <w:tc>
          <w:tcPr>
            <w:tcW w:w="1249" w:type="dxa"/>
            <w:vAlign w:val="center"/>
          </w:tcPr>
          <w:p w:rsidR="0068587E" w:rsidRPr="000B31EC" w:rsidRDefault="0068587E" w:rsidP="0071045A">
            <w:pPr>
              <w:jc w:val="center"/>
              <w:rPr>
                <w:lang w:val="en-US"/>
              </w:rPr>
            </w:pPr>
          </w:p>
        </w:tc>
        <w:tc>
          <w:tcPr>
            <w:tcW w:w="1729" w:type="dxa"/>
            <w:vAlign w:val="center"/>
          </w:tcPr>
          <w:p w:rsidR="0068587E" w:rsidRPr="000B31EC" w:rsidRDefault="0068587E" w:rsidP="0071045A">
            <w:pPr>
              <w:keepNext/>
              <w:jc w:val="center"/>
              <w:rPr>
                <w:lang w:val="en-US"/>
              </w:rPr>
            </w:pPr>
          </w:p>
        </w:tc>
      </w:tr>
      <w:tr w:rsidR="0068587E" w:rsidRPr="00331C1C" w:rsidTr="0071045A">
        <w:tc>
          <w:tcPr>
            <w:tcW w:w="1728" w:type="dxa"/>
            <w:vAlign w:val="center"/>
          </w:tcPr>
          <w:p w:rsidR="0068587E" w:rsidRPr="000B31EC" w:rsidRDefault="0068587E" w:rsidP="0071045A">
            <w:pPr>
              <w:pStyle w:val="SemEspaamento"/>
              <w:jc w:val="center"/>
              <w:rPr>
                <w:rFonts w:eastAsiaTheme="minorHAnsi"/>
                <w:lang w:val="en-US"/>
              </w:rPr>
            </w:pPr>
          </w:p>
        </w:tc>
        <w:tc>
          <w:tcPr>
            <w:tcW w:w="2201" w:type="dxa"/>
            <w:vAlign w:val="center"/>
          </w:tcPr>
          <w:p w:rsidR="0068587E" w:rsidRPr="000B31EC" w:rsidRDefault="0068587E" w:rsidP="0071045A">
            <w:pPr>
              <w:jc w:val="center"/>
              <w:rPr>
                <w:lang w:val="en-US"/>
              </w:rPr>
            </w:pPr>
          </w:p>
        </w:tc>
        <w:tc>
          <w:tcPr>
            <w:tcW w:w="1729" w:type="dxa"/>
            <w:vAlign w:val="center"/>
          </w:tcPr>
          <w:p w:rsidR="0068587E" w:rsidRPr="000B31EC" w:rsidRDefault="0068587E" w:rsidP="0071045A">
            <w:pPr>
              <w:jc w:val="center"/>
              <w:rPr>
                <w:lang w:val="en-US"/>
              </w:rPr>
            </w:pPr>
          </w:p>
        </w:tc>
        <w:tc>
          <w:tcPr>
            <w:tcW w:w="971" w:type="dxa"/>
            <w:vAlign w:val="center"/>
          </w:tcPr>
          <w:p w:rsidR="0068587E" w:rsidRPr="000B31EC" w:rsidRDefault="0068587E" w:rsidP="0071045A">
            <w:pPr>
              <w:jc w:val="center"/>
              <w:rPr>
                <w:lang w:val="en-US"/>
              </w:rPr>
            </w:pPr>
          </w:p>
        </w:tc>
        <w:tc>
          <w:tcPr>
            <w:tcW w:w="1249" w:type="dxa"/>
            <w:vAlign w:val="center"/>
          </w:tcPr>
          <w:p w:rsidR="0068587E" w:rsidRPr="000B31EC" w:rsidRDefault="0068587E" w:rsidP="0071045A">
            <w:pPr>
              <w:jc w:val="center"/>
              <w:rPr>
                <w:lang w:val="en-US"/>
              </w:rPr>
            </w:pPr>
          </w:p>
        </w:tc>
        <w:tc>
          <w:tcPr>
            <w:tcW w:w="1729" w:type="dxa"/>
            <w:vAlign w:val="center"/>
          </w:tcPr>
          <w:p w:rsidR="0068587E" w:rsidRPr="000B31EC" w:rsidRDefault="0068587E" w:rsidP="0071045A">
            <w:pPr>
              <w:keepNext/>
              <w:jc w:val="center"/>
              <w:rPr>
                <w:lang w:val="en-US"/>
              </w:rPr>
            </w:pPr>
          </w:p>
        </w:tc>
      </w:tr>
    </w:tbl>
    <w:p w:rsidR="00895D61" w:rsidRPr="000B31EC" w:rsidRDefault="0071045A" w:rsidP="0071045A">
      <w:pPr>
        <w:pStyle w:val="Legenda"/>
        <w:rPr>
          <w:lang w:val="en-US"/>
        </w:rPr>
      </w:pPr>
      <w:bookmarkStart w:id="130" w:name="_Toc356703181"/>
      <w:r w:rsidRPr="000B31EC">
        <w:rPr>
          <w:lang w:val="en-US"/>
        </w:rPr>
        <w:t xml:space="preserve">Table </w:t>
      </w:r>
      <w:r w:rsidR="00DF5B6C" w:rsidRPr="00F6228A">
        <w:rPr>
          <w:lang w:val="en-US"/>
        </w:rPr>
        <w:fldChar w:fldCharType="begin"/>
      </w:r>
      <w:r w:rsidR="005D7A32" w:rsidRPr="000B31EC">
        <w:rPr>
          <w:lang w:val="en-US"/>
        </w:rPr>
        <w:instrText xml:space="preserve"> SEQ Table \* ARABIC </w:instrText>
      </w:r>
      <w:r w:rsidR="00DF5B6C" w:rsidRPr="00F6228A">
        <w:rPr>
          <w:lang w:val="en-US"/>
        </w:rPr>
        <w:fldChar w:fldCharType="separate"/>
      </w:r>
      <w:r w:rsidR="00332408" w:rsidRPr="000B31EC">
        <w:rPr>
          <w:noProof/>
          <w:lang w:val="en-US"/>
        </w:rPr>
        <w:t>2</w:t>
      </w:r>
      <w:r w:rsidR="00DF5B6C" w:rsidRPr="00F6228A">
        <w:rPr>
          <w:noProof/>
          <w:lang w:val="en-US"/>
        </w:rPr>
        <w:fldChar w:fldCharType="end"/>
      </w:r>
      <w:r w:rsidRPr="000B31EC">
        <w:rPr>
          <w:lang w:val="en-US"/>
        </w:rPr>
        <w:t>: Version history</w:t>
      </w:r>
      <w:bookmarkEnd w:id="130"/>
    </w:p>
    <w:p w:rsidR="00895D61" w:rsidRPr="000B31EC" w:rsidRDefault="00895D61">
      <w:pPr>
        <w:rPr>
          <w:lang w:val="en-US"/>
        </w:rPr>
      </w:pPr>
    </w:p>
    <w:p w:rsidR="0071045A" w:rsidRPr="000B31EC" w:rsidRDefault="0071045A">
      <w:pPr>
        <w:rPr>
          <w:lang w:val="en-US"/>
        </w:rPr>
        <w:sectPr w:rsidR="0071045A" w:rsidRPr="000B31EC" w:rsidSect="006F3F7C">
          <w:footerReference w:type="default" r:id="rId14"/>
          <w:pgSz w:w="11906" w:h="16838"/>
          <w:pgMar w:top="1417" w:right="1701" w:bottom="1417" w:left="1701" w:header="708" w:footer="708" w:gutter="0"/>
          <w:pgNumType w:fmt="lowerRoman" w:start="1"/>
          <w:cols w:space="708"/>
          <w:docGrid w:linePitch="360"/>
        </w:sectPr>
      </w:pPr>
    </w:p>
    <w:p w:rsidR="006E7EFD" w:rsidRPr="000B31EC" w:rsidRDefault="006E7EFD" w:rsidP="006E7EFD">
      <w:pPr>
        <w:pStyle w:val="Ttulo1"/>
        <w:rPr>
          <w:rFonts w:eastAsia="Times New Roman"/>
          <w:bCs w:val="0"/>
          <w:szCs w:val="24"/>
          <w:lang w:val="en-US"/>
        </w:rPr>
      </w:pPr>
      <w:bookmarkStart w:id="131" w:name="_Toc357353629"/>
      <w:bookmarkStart w:id="132" w:name="Acceptance_Tests"/>
      <w:bookmarkStart w:id="133" w:name="BKM_D9FDC75B_4463_43da_BED1_E8FC2AB12567"/>
      <w:r w:rsidRPr="000B31EC">
        <w:rPr>
          <w:rFonts w:eastAsia="Times New Roman"/>
          <w:bCs w:val="0"/>
          <w:szCs w:val="24"/>
          <w:lang w:val="en-US"/>
        </w:rPr>
        <w:lastRenderedPageBreak/>
        <w:t xml:space="preserve">Package: </w:t>
      </w:r>
      <w:r w:rsidR="00DF5B6C" w:rsidRPr="00F6228A">
        <w:rPr>
          <w:rFonts w:eastAsia="Times New Roman"/>
          <w:bCs w:val="0"/>
          <w:szCs w:val="24"/>
          <w:lang w:val="en-US"/>
        </w:rPr>
        <w:fldChar w:fldCharType="begin" w:fldLock="1"/>
      </w:r>
      <w:r w:rsidRPr="000B31EC">
        <w:rPr>
          <w:rFonts w:eastAsia="Times New Roman"/>
          <w:bCs w:val="0"/>
          <w:szCs w:val="24"/>
          <w:lang w:val="en-US"/>
        </w:rPr>
        <w:instrText>MERGEFIELD Pkg.Name</w:instrText>
      </w:r>
      <w:r w:rsidR="00DF5B6C" w:rsidRPr="00F6228A">
        <w:rPr>
          <w:rFonts w:eastAsia="Times New Roman"/>
          <w:bCs w:val="0"/>
          <w:szCs w:val="24"/>
          <w:lang w:val="en-US"/>
        </w:rPr>
        <w:fldChar w:fldCharType="separate"/>
      </w:r>
      <w:r w:rsidRPr="000B31EC">
        <w:rPr>
          <w:rFonts w:eastAsia="Times New Roman"/>
          <w:bCs w:val="0"/>
          <w:szCs w:val="24"/>
          <w:lang w:val="en-US"/>
        </w:rPr>
        <w:t>Acceptance Tests</w:t>
      </w:r>
      <w:bookmarkEnd w:id="131"/>
      <w:r w:rsidR="00DF5B6C" w:rsidRPr="00F6228A">
        <w:rPr>
          <w:rFonts w:eastAsia="Times New Roman"/>
          <w:bCs w:val="0"/>
          <w:szCs w:val="24"/>
          <w:lang w:val="en-US"/>
        </w:rPr>
        <w:fldChar w:fldCharType="end"/>
      </w:r>
    </w:p>
    <w:p w:rsidR="006E7EFD" w:rsidRPr="00F6228A" w:rsidRDefault="006E7EFD" w:rsidP="006E7EFD">
      <w:pPr>
        <w:pStyle w:val="Ttulo3"/>
        <w:rPr>
          <w:rFonts w:eastAsia="Times New Roman"/>
          <w:bCs/>
          <w:lang w:val="en-US"/>
        </w:rPr>
      </w:pPr>
      <w:bookmarkStart w:id="134" w:name="_Toc357353630"/>
      <w:bookmarkStart w:id="135" w:name="BKM_2BCE938B_D3FC_412b_9C81_CB7A21E0188C"/>
      <w:r w:rsidRPr="00F6228A">
        <w:rPr>
          <w:rFonts w:eastAsia="Times New Roman"/>
          <w:bCs/>
          <w:lang w:val="en-US"/>
        </w:rPr>
        <w:t xml:space="preserve">Diagram: </w:t>
      </w:r>
      <w:r w:rsidR="00DF5B6C" w:rsidRPr="00F6228A">
        <w:rPr>
          <w:rFonts w:eastAsia="Times New Roman"/>
          <w:bCs/>
          <w:lang w:val="en-US"/>
        </w:rPr>
        <w:fldChar w:fldCharType="begin" w:fldLock="1"/>
      </w:r>
      <w:r w:rsidRPr="00F6228A">
        <w:rPr>
          <w:rFonts w:eastAsia="Times New Roman"/>
          <w:bCs/>
          <w:lang w:val="en-US"/>
        </w:rPr>
        <w:instrText>MERGEFIELD Diagram.Name</w:instrText>
      </w:r>
      <w:r w:rsidR="00DF5B6C" w:rsidRPr="00F6228A">
        <w:rPr>
          <w:rFonts w:eastAsia="Times New Roman"/>
          <w:bCs/>
          <w:lang w:val="en-US"/>
        </w:rPr>
        <w:fldChar w:fldCharType="separate"/>
      </w:r>
      <w:r w:rsidRPr="00F6228A">
        <w:rPr>
          <w:rFonts w:eastAsia="Times New Roman"/>
          <w:bCs/>
          <w:lang w:val="en-US"/>
        </w:rPr>
        <w:t>Acceptance Tests</w:t>
      </w:r>
      <w:bookmarkEnd w:id="134"/>
      <w:r w:rsidR="00DF5B6C" w:rsidRPr="00F6228A">
        <w:rPr>
          <w:rFonts w:eastAsia="Times New Roman"/>
          <w:bCs/>
          <w:lang w:val="en-US"/>
        </w:rPr>
        <w:fldChar w:fldCharType="end"/>
      </w:r>
    </w:p>
    <w:p w:rsidR="006E7EFD" w:rsidRPr="00F6228A" w:rsidRDefault="006E7EFD" w:rsidP="006E7EFD">
      <w:pPr>
        <w:jc w:val="center"/>
        <w:rPr>
          <w:rFonts w:ascii="Times New Roman" w:hAnsi="Times New Roman"/>
          <w:szCs w:val="24"/>
          <w:lang w:val="en-US"/>
        </w:rPr>
      </w:pPr>
      <w:commentRangeStart w:id="136"/>
      <w:commentRangeStart w:id="137"/>
      <w:r w:rsidRPr="00F6228A">
        <w:rPr>
          <w:noProof/>
          <w:sz w:val="20"/>
          <w:szCs w:val="24"/>
          <w:lang w:eastAsia="pt-PT"/>
        </w:rPr>
        <w:drawing>
          <wp:inline distT="0" distB="0" distL="0" distR="0">
            <wp:extent cx="5446218" cy="799551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191" cy="8008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36"/>
      <w:commentRangeEnd w:id="137"/>
      <w:r w:rsidR="0035655E">
        <w:rPr>
          <w:rStyle w:val="Refdecomentrio"/>
          <w:rFonts w:ascii="Arial" w:eastAsiaTheme="minorEastAsia" w:hAnsi="Arial"/>
          <w:color w:val="000000"/>
          <w:lang w:val="en-AU" w:eastAsia="pt-PT"/>
        </w:rPr>
        <w:commentReference w:id="136"/>
      </w:r>
      <w:r w:rsidR="004B3273">
        <w:rPr>
          <w:rStyle w:val="Refdecomentrio"/>
          <w:rFonts w:ascii="Arial" w:eastAsiaTheme="minorEastAsia" w:hAnsi="Arial"/>
          <w:color w:val="000000"/>
          <w:lang w:val="en-AU" w:eastAsia="pt-PT"/>
        </w:rPr>
        <w:commentReference w:id="137"/>
      </w:r>
      <w:r w:rsidRPr="00F6228A">
        <w:rPr>
          <w:rFonts w:ascii="Times New Roman" w:hAnsi="Times New Roman"/>
          <w:szCs w:val="24"/>
          <w:lang w:val="en-US"/>
        </w:rPr>
        <w:t xml:space="preserve"> </w:t>
      </w:r>
      <w:bookmarkEnd w:id="135"/>
    </w:p>
    <w:p w:rsidR="006E7EFD" w:rsidRPr="00F6228A" w:rsidRDefault="006E7EFD" w:rsidP="006E7EFD">
      <w:pPr>
        <w:rPr>
          <w:rFonts w:ascii="Times New Roman" w:hAnsi="Times New Roman"/>
          <w:szCs w:val="24"/>
          <w:lang w:val="en-US"/>
        </w:rPr>
      </w:pPr>
    </w:p>
    <w:p w:rsidR="006E7EFD" w:rsidRPr="00F6228A" w:rsidRDefault="006E7EFD" w:rsidP="006E7EFD">
      <w:pPr>
        <w:pStyle w:val="Ttulo3"/>
        <w:rPr>
          <w:rFonts w:eastAsia="Times New Roman"/>
          <w:bCs/>
          <w:lang w:val="en-US"/>
        </w:rPr>
      </w:pPr>
      <w:bookmarkStart w:id="138" w:name="_Toc357353631"/>
      <w:r w:rsidRPr="00F6228A">
        <w:rPr>
          <w:rFonts w:eastAsia="Times New Roman"/>
          <w:bCs/>
          <w:lang w:val="en-US"/>
        </w:rPr>
        <w:t xml:space="preserve">Diagram: </w:t>
      </w:r>
      <w:r w:rsidR="00DF5B6C" w:rsidRPr="00F6228A">
        <w:rPr>
          <w:rFonts w:eastAsia="Times New Roman"/>
          <w:bCs/>
          <w:lang w:val="en-US"/>
        </w:rPr>
        <w:fldChar w:fldCharType="begin" w:fldLock="1"/>
      </w:r>
      <w:r w:rsidRPr="00F6228A">
        <w:rPr>
          <w:rFonts w:eastAsia="Times New Roman"/>
          <w:bCs/>
          <w:lang w:val="en-US"/>
        </w:rPr>
        <w:instrText>MERGEFIELD Diagram.Name</w:instrText>
      </w:r>
      <w:r w:rsidR="00DF5B6C" w:rsidRPr="00F6228A">
        <w:rPr>
          <w:rFonts w:eastAsia="Times New Roman"/>
          <w:bCs/>
          <w:lang w:val="en-US"/>
        </w:rPr>
        <w:fldChar w:fldCharType="separate"/>
      </w:r>
      <w:r w:rsidRPr="00F6228A">
        <w:rPr>
          <w:rFonts w:eastAsia="Times New Roman"/>
          <w:bCs/>
          <w:lang w:val="en-US"/>
        </w:rPr>
        <w:t>Acceptance</w:t>
      </w:r>
      <w:bookmarkEnd w:id="138"/>
      <w:r w:rsidR="00DF5B6C" w:rsidRPr="00F6228A">
        <w:rPr>
          <w:rFonts w:eastAsia="Times New Roman"/>
          <w:bCs/>
          <w:lang w:val="en-US"/>
        </w:rPr>
        <w:fldChar w:fldCharType="end"/>
      </w:r>
    </w:p>
    <w:p w:rsidR="006E7EFD" w:rsidRPr="00F6228A" w:rsidRDefault="006E7EFD" w:rsidP="006E7EFD">
      <w:pPr>
        <w:rPr>
          <w:sz w:val="20"/>
          <w:szCs w:val="24"/>
          <w:lang w:val="en-US"/>
        </w:rPr>
      </w:pPr>
      <w:commentRangeStart w:id="139"/>
      <w:r w:rsidRPr="00F6228A">
        <w:rPr>
          <w:noProof/>
          <w:sz w:val="20"/>
          <w:szCs w:val="24"/>
          <w:lang w:eastAsia="pt-PT"/>
        </w:rPr>
        <w:drawing>
          <wp:inline distT="0" distB="0" distL="0" distR="0">
            <wp:extent cx="6210935" cy="54953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935" cy="549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39"/>
      <w:r w:rsidR="004B3273">
        <w:rPr>
          <w:rStyle w:val="Refdecomentrio"/>
          <w:rFonts w:ascii="Arial" w:eastAsiaTheme="minorEastAsia" w:hAnsi="Arial"/>
          <w:color w:val="000000"/>
          <w:lang w:val="en-AU" w:eastAsia="pt-PT"/>
        </w:rPr>
        <w:commentReference w:id="139"/>
      </w:r>
    </w:p>
    <w:p w:rsidR="006E7EFD" w:rsidRDefault="006E7EFD" w:rsidP="006E7EFD">
      <w:pPr>
        <w:rPr>
          <w:rFonts w:eastAsia="Times New Roman"/>
          <w:sz w:val="24"/>
          <w:szCs w:val="24"/>
          <w:lang w:val="en-US"/>
        </w:rPr>
      </w:pPr>
      <w:r w:rsidRPr="00F6228A">
        <w:rPr>
          <w:rFonts w:eastAsia="Times New Roman"/>
          <w:sz w:val="24"/>
          <w:szCs w:val="24"/>
          <w:lang w:val="en-US"/>
        </w:rPr>
        <w:br w:type="page"/>
      </w:r>
    </w:p>
    <w:tbl>
      <w:tblPr>
        <w:tblW w:w="0" w:type="auto"/>
        <w:tblLayout w:type="fixed"/>
        <w:tblCellMar>
          <w:left w:w="60" w:type="dxa"/>
          <w:right w:w="60" w:type="dxa"/>
        </w:tblCellMar>
        <w:tblLook w:val="0000"/>
      </w:tblPr>
      <w:tblGrid>
        <w:gridCol w:w="1500"/>
        <w:gridCol w:w="2031"/>
        <w:gridCol w:w="2769"/>
        <w:gridCol w:w="3498"/>
      </w:tblGrid>
      <w:tr w:rsidR="009E6154" w:rsidRPr="000B31EC" w:rsidTr="009E6154"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9E6154" w:rsidRPr="00F6228A" w:rsidRDefault="009E6154" w:rsidP="009E6154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bookmarkStart w:id="140" w:name="BKM_2CA4B286_C97E_4a79_9244_18D78BD551FF"/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lastRenderedPageBreak/>
              <w:t>Use Case:</w:t>
            </w:r>
          </w:p>
        </w:tc>
        <w:tc>
          <w:tcPr>
            <w:tcW w:w="4800" w:type="dxa"/>
            <w:gridSpan w:val="2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9E6154" w:rsidRPr="00F6228A" w:rsidRDefault="00DF5B6C" w:rsidP="009E6154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9E6154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9E6154" w:rsidRPr="00F6228A">
              <w:rPr>
                <w:rFonts w:ascii="Times New Roman" w:hAnsi="Times New Roman"/>
                <w:szCs w:val="24"/>
                <w:lang w:val="en-US"/>
              </w:rPr>
              <w:instrText>Element.Name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9E6154" w:rsidRPr="00F6228A">
              <w:rPr>
                <w:rFonts w:ascii="Times New Roman" w:hAnsi="Times New Roman"/>
                <w:szCs w:val="24"/>
                <w:lang w:val="en-US"/>
              </w:rPr>
              <w:t>Deactivate inactivity time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9E6154" w:rsidRPr="00F6228A" w:rsidRDefault="009E6154" w:rsidP="009E6154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>
              <w:rPr>
                <w:rFonts w:ascii="Times New Roman" w:hAnsi="Times New Roman"/>
                <w:szCs w:val="24"/>
                <w:lang w:val="en-US"/>
              </w:rPr>
              <w:t>Test Id: T1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Element.Alias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9E6154" w:rsidRPr="000B31EC" w:rsidTr="009E6154"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9E6154" w:rsidRPr="00F6228A" w:rsidRDefault="009E6154" w:rsidP="009E6154">
            <w:pPr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Status:</w:t>
            </w:r>
          </w:p>
        </w:tc>
        <w:tc>
          <w:tcPr>
            <w:tcW w:w="2031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9E6154" w:rsidRPr="00F6228A" w:rsidRDefault="00DF5B6C" w:rsidP="009E6154">
            <w:pPr>
              <w:tabs>
                <w:tab w:val="left" w:pos="2160"/>
                <w:tab w:val="left" w:pos="3150"/>
                <w:tab w:val="left" w:pos="567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9E6154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9E6154" w:rsidRPr="00F6228A">
              <w:rPr>
                <w:rFonts w:ascii="Times New Roman" w:hAnsi="Times New Roman"/>
                <w:szCs w:val="24"/>
                <w:lang w:val="en-US"/>
              </w:rPr>
              <w:instrText>Element.Status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del w:id="141" w:author="David Silva" w:date="2013-05-27T21:24:00Z">
              <w:r w:rsidR="009E6154" w:rsidRPr="00F6228A" w:rsidDel="00A46F0C">
                <w:rPr>
                  <w:rFonts w:ascii="Times New Roman" w:hAnsi="Times New Roman"/>
                  <w:szCs w:val="24"/>
                  <w:lang w:val="en-US"/>
                </w:rPr>
                <w:delText>Proposed</w:delText>
              </w:r>
            </w:del>
            <w:ins w:id="142" w:author="David Silva" w:date="2013-05-27T21:24:00Z">
              <w:r w:rsidR="00A46F0C">
                <w:rPr>
                  <w:rFonts w:ascii="Times New Roman" w:hAnsi="Times New Roman"/>
                  <w:szCs w:val="24"/>
                  <w:lang w:val="en-US"/>
                </w:rPr>
                <w:t>Draft</w:t>
              </w:r>
            </w:ins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2769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9E6154" w:rsidRPr="00F6228A" w:rsidRDefault="009E6154" w:rsidP="009E6154">
            <w:pPr>
              <w:tabs>
                <w:tab w:val="left" w:pos="900"/>
                <w:tab w:val="left" w:pos="3150"/>
                <w:tab w:val="left" w:pos="5670"/>
              </w:tabs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Version: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Element.Version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1.0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9E6154" w:rsidRPr="00F6228A" w:rsidRDefault="009E6154" w:rsidP="009E6154">
            <w:pPr>
              <w:tabs>
                <w:tab w:val="left" w:pos="990"/>
                <w:tab w:val="left" w:pos="4590"/>
                <w:tab w:val="left" w:pos="567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Phase: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Element.Phase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1.0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9E6154" w:rsidRPr="000B31EC" w:rsidTr="009E6154">
        <w:trPr>
          <w:trHeight w:val="280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9E6154" w:rsidRPr="00F6228A" w:rsidRDefault="009E6154" w:rsidP="009E6154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Author:</w:t>
            </w:r>
          </w:p>
        </w:tc>
        <w:tc>
          <w:tcPr>
            <w:tcW w:w="2031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9E6154" w:rsidRPr="00F6228A" w:rsidRDefault="00DF5B6C" w:rsidP="009E6154">
            <w:pPr>
              <w:tabs>
                <w:tab w:val="left" w:pos="216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9E6154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9E6154" w:rsidRPr="00F6228A">
              <w:rPr>
                <w:rFonts w:ascii="Times New Roman" w:hAnsi="Times New Roman"/>
                <w:szCs w:val="24"/>
                <w:lang w:val="en-US"/>
              </w:rPr>
              <w:instrText>Element.Author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9E6154" w:rsidRPr="00F6228A">
              <w:rPr>
                <w:rFonts w:ascii="Times New Roman" w:hAnsi="Times New Roman"/>
                <w:szCs w:val="24"/>
                <w:lang w:val="en-US"/>
              </w:rPr>
              <w:t>David Silva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2769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9E6154" w:rsidRPr="00F6228A" w:rsidRDefault="009E6154" w:rsidP="009E6154">
            <w:pPr>
              <w:tabs>
                <w:tab w:val="left" w:pos="90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Created: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Element.DateCreatedShort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16-05-2013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9E6154" w:rsidRPr="00F6228A" w:rsidRDefault="009E6154" w:rsidP="009E6154">
            <w:pPr>
              <w:tabs>
                <w:tab w:val="left" w:pos="99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Modified: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Element.DateModifiedShort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ins w:id="143" w:author="João Martins" w:date="2013-05-26T21:33:00Z">
              <w:r w:rsidR="00DF3449">
                <w:rPr>
                  <w:rFonts w:ascii="Times New Roman" w:hAnsi="Times New Roman"/>
                  <w:szCs w:val="24"/>
                  <w:lang w:val="en-US"/>
                </w:rPr>
                <w:t>21</w:t>
              </w:r>
            </w:ins>
            <w:del w:id="144" w:author="João Martins" w:date="2013-05-26T21:33:00Z">
              <w:r w:rsidRPr="00F6228A" w:rsidDel="00DF3449">
                <w:rPr>
                  <w:rFonts w:ascii="Times New Roman" w:hAnsi="Times New Roman"/>
                  <w:szCs w:val="24"/>
                  <w:lang w:val="en-US"/>
                </w:rPr>
                <w:delText>16</w:delText>
              </w:r>
            </w:del>
            <w:r w:rsidRPr="00F6228A">
              <w:rPr>
                <w:rFonts w:ascii="Times New Roman" w:hAnsi="Times New Roman"/>
                <w:szCs w:val="24"/>
                <w:lang w:val="en-US"/>
              </w:rPr>
              <w:t>-05-2013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9E6154" w:rsidRPr="000B31EC" w:rsidTr="009E6154">
        <w:trPr>
          <w:trHeight w:val="387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50" w:type="dxa"/>
              <w:left w:w="0" w:type="dxa"/>
              <w:bottom w:w="0" w:type="dxa"/>
              <w:right w:w="50" w:type="dxa"/>
            </w:tcMar>
          </w:tcPr>
          <w:p w:rsidR="009E6154" w:rsidRPr="00F6228A" w:rsidRDefault="009E6154" w:rsidP="009E6154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Notes:</w:t>
            </w:r>
          </w:p>
        </w:tc>
        <w:tc>
          <w:tcPr>
            <w:tcW w:w="8298" w:type="dxa"/>
            <w:gridSpan w:val="3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50" w:type="dxa"/>
              <w:left w:w="0" w:type="dxa"/>
              <w:bottom w:w="0" w:type="dxa"/>
              <w:right w:w="50" w:type="dxa"/>
            </w:tcMar>
          </w:tcPr>
          <w:p w:rsidR="009E6154" w:rsidRPr="000B31EC" w:rsidRDefault="00DF5B6C" w:rsidP="009E6154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9E6154" w:rsidRPr="000B31EC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9E6154" w:rsidRPr="000B31EC">
              <w:rPr>
                <w:rFonts w:ascii="Times New Roman" w:hAnsi="Times New Roman"/>
                <w:szCs w:val="24"/>
                <w:lang w:val="en-US"/>
              </w:rPr>
              <w:instrText>Element.Notes</w:instrTex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  <w:p w:rsidR="009E6154" w:rsidRPr="000B31EC" w:rsidRDefault="009E6154" w:rsidP="009E6154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u w:val="single"/>
                <w:lang w:val="en-US"/>
              </w:rPr>
              <w:t>Start:</w:t>
            </w:r>
          </w:p>
          <w:p w:rsidR="009E6154" w:rsidRPr="000B31EC" w:rsidRDefault="009E6154" w:rsidP="009E6154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 xml:space="preserve">Click in </w:t>
            </w:r>
            <w:ins w:id="145" w:author="Carla" w:date="2013-05-29T22:31:00Z">
              <w:r w:rsidR="00110751">
                <w:rPr>
                  <w:rFonts w:ascii="Times New Roman" w:hAnsi="Times New Roman"/>
                  <w:szCs w:val="24"/>
                  <w:lang w:val="en-US"/>
                </w:rPr>
                <w:t xml:space="preserve">the </w:t>
              </w:r>
            </w:ins>
            <w:r w:rsidRPr="000B31EC">
              <w:rPr>
                <w:rFonts w:ascii="Times New Roman" w:hAnsi="Times New Roman"/>
                <w:szCs w:val="24"/>
                <w:lang w:val="en-US"/>
              </w:rPr>
              <w:t>settings button</w:t>
            </w:r>
            <w:ins w:id="146" w:author="João Martins" w:date="2013-05-26T21:33:00Z">
              <w:r w:rsidR="00DF3449">
                <w:rPr>
                  <w:rFonts w:ascii="Times New Roman" w:hAnsi="Times New Roman"/>
                  <w:szCs w:val="24"/>
                  <w:lang w:val="en-US"/>
                </w:rPr>
                <w:t xml:space="preserve"> in the main window</w:t>
              </w:r>
            </w:ins>
          </w:p>
          <w:p w:rsidR="009E6154" w:rsidRPr="000B31EC" w:rsidRDefault="009E6154" w:rsidP="009E6154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commentRangeStart w:id="147"/>
            <w:r w:rsidRPr="000B31EC">
              <w:rPr>
                <w:rFonts w:ascii="Times New Roman" w:hAnsi="Times New Roman"/>
                <w:szCs w:val="24"/>
                <w:lang w:val="en-US"/>
              </w:rPr>
              <w:t>Remove the check in the checkbox on Inactivity Alerts</w:t>
            </w:r>
            <w:commentRangeEnd w:id="147"/>
            <w:r w:rsidR="00110751">
              <w:rPr>
                <w:rStyle w:val="Refdecomentrio"/>
                <w:rFonts w:ascii="Arial" w:eastAsiaTheme="minorEastAsia" w:hAnsi="Arial"/>
                <w:color w:val="000000"/>
                <w:lang w:val="en-AU" w:eastAsia="pt-PT"/>
              </w:rPr>
              <w:commentReference w:id="147"/>
            </w:r>
          </w:p>
          <w:p w:rsidR="009E6154" w:rsidRPr="000B31EC" w:rsidRDefault="009E6154" w:rsidP="009E6154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 xml:space="preserve">Click </w:t>
            </w:r>
            <w:ins w:id="148" w:author="Carla" w:date="2013-05-29T22:32:00Z">
              <w:r w:rsidR="00110751">
                <w:rPr>
                  <w:rFonts w:ascii="Times New Roman" w:hAnsi="Times New Roman"/>
                  <w:szCs w:val="24"/>
                  <w:lang w:val="en-US"/>
                </w:rPr>
                <w:t xml:space="preserve">the </w:t>
              </w:r>
            </w:ins>
            <w:r w:rsidRPr="000B31EC">
              <w:rPr>
                <w:rFonts w:ascii="Times New Roman" w:hAnsi="Times New Roman"/>
                <w:szCs w:val="24"/>
                <w:lang w:val="en-US"/>
              </w:rPr>
              <w:t>apply button</w:t>
            </w:r>
          </w:p>
          <w:p w:rsidR="009E6154" w:rsidRPr="000B31EC" w:rsidRDefault="009E6154" w:rsidP="009E6154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commentRangeStart w:id="149"/>
            <w:commentRangeStart w:id="150"/>
            <w:r w:rsidRPr="000B31EC">
              <w:rPr>
                <w:rFonts w:ascii="Times New Roman" w:hAnsi="Times New Roman"/>
                <w:szCs w:val="24"/>
                <w:lang w:val="en-US"/>
              </w:rPr>
              <w:t>Interact with one or both</w:t>
            </w:r>
            <w:commentRangeEnd w:id="149"/>
            <w:r w:rsidR="00216EAC">
              <w:rPr>
                <w:rStyle w:val="Refdecomentrio"/>
                <w:rFonts w:ascii="Arial" w:eastAsiaTheme="minorEastAsia" w:hAnsi="Arial"/>
                <w:color w:val="000000"/>
                <w:lang w:val="en-AU" w:eastAsia="pt-PT"/>
              </w:rPr>
              <w:commentReference w:id="149"/>
            </w:r>
            <w:commentRangeEnd w:id="150"/>
            <w:r w:rsidR="00110751">
              <w:rPr>
                <w:rStyle w:val="Refdecomentrio"/>
                <w:rFonts w:ascii="Arial" w:eastAsiaTheme="minorEastAsia" w:hAnsi="Arial"/>
                <w:color w:val="000000"/>
                <w:lang w:val="en-AU" w:eastAsia="pt-PT"/>
              </w:rPr>
              <w:commentReference w:id="150"/>
            </w:r>
          </w:p>
          <w:p w:rsidR="009E6154" w:rsidRPr="000B31EC" w:rsidRDefault="009E6154" w:rsidP="009E6154">
            <w:pPr>
              <w:spacing w:before="60" w:after="60"/>
              <w:rPr>
                <w:rFonts w:ascii="Times New Roman" w:hAnsi="Times New Roman"/>
                <w:szCs w:val="24"/>
                <w:u w:val="single"/>
                <w:lang w:val="en-US"/>
              </w:rPr>
            </w:pPr>
          </w:p>
          <w:p w:rsidR="009E6154" w:rsidRPr="000B31EC" w:rsidRDefault="009E6154" w:rsidP="009E6154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u w:val="single"/>
                <w:lang w:val="en-US"/>
              </w:rPr>
              <w:t>Result:</w:t>
            </w:r>
          </w:p>
          <w:p w:rsidR="009E6154" w:rsidRPr="000B31EC" w:rsidRDefault="009E6154" w:rsidP="009E6154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commentRangeStart w:id="151"/>
            <w:r w:rsidRPr="000B31EC">
              <w:rPr>
                <w:rFonts w:ascii="Times New Roman" w:hAnsi="Times New Roman"/>
                <w:szCs w:val="24"/>
                <w:lang w:val="en-US"/>
              </w:rPr>
              <w:t xml:space="preserve">When a task is running, the system will show </w:t>
            </w:r>
            <w:commentRangeStart w:id="152"/>
            <w:r w:rsidRPr="000B31EC">
              <w:rPr>
                <w:rFonts w:ascii="Times New Roman" w:hAnsi="Times New Roman"/>
                <w:szCs w:val="24"/>
                <w:lang w:val="en-US"/>
              </w:rPr>
              <w:t>no more windows</w:t>
            </w:r>
            <w:commentRangeEnd w:id="152"/>
            <w:r w:rsidR="00110751">
              <w:rPr>
                <w:rStyle w:val="Refdecomentrio"/>
                <w:rFonts w:ascii="Arial" w:eastAsiaTheme="minorEastAsia" w:hAnsi="Arial"/>
                <w:color w:val="000000"/>
                <w:lang w:val="en-AU" w:eastAsia="pt-PT"/>
              </w:rPr>
              <w:commentReference w:id="152"/>
            </w:r>
            <w:r w:rsidRPr="000B31EC">
              <w:rPr>
                <w:rFonts w:ascii="Times New Roman" w:hAnsi="Times New Roman"/>
                <w:szCs w:val="24"/>
                <w:lang w:val="en-US"/>
              </w:rPr>
              <w:t xml:space="preserve"> after any inactivity time</w:t>
            </w:r>
            <w:commentRangeEnd w:id="151"/>
            <w:r w:rsidR="004B3273">
              <w:rPr>
                <w:rStyle w:val="Refdecomentrio"/>
                <w:rFonts w:ascii="Arial" w:eastAsiaTheme="minorEastAsia" w:hAnsi="Arial"/>
                <w:color w:val="000000"/>
                <w:lang w:val="en-AU" w:eastAsia="pt-PT"/>
              </w:rPr>
              <w:commentReference w:id="151"/>
            </w:r>
          </w:p>
          <w:p w:rsidR="009E6154" w:rsidRPr="00F6228A" w:rsidRDefault="009E6154" w:rsidP="009E6154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Use case ends.</w:t>
            </w:r>
          </w:p>
        </w:tc>
      </w:tr>
    </w:tbl>
    <w:p w:rsidR="009E6154" w:rsidRPr="00F6228A" w:rsidRDefault="009E6154" w:rsidP="009E6154">
      <w:pPr>
        <w:spacing w:before="60" w:after="60"/>
        <w:rPr>
          <w:rFonts w:ascii="Times New Roman" w:hAnsi="Times New Roman"/>
          <w:szCs w:val="24"/>
          <w:lang w:val="en-US"/>
        </w:rPr>
      </w:pPr>
    </w:p>
    <w:tbl>
      <w:tblPr>
        <w:tblW w:w="0" w:type="auto"/>
        <w:tblInd w:w="60" w:type="dxa"/>
        <w:tblLayout w:type="fixed"/>
        <w:tblCellMar>
          <w:left w:w="60" w:type="dxa"/>
          <w:right w:w="60" w:type="dxa"/>
        </w:tblCellMar>
        <w:tblLook w:val="0000"/>
      </w:tblPr>
      <w:tblGrid>
        <w:gridCol w:w="1500"/>
        <w:gridCol w:w="2910"/>
        <w:gridCol w:w="2125"/>
        <w:gridCol w:w="3250"/>
      </w:tblGrid>
      <w:tr w:rsidR="009E6154" w:rsidRPr="000B31EC" w:rsidTr="009E6154">
        <w:trPr>
          <w:trHeight w:val="237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:rsidR="009E6154" w:rsidRPr="00F6228A" w:rsidRDefault="009E6154" w:rsidP="009E6154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Related To:</w:t>
            </w:r>
          </w:p>
        </w:tc>
        <w:tc>
          <w:tcPr>
            <w:tcW w:w="291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9E6154" w:rsidRPr="00F6228A" w:rsidRDefault="009E6154" w:rsidP="009E6154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Source</w:t>
            </w:r>
          </w:p>
        </w:tc>
        <w:tc>
          <w:tcPr>
            <w:tcW w:w="2125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9E6154" w:rsidRPr="00F6228A" w:rsidRDefault="009E6154" w:rsidP="009E6154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Connector</w:t>
            </w:r>
          </w:p>
        </w:tc>
        <w:tc>
          <w:tcPr>
            <w:tcW w:w="325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9E6154" w:rsidRPr="00F6228A" w:rsidRDefault="009E6154" w:rsidP="009E6154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Target</w:t>
            </w:r>
          </w:p>
        </w:tc>
      </w:tr>
      <w:tr w:rsidR="009E6154" w:rsidRPr="000B31EC" w:rsidTr="009E6154"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9E6154" w:rsidRPr="00F6228A" w:rsidRDefault="009E6154" w:rsidP="009E6154">
            <w:pPr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91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9E6154" w:rsidRPr="00F6228A" w:rsidRDefault="00DF5B6C" w:rsidP="009E6154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9E6154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9E6154" w:rsidRPr="00F6228A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9E6154" w:rsidRPr="00F6228A">
              <w:rPr>
                <w:rFonts w:ascii="Times New Roman" w:hAnsi="Times New Roman"/>
                <w:szCs w:val="24"/>
                <w:lang w:val="en-US"/>
              </w:rPr>
              <w:t xml:space="preserve">Acceptance </w:t>
            </w:r>
            <w:proofErr w:type="spellStart"/>
            <w:r w:rsidR="009E6154" w:rsidRPr="00F6228A">
              <w:rPr>
                <w:rFonts w:ascii="Times New Roman" w:hAnsi="Times New Roman"/>
                <w:szCs w:val="24"/>
                <w:lang w:val="en-US"/>
              </w:rPr>
              <w:t>Tests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9E6154" w:rsidRPr="00F6228A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9E6154" w:rsidRPr="00F6228A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9E6154" w:rsidRPr="00F6228A">
              <w:rPr>
                <w:rFonts w:ascii="Times New Roman" w:hAnsi="Times New Roman"/>
                <w:szCs w:val="24"/>
                <w:lang w:val="en-US"/>
              </w:rPr>
              <w:t>Deactivate</w:t>
            </w:r>
            <w:proofErr w:type="spellEnd"/>
            <w:r w:rsidR="009E6154" w:rsidRPr="00F6228A">
              <w:rPr>
                <w:rFonts w:ascii="Times New Roman" w:hAnsi="Times New Roman"/>
                <w:szCs w:val="24"/>
                <w:lang w:val="en-US"/>
              </w:rPr>
              <w:t xml:space="preserve"> inactivity time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9E6154" w:rsidRPr="00F6228A" w:rsidRDefault="009E6154" w:rsidP="009E6154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125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9E6154" w:rsidRPr="00F6228A" w:rsidRDefault="00DF5B6C" w:rsidP="009E6154">
            <w:pPr>
              <w:spacing w:before="60" w:after="60"/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9E6154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9E6154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instrText>Connector.Type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9E6154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t>Trace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25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9E6154" w:rsidRPr="00F6228A" w:rsidRDefault="00DF5B6C" w:rsidP="009E6154">
            <w:pPr>
              <w:spacing w:before="60" w:after="60"/>
              <w:rPr>
                <w:rFonts w:ascii="Times New Roman" w:hAnsi="Times New Roman"/>
                <w:sz w:val="20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9E6154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9E6154" w:rsidRPr="00F6228A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9E6154" w:rsidRPr="00F6228A">
              <w:rPr>
                <w:rFonts w:ascii="Times New Roman" w:hAnsi="Times New Roman"/>
                <w:szCs w:val="24"/>
                <w:lang w:val="en-US"/>
              </w:rPr>
              <w:t>Functional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9E6154" w:rsidRPr="00F6228A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9E6154" w:rsidRPr="00F6228A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9E6154" w:rsidRPr="00F6228A">
              <w:rPr>
                <w:rFonts w:ascii="Times New Roman" w:hAnsi="Times New Roman"/>
                <w:szCs w:val="24"/>
                <w:lang w:val="en-US"/>
              </w:rPr>
              <w:t>12CIT-001: ConfigureInactiveTime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9E6154" w:rsidRPr="00F6228A" w:rsidRDefault="009E6154" w:rsidP="009E6154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</w:tr>
      <w:bookmarkEnd w:id="140"/>
    </w:tbl>
    <w:p w:rsidR="008E51E2" w:rsidRDefault="008E51E2">
      <w:pPr>
        <w:rPr>
          <w:rFonts w:eastAsia="Times New Roman"/>
          <w:sz w:val="24"/>
          <w:szCs w:val="24"/>
          <w:lang w:val="en-US"/>
        </w:rPr>
      </w:pPr>
    </w:p>
    <w:p w:rsidR="008E51E2" w:rsidRDefault="008E51E2">
      <w:pPr>
        <w:rPr>
          <w:rFonts w:eastAsia="Times New Roman"/>
          <w:sz w:val="24"/>
          <w:szCs w:val="24"/>
          <w:lang w:val="en-US"/>
        </w:rPr>
      </w:pPr>
      <w:r>
        <w:rPr>
          <w:rFonts w:eastAsia="Times New Roman"/>
          <w:sz w:val="24"/>
          <w:szCs w:val="24"/>
          <w:lang w:val="en-US"/>
        </w:rPr>
        <w:br w:type="page"/>
      </w:r>
    </w:p>
    <w:tbl>
      <w:tblPr>
        <w:tblW w:w="0" w:type="auto"/>
        <w:tblLayout w:type="fixed"/>
        <w:tblCellMar>
          <w:left w:w="60" w:type="dxa"/>
          <w:right w:w="60" w:type="dxa"/>
        </w:tblCellMar>
        <w:tblLook w:val="0000"/>
      </w:tblPr>
      <w:tblGrid>
        <w:gridCol w:w="1500"/>
        <w:gridCol w:w="2031"/>
        <w:gridCol w:w="2769"/>
        <w:gridCol w:w="3498"/>
      </w:tblGrid>
      <w:tr w:rsidR="006E7EFD" w:rsidRPr="000B31EC" w:rsidTr="004A6A1B"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bookmarkStart w:id="153" w:name="BKM_EC8496D1_7735_4ad8_AD7C_5C612EA9A8B9"/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lastRenderedPageBreak/>
              <w:t>Use Case:</w:t>
            </w:r>
          </w:p>
        </w:tc>
        <w:tc>
          <w:tcPr>
            <w:tcW w:w="4800" w:type="dxa"/>
            <w:gridSpan w:val="2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Element.Name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Activate inactivity time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433AE7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>
              <w:rPr>
                <w:rFonts w:ascii="Times New Roman" w:hAnsi="Times New Roman"/>
                <w:szCs w:val="24"/>
                <w:lang w:val="en-US"/>
              </w:rPr>
              <w:t>Test Id: T2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MERGEFIELD Element.Alias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6E7EFD" w:rsidRPr="000B31EC" w:rsidTr="004A6A1B"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Status:</w:t>
            </w:r>
          </w:p>
        </w:tc>
        <w:tc>
          <w:tcPr>
            <w:tcW w:w="2031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tabs>
                <w:tab w:val="left" w:pos="2160"/>
                <w:tab w:val="left" w:pos="3150"/>
                <w:tab w:val="left" w:pos="567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Element.Status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del w:id="154" w:author="David Silva" w:date="2013-05-27T21:24:00Z">
              <w:r w:rsidR="006E7EFD" w:rsidRPr="00F6228A" w:rsidDel="00A46F0C">
                <w:rPr>
                  <w:rFonts w:ascii="Times New Roman" w:hAnsi="Times New Roman"/>
                  <w:szCs w:val="24"/>
                  <w:lang w:val="en-US"/>
                </w:rPr>
                <w:delText>Proposed</w:delText>
              </w:r>
            </w:del>
            <w:ins w:id="155" w:author="David Silva" w:date="2013-05-27T21:24:00Z">
              <w:r w:rsidR="00A46F0C">
                <w:rPr>
                  <w:rFonts w:ascii="Times New Roman" w:hAnsi="Times New Roman"/>
                  <w:szCs w:val="24"/>
                  <w:lang w:val="en-US"/>
                </w:rPr>
                <w:t>Draft</w:t>
              </w:r>
            </w:ins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2769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tabs>
                <w:tab w:val="left" w:pos="900"/>
                <w:tab w:val="left" w:pos="3150"/>
                <w:tab w:val="left" w:pos="5670"/>
              </w:tabs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Version: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Element.Version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1.0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tabs>
                <w:tab w:val="left" w:pos="990"/>
                <w:tab w:val="left" w:pos="4590"/>
                <w:tab w:val="left" w:pos="567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Phase: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Element.Phase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1.0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6E7EFD" w:rsidRPr="000B31EC" w:rsidTr="004A6A1B">
        <w:trPr>
          <w:trHeight w:val="280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Author:</w:t>
            </w:r>
          </w:p>
        </w:tc>
        <w:tc>
          <w:tcPr>
            <w:tcW w:w="2031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tabs>
                <w:tab w:val="left" w:pos="216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Element.Author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David Silva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2769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tabs>
                <w:tab w:val="left" w:pos="90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Created: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Element.DateCreatedShort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16-05-2013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tabs>
                <w:tab w:val="left" w:pos="99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del w:id="156" w:author="David Silva" w:date="2013-05-27T19:41:00Z"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delText>Modified:</w:delText>
              </w:r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tab/>
              </w:r>
              <w:r w:rsidR="00DF5B6C" w:rsidRPr="00F6228A" w:rsidDel="00280B27">
                <w:rPr>
                  <w:rFonts w:ascii="Times New Roman" w:hAnsi="Times New Roman"/>
                  <w:szCs w:val="24"/>
                  <w:lang w:val="en-US"/>
                </w:rPr>
                <w:fldChar w:fldCharType="begin" w:fldLock="1"/>
              </w:r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delInstrText>MERGEFIELD Element.DateModifiedShort</w:delInstrText>
              </w:r>
              <w:r w:rsidR="00DF5B6C" w:rsidRPr="00F6228A" w:rsidDel="00280B27">
                <w:rPr>
                  <w:rFonts w:ascii="Times New Roman" w:hAnsi="Times New Roman"/>
                  <w:szCs w:val="24"/>
                  <w:lang w:val="en-US"/>
                </w:rPr>
                <w:fldChar w:fldCharType="separate"/>
              </w:r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delText>16-05-2013</w:delText>
              </w:r>
              <w:r w:rsidR="00DF5B6C" w:rsidRPr="00F6228A" w:rsidDel="00280B27">
                <w:rPr>
                  <w:rFonts w:ascii="Times New Roman" w:hAnsi="Times New Roman"/>
                  <w:szCs w:val="24"/>
                  <w:lang w:val="en-US"/>
                </w:rPr>
                <w:fldChar w:fldCharType="end"/>
              </w:r>
            </w:del>
            <w:ins w:id="157" w:author="David Silva" w:date="2013-05-27T19:41:00Z">
              <w:r w:rsidR="00280B27">
                <w:rPr>
                  <w:rFonts w:ascii="Times New Roman" w:hAnsi="Times New Roman"/>
                  <w:szCs w:val="24"/>
                  <w:lang w:val="en-US"/>
                </w:rPr>
                <w:t>Modified: 21-05-2013</w:t>
              </w:r>
            </w:ins>
          </w:p>
        </w:tc>
      </w:tr>
      <w:tr w:rsidR="006E7EFD" w:rsidRPr="000B31EC" w:rsidTr="004A6A1B">
        <w:trPr>
          <w:trHeight w:val="387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50" w:type="dxa"/>
              <w:left w:w="0" w:type="dxa"/>
              <w:bottom w:w="0" w:type="dxa"/>
              <w:right w:w="5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Notes:</w:t>
            </w:r>
          </w:p>
        </w:tc>
        <w:tc>
          <w:tcPr>
            <w:tcW w:w="8298" w:type="dxa"/>
            <w:gridSpan w:val="3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50" w:type="dxa"/>
              <w:left w:w="0" w:type="dxa"/>
              <w:bottom w:w="0" w:type="dxa"/>
              <w:right w:w="50" w:type="dxa"/>
            </w:tcMar>
          </w:tcPr>
          <w:p w:rsidR="006E7EFD" w:rsidRPr="000B31EC" w:rsidRDefault="00DF5B6C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0B31EC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instrText>Element.Notes</w:instrTex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  <w:p w:rsidR="006E7EFD" w:rsidRPr="000B31EC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u w:val="single"/>
                <w:lang w:val="en-US"/>
              </w:rPr>
              <w:t>Start:</w:t>
            </w:r>
          </w:p>
          <w:p w:rsidR="004F2F77" w:rsidRPr="000B31EC" w:rsidRDefault="00F4646B" w:rsidP="004F2F77">
            <w:pPr>
              <w:pStyle w:val="PargrafodaLista"/>
              <w:numPr>
                <w:ilvl w:val="0"/>
                <w:numId w:val="1"/>
              </w:num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>C</w:t>
            </w:r>
            <w:r w:rsidR="004F2F77" w:rsidRPr="000B31EC">
              <w:rPr>
                <w:rFonts w:ascii="Times New Roman" w:hAnsi="Times New Roman"/>
                <w:szCs w:val="24"/>
                <w:lang w:val="en-US"/>
              </w:rPr>
              <w:t xml:space="preserve">lick in </w:t>
            </w:r>
            <w:ins w:id="158" w:author="Carla" w:date="2013-05-29T22:40:00Z">
              <w:r w:rsidR="0035655E">
                <w:rPr>
                  <w:rFonts w:ascii="Times New Roman" w:hAnsi="Times New Roman"/>
                  <w:szCs w:val="24"/>
                  <w:lang w:val="en-US"/>
                </w:rPr>
                <w:t xml:space="preserve">the </w:t>
              </w:r>
            </w:ins>
            <w:r w:rsidR="004F2F77" w:rsidRPr="000B31EC">
              <w:rPr>
                <w:rFonts w:ascii="Times New Roman" w:hAnsi="Times New Roman"/>
                <w:szCs w:val="24"/>
                <w:lang w:val="en-US"/>
              </w:rPr>
              <w:t>settings button</w:t>
            </w:r>
          </w:p>
          <w:p w:rsidR="004F2F77" w:rsidRPr="000B31EC" w:rsidRDefault="00F4646B" w:rsidP="004F2F77">
            <w:pPr>
              <w:pStyle w:val="PargrafodaLista"/>
              <w:numPr>
                <w:ilvl w:val="0"/>
                <w:numId w:val="1"/>
              </w:num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>P</w:t>
            </w:r>
            <w:r w:rsidR="004F2F77" w:rsidRPr="000B31EC">
              <w:rPr>
                <w:rFonts w:ascii="Times New Roman" w:hAnsi="Times New Roman"/>
                <w:szCs w:val="24"/>
                <w:lang w:val="en-US"/>
              </w:rPr>
              <w:t>ut</w:t>
            </w:r>
            <w:del w:id="159" w:author="Carla" w:date="2013-05-29T22:40:00Z">
              <w:r w:rsidR="004F2F77" w:rsidRPr="000B31EC" w:rsidDel="0035655E">
                <w:rPr>
                  <w:rFonts w:ascii="Times New Roman" w:hAnsi="Times New Roman"/>
                  <w:szCs w:val="24"/>
                  <w:lang w:val="en-US"/>
                </w:rPr>
                <w:delText>s</w:delText>
              </w:r>
            </w:del>
            <w:r w:rsidR="004F2F77" w:rsidRPr="000B31EC">
              <w:rPr>
                <w:rFonts w:ascii="Times New Roman" w:hAnsi="Times New Roman"/>
                <w:szCs w:val="24"/>
                <w:lang w:val="en-US"/>
              </w:rPr>
              <w:t xml:space="preserve"> a check in the checkbox on Inactivity Alerts</w:t>
            </w:r>
          </w:p>
          <w:p w:rsidR="006E7EFD" w:rsidRPr="000B31EC" w:rsidRDefault="00F4646B" w:rsidP="004F2F77">
            <w:pPr>
              <w:pStyle w:val="PargrafodaLista"/>
              <w:numPr>
                <w:ilvl w:val="0"/>
                <w:numId w:val="1"/>
              </w:num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>I</w:t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t>nsert</w:t>
            </w:r>
            <w:del w:id="160" w:author="Carla" w:date="2013-05-29T22:40:00Z">
              <w:r w:rsidR="006E7EFD" w:rsidRPr="000B31EC" w:rsidDel="0035655E">
                <w:rPr>
                  <w:rFonts w:ascii="Times New Roman" w:hAnsi="Times New Roman"/>
                  <w:szCs w:val="24"/>
                  <w:lang w:val="en-US"/>
                </w:rPr>
                <w:delText>s</w:delText>
              </w:r>
            </w:del>
            <w:r w:rsidR="006E7EFD" w:rsidRPr="000B31EC">
              <w:rPr>
                <w:rFonts w:ascii="Times New Roman" w:hAnsi="Times New Roman"/>
                <w:szCs w:val="24"/>
                <w:lang w:val="en-US"/>
              </w:rPr>
              <w:t xml:space="preserve"> a time between 1 and 60 </w:t>
            </w:r>
            <w:commentRangeStart w:id="161"/>
            <w:r w:rsidR="006E7EFD" w:rsidRPr="000B31EC">
              <w:rPr>
                <w:rFonts w:ascii="Times New Roman" w:hAnsi="Times New Roman"/>
                <w:szCs w:val="24"/>
                <w:lang w:val="en-US"/>
              </w:rPr>
              <w:t>minutes</w:t>
            </w:r>
            <w:commentRangeEnd w:id="161"/>
            <w:r w:rsidR="0035655E">
              <w:rPr>
                <w:rStyle w:val="Refdecomentrio"/>
                <w:rFonts w:ascii="Arial" w:eastAsiaTheme="minorEastAsia" w:hAnsi="Arial"/>
                <w:color w:val="000000"/>
                <w:lang w:val="en-AU" w:eastAsia="pt-PT"/>
              </w:rPr>
              <w:commentReference w:id="161"/>
            </w:r>
            <w:r w:rsidR="004F2F77" w:rsidRPr="000B31EC">
              <w:rPr>
                <w:rFonts w:ascii="Times New Roman" w:hAnsi="Times New Roman"/>
                <w:szCs w:val="24"/>
                <w:lang w:val="en-US"/>
              </w:rPr>
              <w:t xml:space="preserve"> on time detection textbox</w:t>
            </w:r>
          </w:p>
          <w:p w:rsidR="004F2F77" w:rsidRPr="000B31EC" w:rsidRDefault="00F4646B" w:rsidP="004F2F77">
            <w:pPr>
              <w:pStyle w:val="PargrafodaLista"/>
              <w:numPr>
                <w:ilvl w:val="0"/>
                <w:numId w:val="1"/>
              </w:num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>C</w:t>
            </w:r>
            <w:r w:rsidR="004F2F77" w:rsidRPr="000B31EC">
              <w:rPr>
                <w:rFonts w:ascii="Times New Roman" w:hAnsi="Times New Roman"/>
                <w:szCs w:val="24"/>
                <w:lang w:val="en-US"/>
              </w:rPr>
              <w:t xml:space="preserve">lick </w:t>
            </w:r>
            <w:ins w:id="162" w:author="Carla" w:date="2013-05-29T22:41:00Z">
              <w:r w:rsidR="0035655E">
                <w:rPr>
                  <w:rFonts w:ascii="Times New Roman" w:hAnsi="Times New Roman"/>
                  <w:szCs w:val="24"/>
                  <w:lang w:val="en-US"/>
                </w:rPr>
                <w:t xml:space="preserve">the </w:t>
              </w:r>
            </w:ins>
            <w:r w:rsidR="004F2F77" w:rsidRPr="000B31EC">
              <w:rPr>
                <w:rFonts w:ascii="Times New Roman" w:hAnsi="Times New Roman"/>
                <w:szCs w:val="24"/>
                <w:lang w:val="en-US"/>
              </w:rPr>
              <w:t>apply button</w:t>
            </w:r>
          </w:p>
          <w:p w:rsidR="004F2F77" w:rsidRPr="000B31EC" w:rsidRDefault="00F4646B" w:rsidP="004F2F77">
            <w:pPr>
              <w:pStyle w:val="PargrafodaLista"/>
              <w:numPr>
                <w:ilvl w:val="0"/>
                <w:numId w:val="1"/>
              </w:num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>A</w:t>
            </w:r>
            <w:r w:rsidR="004F2F77" w:rsidRPr="000B31EC">
              <w:rPr>
                <w:rFonts w:ascii="Times New Roman" w:hAnsi="Times New Roman"/>
                <w:szCs w:val="24"/>
                <w:lang w:val="en-US"/>
              </w:rPr>
              <w:t>ctivate a task</w:t>
            </w:r>
          </w:p>
          <w:p w:rsidR="00F4646B" w:rsidRPr="000B31EC" w:rsidRDefault="00F4646B" w:rsidP="004F2F77">
            <w:pPr>
              <w:pStyle w:val="PargrafodaLista"/>
              <w:numPr>
                <w:ilvl w:val="0"/>
                <w:numId w:val="1"/>
              </w:num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 xml:space="preserve">Wait the </w:t>
            </w:r>
            <w:ins w:id="163" w:author="Carla" w:date="2013-05-29T22:42:00Z">
              <w:r w:rsidR="0035655E" w:rsidRPr="000B31EC">
                <w:rPr>
                  <w:rFonts w:ascii="Times New Roman" w:hAnsi="Times New Roman"/>
                  <w:szCs w:val="24"/>
                  <w:lang w:val="en-US"/>
                </w:rPr>
                <w:t xml:space="preserve">specified </w:t>
              </w:r>
            </w:ins>
            <w:r w:rsidRPr="000B31EC">
              <w:rPr>
                <w:rFonts w:ascii="Times New Roman" w:hAnsi="Times New Roman"/>
                <w:szCs w:val="24"/>
                <w:lang w:val="en-US"/>
              </w:rPr>
              <w:t xml:space="preserve">time </w:t>
            </w:r>
            <w:del w:id="164" w:author="Carla" w:date="2013-05-29T22:42:00Z">
              <w:r w:rsidRPr="000B31EC" w:rsidDel="0035655E">
                <w:rPr>
                  <w:rFonts w:ascii="Times New Roman" w:hAnsi="Times New Roman"/>
                  <w:szCs w:val="24"/>
                  <w:lang w:val="en-US"/>
                </w:rPr>
                <w:delText xml:space="preserve">specified </w:delText>
              </w:r>
            </w:del>
            <w:r w:rsidRPr="000B31EC">
              <w:rPr>
                <w:rFonts w:ascii="Times New Roman" w:hAnsi="Times New Roman"/>
                <w:szCs w:val="24"/>
                <w:lang w:val="en-US"/>
              </w:rPr>
              <w:t xml:space="preserve">in step 3 without interacting with </w:t>
            </w:r>
            <w:ins w:id="165" w:author="Carla" w:date="2013-05-29T22:42:00Z">
              <w:r w:rsidR="0035655E">
                <w:rPr>
                  <w:rFonts w:ascii="Times New Roman" w:hAnsi="Times New Roman"/>
                  <w:szCs w:val="24"/>
                  <w:lang w:val="en-US"/>
                </w:rPr>
                <w:t xml:space="preserve">the </w:t>
              </w:r>
            </w:ins>
            <w:r w:rsidRPr="000B31EC">
              <w:rPr>
                <w:rFonts w:ascii="Times New Roman" w:hAnsi="Times New Roman"/>
                <w:szCs w:val="24"/>
                <w:lang w:val="en-US"/>
              </w:rPr>
              <w:t xml:space="preserve">mouse nor </w:t>
            </w:r>
            <w:ins w:id="166" w:author="Carla" w:date="2013-05-29T22:42:00Z">
              <w:r w:rsidR="0035655E">
                <w:rPr>
                  <w:rFonts w:ascii="Times New Roman" w:hAnsi="Times New Roman"/>
                  <w:szCs w:val="24"/>
                  <w:lang w:val="en-US"/>
                </w:rPr>
                <w:t xml:space="preserve">the </w:t>
              </w:r>
            </w:ins>
            <w:r w:rsidRPr="000B31EC">
              <w:rPr>
                <w:rFonts w:ascii="Times New Roman" w:hAnsi="Times New Roman"/>
                <w:szCs w:val="24"/>
                <w:lang w:val="en-US"/>
              </w:rPr>
              <w:t>keyboard</w:t>
            </w:r>
          </w:p>
          <w:p w:rsidR="00F4646B" w:rsidRPr="000B31EC" w:rsidRDefault="00F4646B" w:rsidP="004F2F77">
            <w:pPr>
              <w:pStyle w:val="PargrafodaLista"/>
              <w:numPr>
                <w:ilvl w:val="0"/>
                <w:numId w:val="1"/>
              </w:num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>Interact with one or both</w:t>
            </w:r>
          </w:p>
          <w:p w:rsidR="006E7EFD" w:rsidRPr="000B31EC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</w:p>
          <w:p w:rsidR="006E7EFD" w:rsidRPr="000B31EC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</w:p>
          <w:p w:rsidR="006E7EFD" w:rsidRPr="000B31EC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u w:val="single"/>
                <w:lang w:val="en-US"/>
              </w:rPr>
              <w:t>Result:</w:t>
            </w:r>
          </w:p>
          <w:p w:rsidR="006E7EFD" w:rsidRPr="000B31EC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>The system updates the information in the database and puts the new configuration in effect</w:t>
            </w:r>
          </w:p>
          <w:p w:rsidR="004F2F77" w:rsidRPr="000B31EC" w:rsidRDefault="004F2F77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>After the specified time in inactivity (no keyboard nor mouse interact</w:t>
            </w:r>
            <w:ins w:id="167" w:author="Carla" w:date="2013-05-29T22:42:00Z">
              <w:r w:rsidR="0035655E">
                <w:rPr>
                  <w:rFonts w:ascii="Times New Roman" w:hAnsi="Times New Roman"/>
                  <w:szCs w:val="24"/>
                  <w:lang w:val="en-US"/>
                </w:rPr>
                <w:t>ion</w:t>
              </w:r>
            </w:ins>
            <w:r w:rsidRPr="000B31EC">
              <w:rPr>
                <w:rFonts w:ascii="Times New Roman" w:hAnsi="Times New Roman"/>
                <w:szCs w:val="24"/>
                <w:lang w:val="en-US"/>
              </w:rPr>
              <w:t xml:space="preserve">), the system </w:t>
            </w:r>
            <w:del w:id="168" w:author="Carla" w:date="2013-05-29T22:42:00Z">
              <w:r w:rsidRPr="000B31EC" w:rsidDel="0035655E">
                <w:rPr>
                  <w:rFonts w:ascii="Times New Roman" w:hAnsi="Times New Roman"/>
                  <w:szCs w:val="24"/>
                  <w:lang w:val="en-US"/>
                </w:rPr>
                <w:delText xml:space="preserve">must </w:delText>
              </w:r>
            </w:del>
            <w:r w:rsidRPr="000B31EC">
              <w:rPr>
                <w:rFonts w:ascii="Times New Roman" w:hAnsi="Times New Roman"/>
                <w:szCs w:val="24"/>
                <w:lang w:val="en-US"/>
              </w:rPr>
              <w:t>present</w:t>
            </w:r>
            <w:ins w:id="169" w:author="Carla" w:date="2013-05-29T22:42:00Z">
              <w:r w:rsidR="0035655E">
                <w:rPr>
                  <w:rFonts w:ascii="Times New Roman" w:hAnsi="Times New Roman"/>
                  <w:szCs w:val="24"/>
                  <w:lang w:val="en-US"/>
                </w:rPr>
                <w:t>s</w:t>
              </w:r>
            </w:ins>
            <w:r w:rsidRPr="000B31EC">
              <w:rPr>
                <w:rFonts w:ascii="Times New Roman" w:hAnsi="Times New Roman"/>
                <w:szCs w:val="24"/>
                <w:lang w:val="en-US"/>
              </w:rPr>
              <w:t xml:space="preserve"> a window to choose </w:t>
            </w:r>
            <w:commentRangeStart w:id="170"/>
            <w:r w:rsidRPr="000B31EC">
              <w:rPr>
                <w:rFonts w:ascii="Times New Roman" w:hAnsi="Times New Roman"/>
                <w:szCs w:val="24"/>
                <w:lang w:val="en-US"/>
              </w:rPr>
              <w:t>what to do with that time</w:t>
            </w:r>
            <w:commentRangeEnd w:id="170"/>
            <w:r w:rsidR="0035655E">
              <w:rPr>
                <w:rStyle w:val="Refdecomentrio"/>
                <w:rFonts w:ascii="Arial" w:eastAsiaTheme="minorEastAsia" w:hAnsi="Arial"/>
                <w:color w:val="000000"/>
                <w:lang w:val="en-AU" w:eastAsia="pt-PT"/>
              </w:rPr>
              <w:commentReference w:id="170"/>
            </w:r>
          </w:p>
          <w:p w:rsidR="006E7EFD" w:rsidRPr="00F6228A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Use case ends.</w:t>
            </w:r>
          </w:p>
        </w:tc>
      </w:tr>
    </w:tbl>
    <w:p w:rsidR="006E7EFD" w:rsidRPr="00F6228A" w:rsidRDefault="006E7EFD" w:rsidP="006E7EFD">
      <w:pPr>
        <w:spacing w:before="60" w:after="60"/>
        <w:rPr>
          <w:rFonts w:ascii="Times New Roman" w:hAnsi="Times New Roman"/>
          <w:szCs w:val="24"/>
          <w:lang w:val="en-US"/>
        </w:rPr>
      </w:pPr>
    </w:p>
    <w:p w:rsidR="006E7EFD" w:rsidRPr="00F6228A" w:rsidRDefault="006E7EFD" w:rsidP="006E7EFD">
      <w:pPr>
        <w:spacing w:before="60" w:after="60"/>
        <w:rPr>
          <w:rFonts w:ascii="Times New Roman" w:hAnsi="Times New Roman"/>
          <w:szCs w:val="24"/>
          <w:lang w:val="en-US"/>
        </w:rPr>
      </w:pPr>
    </w:p>
    <w:tbl>
      <w:tblPr>
        <w:tblW w:w="9978" w:type="dxa"/>
        <w:tblInd w:w="360" w:type="dxa"/>
        <w:tblLayout w:type="fixed"/>
        <w:tblCellMar>
          <w:left w:w="60" w:type="dxa"/>
          <w:right w:w="60" w:type="dxa"/>
        </w:tblCellMar>
        <w:tblLook w:val="0000"/>
      </w:tblPr>
      <w:tblGrid>
        <w:gridCol w:w="180"/>
        <w:gridCol w:w="1320"/>
        <w:gridCol w:w="180"/>
        <w:gridCol w:w="2031"/>
        <w:gridCol w:w="699"/>
        <w:gridCol w:w="180"/>
        <w:gridCol w:w="1890"/>
        <w:gridCol w:w="55"/>
        <w:gridCol w:w="180"/>
        <w:gridCol w:w="3070"/>
        <w:gridCol w:w="180"/>
        <w:gridCol w:w="13"/>
      </w:tblGrid>
      <w:tr w:rsidR="006E7EFD" w:rsidRPr="000B31EC" w:rsidTr="008E51E2">
        <w:trPr>
          <w:gridAfter w:val="2"/>
          <w:wAfter w:w="193" w:type="dxa"/>
          <w:trHeight w:val="237"/>
        </w:trPr>
        <w:tc>
          <w:tcPr>
            <w:tcW w:w="1500" w:type="dxa"/>
            <w:gridSpan w:val="2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Related To:</w:t>
            </w:r>
          </w:p>
        </w:tc>
        <w:tc>
          <w:tcPr>
            <w:tcW w:w="2910" w:type="dxa"/>
            <w:gridSpan w:val="3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Source</w:t>
            </w:r>
          </w:p>
        </w:tc>
        <w:tc>
          <w:tcPr>
            <w:tcW w:w="2125" w:type="dxa"/>
            <w:gridSpan w:val="3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Connector</w:t>
            </w:r>
          </w:p>
        </w:tc>
        <w:tc>
          <w:tcPr>
            <w:tcW w:w="3250" w:type="dxa"/>
            <w:gridSpan w:val="2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Target</w:t>
            </w:r>
          </w:p>
        </w:tc>
      </w:tr>
      <w:tr w:rsidR="006E7EFD" w:rsidRPr="000B31EC" w:rsidTr="008E51E2">
        <w:trPr>
          <w:gridAfter w:val="2"/>
          <w:wAfter w:w="193" w:type="dxa"/>
        </w:trPr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910" w:type="dxa"/>
            <w:gridSpan w:val="3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0B31EC" w:rsidRDefault="00DF5B6C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0B31EC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t xml:space="preserve">Acceptance </w:t>
            </w:r>
            <w:proofErr w:type="spellStart"/>
            <w:r w:rsidR="006E7EFD" w:rsidRPr="000B31EC">
              <w:rPr>
                <w:rFonts w:ascii="Times New Roman" w:hAnsi="Times New Roman"/>
                <w:szCs w:val="24"/>
                <w:lang w:val="en-US"/>
              </w:rPr>
              <w:t>Tests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t>Activate</w:t>
            </w:r>
            <w:proofErr w:type="spellEnd"/>
            <w:r w:rsidR="006E7EFD" w:rsidRPr="000B31EC">
              <w:rPr>
                <w:rFonts w:ascii="Times New Roman" w:hAnsi="Times New Roman"/>
                <w:szCs w:val="24"/>
                <w:lang w:val="en-US"/>
              </w:rPr>
              <w:t xml:space="preserve"> inactivity time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6E7EFD" w:rsidRPr="000B31EC" w:rsidRDefault="006E7EFD" w:rsidP="004A6A1B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125" w:type="dxa"/>
            <w:gridSpan w:val="3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spacing w:before="60" w:after="60"/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instrText>Connector.Type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t>Trace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250" w:type="dxa"/>
            <w:gridSpan w:val="2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spacing w:before="60" w:after="60"/>
              <w:rPr>
                <w:rFonts w:ascii="Times New Roman" w:hAnsi="Times New Roman"/>
                <w:sz w:val="20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Functional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12CIT-001: ConfigureInactiveTime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6E7EFD" w:rsidRPr="00F6228A" w:rsidRDefault="006E7EFD" w:rsidP="004A6A1B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</w:tr>
      <w:tr w:rsidR="006E7EFD" w:rsidRPr="000B31EC" w:rsidTr="008E51E2">
        <w:trPr>
          <w:gridAfter w:val="2"/>
          <w:wAfter w:w="193" w:type="dxa"/>
        </w:trPr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910" w:type="dxa"/>
            <w:gridSpan w:val="3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0B31EC" w:rsidRDefault="00DF5B6C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0B31EC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t xml:space="preserve">Acceptance </w:t>
            </w:r>
            <w:proofErr w:type="spellStart"/>
            <w:r w:rsidR="006E7EFD" w:rsidRPr="000B31EC">
              <w:rPr>
                <w:rFonts w:ascii="Times New Roman" w:hAnsi="Times New Roman"/>
                <w:szCs w:val="24"/>
                <w:lang w:val="en-US"/>
              </w:rPr>
              <w:t>Tests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t>Activate</w:t>
            </w:r>
            <w:proofErr w:type="spellEnd"/>
            <w:r w:rsidR="006E7EFD" w:rsidRPr="000B31EC">
              <w:rPr>
                <w:rFonts w:ascii="Times New Roman" w:hAnsi="Times New Roman"/>
                <w:szCs w:val="24"/>
                <w:lang w:val="en-US"/>
              </w:rPr>
              <w:t xml:space="preserve"> inactivity time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6E7EFD" w:rsidRPr="000B31EC" w:rsidRDefault="006E7EFD" w:rsidP="004A6A1B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125" w:type="dxa"/>
            <w:gridSpan w:val="3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spacing w:before="60" w:after="60"/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instrText>Connector.Type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t>Trace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250" w:type="dxa"/>
            <w:gridSpan w:val="2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0B31EC" w:rsidRDefault="00DF5B6C" w:rsidP="004A6A1B">
            <w:pPr>
              <w:spacing w:before="60" w:after="60"/>
              <w:rPr>
                <w:rFonts w:ascii="Times New Roman" w:hAnsi="Times New Roman"/>
                <w:sz w:val="20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0B31EC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t>Functional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t>12CIT-004:ConfigureInactiveTime.Validate.True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6E7EFD" w:rsidRPr="000B31EC" w:rsidRDefault="006E7EFD" w:rsidP="004A6A1B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</w:tr>
      <w:tr w:rsidR="006E7EFD" w:rsidRPr="000B31EC" w:rsidTr="008E51E2">
        <w:trPr>
          <w:gridAfter w:val="2"/>
          <w:wAfter w:w="193" w:type="dxa"/>
        </w:trPr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0B31EC" w:rsidRDefault="006E7EFD" w:rsidP="004A6A1B">
            <w:pPr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910" w:type="dxa"/>
            <w:gridSpan w:val="3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0B31EC" w:rsidRDefault="00DF5B6C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0B31EC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t xml:space="preserve">Acceptance </w:t>
            </w:r>
            <w:proofErr w:type="spellStart"/>
            <w:r w:rsidR="006E7EFD" w:rsidRPr="000B31EC">
              <w:rPr>
                <w:rFonts w:ascii="Times New Roman" w:hAnsi="Times New Roman"/>
                <w:szCs w:val="24"/>
                <w:lang w:val="en-US"/>
              </w:rPr>
              <w:t>Tests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t>Activate</w:t>
            </w:r>
            <w:proofErr w:type="spellEnd"/>
            <w:r w:rsidR="006E7EFD" w:rsidRPr="000B31EC">
              <w:rPr>
                <w:rFonts w:ascii="Times New Roman" w:hAnsi="Times New Roman"/>
                <w:szCs w:val="24"/>
                <w:lang w:val="en-US"/>
              </w:rPr>
              <w:t xml:space="preserve"> inactivity time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6E7EFD" w:rsidRPr="000B31EC" w:rsidRDefault="006E7EFD" w:rsidP="004A6A1B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125" w:type="dxa"/>
            <w:gridSpan w:val="3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spacing w:before="60" w:after="60"/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instrText>Connector.Type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t>Trace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250" w:type="dxa"/>
            <w:gridSpan w:val="2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spacing w:before="60" w:after="60"/>
              <w:rPr>
                <w:rFonts w:ascii="Times New Roman" w:hAnsi="Times New Roman"/>
                <w:sz w:val="20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Functional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12CIT-002: ConfigureInativeTime.Validate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6E7EFD" w:rsidRPr="00F6228A" w:rsidRDefault="006E7EFD" w:rsidP="004A6A1B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</w:tr>
      <w:bookmarkEnd w:id="153"/>
      <w:tr w:rsidR="008E51E2" w:rsidRPr="000B31EC" w:rsidTr="008E51E2">
        <w:trPr>
          <w:gridBefore w:val="1"/>
          <w:gridAfter w:val="1"/>
          <w:wBefore w:w="180" w:type="dxa"/>
          <w:wAfter w:w="13" w:type="dxa"/>
        </w:trPr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8E51E2" w:rsidRDefault="008E51E2" w:rsidP="008E51E2"/>
          <w:p w:rsidR="008E51E2" w:rsidRDefault="008E51E2" w:rsidP="008E51E2"/>
          <w:p w:rsidR="008E51E2" w:rsidRDefault="008E51E2" w:rsidP="008E51E2"/>
        </w:tc>
        <w:tc>
          <w:tcPr>
            <w:tcW w:w="2910" w:type="dxa"/>
            <w:gridSpan w:val="3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8E51E2" w:rsidRDefault="008E51E2" w:rsidP="00E8760D">
            <w:pPr>
              <w:spacing w:before="60" w:after="60"/>
              <w:rPr>
                <w:sz w:val="20"/>
                <w:szCs w:val="24"/>
                <w:lang w:val="en-US"/>
              </w:rPr>
            </w:pPr>
          </w:p>
          <w:p w:rsidR="008E51E2" w:rsidRDefault="008E51E2" w:rsidP="00E8760D">
            <w:pPr>
              <w:spacing w:before="60" w:after="60"/>
              <w:rPr>
                <w:sz w:val="20"/>
                <w:szCs w:val="24"/>
                <w:lang w:val="en-US"/>
              </w:rPr>
            </w:pPr>
          </w:p>
          <w:p w:rsidR="008E51E2" w:rsidRDefault="008E51E2" w:rsidP="00E8760D">
            <w:pPr>
              <w:spacing w:before="60" w:after="60"/>
              <w:rPr>
                <w:sz w:val="20"/>
                <w:szCs w:val="24"/>
                <w:lang w:val="en-US"/>
              </w:rPr>
            </w:pPr>
          </w:p>
          <w:p w:rsidR="008E51E2" w:rsidRDefault="008E51E2" w:rsidP="00E8760D">
            <w:pPr>
              <w:spacing w:before="60" w:after="60"/>
              <w:rPr>
                <w:sz w:val="20"/>
                <w:szCs w:val="24"/>
                <w:lang w:val="en-US"/>
              </w:rPr>
            </w:pPr>
          </w:p>
          <w:p w:rsidR="008E51E2" w:rsidRDefault="008E51E2" w:rsidP="00E8760D">
            <w:pPr>
              <w:spacing w:before="60" w:after="60"/>
              <w:rPr>
                <w:sz w:val="20"/>
                <w:szCs w:val="24"/>
                <w:lang w:val="en-US"/>
              </w:rPr>
            </w:pPr>
          </w:p>
          <w:p w:rsidR="008E51E2" w:rsidRPr="00F6228A" w:rsidRDefault="008E51E2" w:rsidP="00E8760D">
            <w:pPr>
              <w:spacing w:before="60" w:after="60"/>
              <w:rPr>
                <w:sz w:val="20"/>
                <w:szCs w:val="24"/>
                <w:lang w:val="en-US"/>
              </w:rPr>
            </w:pPr>
          </w:p>
        </w:tc>
        <w:tc>
          <w:tcPr>
            <w:tcW w:w="2125" w:type="dxa"/>
            <w:gridSpan w:val="3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8E51E2" w:rsidRDefault="008E51E2" w:rsidP="00E8760D">
            <w:pPr>
              <w:spacing w:before="60" w:after="60"/>
              <w:rPr>
                <w:sz w:val="20"/>
                <w:szCs w:val="24"/>
                <w:lang w:val="en-US"/>
              </w:rPr>
            </w:pPr>
          </w:p>
          <w:p w:rsidR="000729C0" w:rsidRDefault="000729C0" w:rsidP="00E8760D">
            <w:pPr>
              <w:spacing w:before="60" w:after="60"/>
              <w:rPr>
                <w:sz w:val="20"/>
                <w:szCs w:val="24"/>
                <w:lang w:val="en-US"/>
              </w:rPr>
            </w:pPr>
          </w:p>
          <w:p w:rsidR="000729C0" w:rsidRDefault="000729C0" w:rsidP="00E8760D">
            <w:pPr>
              <w:spacing w:before="60" w:after="60"/>
              <w:rPr>
                <w:sz w:val="20"/>
                <w:szCs w:val="24"/>
                <w:lang w:val="en-US"/>
              </w:rPr>
            </w:pPr>
          </w:p>
          <w:p w:rsidR="000729C0" w:rsidRDefault="000729C0" w:rsidP="00E8760D">
            <w:pPr>
              <w:spacing w:before="60" w:after="60"/>
              <w:rPr>
                <w:sz w:val="20"/>
                <w:szCs w:val="24"/>
                <w:lang w:val="en-US"/>
              </w:rPr>
            </w:pPr>
          </w:p>
          <w:p w:rsidR="000729C0" w:rsidRPr="00F6228A" w:rsidRDefault="000729C0" w:rsidP="00E8760D">
            <w:pPr>
              <w:spacing w:before="60" w:after="60"/>
              <w:rPr>
                <w:sz w:val="20"/>
                <w:szCs w:val="24"/>
                <w:lang w:val="en-US"/>
              </w:rPr>
            </w:pPr>
          </w:p>
        </w:tc>
        <w:tc>
          <w:tcPr>
            <w:tcW w:w="3250" w:type="dxa"/>
            <w:gridSpan w:val="2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8E51E2" w:rsidRPr="00F6228A" w:rsidRDefault="008E51E2" w:rsidP="00E8760D">
            <w:pPr>
              <w:spacing w:before="60" w:after="60"/>
              <w:rPr>
                <w:sz w:val="20"/>
                <w:szCs w:val="24"/>
                <w:lang w:val="en-US"/>
              </w:rPr>
            </w:pPr>
          </w:p>
        </w:tc>
      </w:tr>
      <w:tr w:rsidR="00A15BB3" w:rsidRPr="000B31EC" w:rsidTr="008E51E2">
        <w:trPr>
          <w:gridBefore w:val="1"/>
          <w:wBefore w:w="180" w:type="dxa"/>
        </w:trPr>
        <w:tc>
          <w:tcPr>
            <w:tcW w:w="1500" w:type="dxa"/>
            <w:gridSpan w:val="2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bookmarkStart w:id="171" w:name="BKM_0B791E5A_8079_43a1_A250_52DE73811530"/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lastRenderedPageBreak/>
              <w:t>Use Case:</w:t>
            </w:r>
          </w:p>
        </w:tc>
        <w:tc>
          <w:tcPr>
            <w:tcW w:w="4800" w:type="dxa"/>
            <w:gridSpan w:val="4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DF3449" w:rsidRDefault="00DF5B6C" w:rsidP="00E8760D">
            <w:pPr>
              <w:spacing w:before="60" w:after="60"/>
              <w:rPr>
                <w:rFonts w:ascii="Times New Roman" w:hAnsi="Times New Roman" w:cs="Times New Roman"/>
                <w:lang w:val="en-US"/>
              </w:rPr>
            </w:pPr>
            <w:r w:rsidRPr="00DF5B6C">
              <w:rPr>
                <w:rFonts w:ascii="Times New Roman" w:hAnsi="Times New Roman" w:cs="Times New Roman"/>
                <w:lang w:val="en-US"/>
                <w:rPrChange w:id="172" w:author="João Martins" w:date="2013-05-26T21:33:00Z">
                  <w:rPr>
                    <w:color w:val="0000FF" w:themeColor="hyperlink"/>
                    <w:sz w:val="20"/>
                    <w:szCs w:val="24"/>
                    <w:u w:val="single"/>
                    <w:lang w:val="en-US"/>
                  </w:rPr>
                </w:rPrChange>
              </w:rPr>
              <w:t>Cancel Configurations</w:t>
            </w:r>
          </w:p>
        </w:tc>
        <w:tc>
          <w:tcPr>
            <w:tcW w:w="3498" w:type="dxa"/>
            <w:gridSpan w:val="5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>
              <w:rPr>
                <w:rFonts w:ascii="Times New Roman" w:hAnsi="Times New Roman"/>
                <w:szCs w:val="24"/>
                <w:lang w:val="en-US"/>
              </w:rPr>
              <w:t>Test Id: T3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Element.Alias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A15BB3" w:rsidRPr="000B31EC" w:rsidTr="008E51E2">
        <w:trPr>
          <w:gridBefore w:val="1"/>
          <w:wBefore w:w="180" w:type="dxa"/>
        </w:trPr>
        <w:tc>
          <w:tcPr>
            <w:tcW w:w="1500" w:type="dxa"/>
            <w:gridSpan w:val="2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Status:</w:t>
            </w:r>
          </w:p>
        </w:tc>
        <w:tc>
          <w:tcPr>
            <w:tcW w:w="2031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F6228A" w:rsidRDefault="00DF5B6C" w:rsidP="00E8760D">
            <w:pPr>
              <w:tabs>
                <w:tab w:val="left" w:pos="2160"/>
                <w:tab w:val="left" w:pos="3150"/>
                <w:tab w:val="left" w:pos="567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15BB3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instrText>Element.Status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del w:id="173" w:author="David Silva" w:date="2013-05-27T21:24:00Z">
              <w:r w:rsidR="00A15BB3" w:rsidRPr="00F6228A" w:rsidDel="00A46F0C">
                <w:rPr>
                  <w:rFonts w:ascii="Times New Roman" w:hAnsi="Times New Roman"/>
                  <w:szCs w:val="24"/>
                  <w:lang w:val="en-US"/>
                </w:rPr>
                <w:delText>Proposed</w:delText>
              </w:r>
            </w:del>
            <w:ins w:id="174" w:author="David Silva" w:date="2013-05-27T21:24:00Z">
              <w:r w:rsidR="00A46F0C">
                <w:rPr>
                  <w:rFonts w:ascii="Times New Roman" w:hAnsi="Times New Roman"/>
                  <w:szCs w:val="24"/>
                  <w:lang w:val="en-US"/>
                </w:rPr>
                <w:t>Draft</w:t>
              </w:r>
            </w:ins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2769" w:type="dxa"/>
            <w:gridSpan w:val="3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tabs>
                <w:tab w:val="left" w:pos="900"/>
                <w:tab w:val="left" w:pos="3150"/>
                <w:tab w:val="left" w:pos="5670"/>
              </w:tabs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Version: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Element.Version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1.0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gridSpan w:val="5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tabs>
                <w:tab w:val="left" w:pos="990"/>
                <w:tab w:val="left" w:pos="4590"/>
                <w:tab w:val="left" w:pos="567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Phase: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Element.Phase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1.0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A15BB3" w:rsidRPr="000B31EC" w:rsidTr="008E51E2">
        <w:trPr>
          <w:gridBefore w:val="1"/>
          <w:wBefore w:w="180" w:type="dxa"/>
          <w:trHeight w:val="280"/>
        </w:trPr>
        <w:tc>
          <w:tcPr>
            <w:tcW w:w="1500" w:type="dxa"/>
            <w:gridSpan w:val="2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Author:</w:t>
            </w:r>
          </w:p>
        </w:tc>
        <w:tc>
          <w:tcPr>
            <w:tcW w:w="2031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F6228A" w:rsidRDefault="00DF5B6C" w:rsidP="00E8760D">
            <w:pPr>
              <w:tabs>
                <w:tab w:val="left" w:pos="216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15BB3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instrText>Element.Author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t>David Silva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2769" w:type="dxa"/>
            <w:gridSpan w:val="3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tabs>
                <w:tab w:val="left" w:pos="90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Created: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Element.DateCreatedShort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16-05-2013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gridSpan w:val="5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tabs>
                <w:tab w:val="left" w:pos="99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del w:id="175" w:author="David Silva" w:date="2013-05-27T19:41:00Z"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delText>Modified:</w:delText>
              </w:r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tab/>
              </w:r>
              <w:r w:rsidR="00DF5B6C" w:rsidRPr="00F6228A" w:rsidDel="00280B27">
                <w:rPr>
                  <w:rFonts w:ascii="Times New Roman" w:hAnsi="Times New Roman"/>
                  <w:szCs w:val="24"/>
                  <w:lang w:val="en-US"/>
                </w:rPr>
                <w:fldChar w:fldCharType="begin" w:fldLock="1"/>
              </w:r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delInstrText>MERGEFIELD Element.DateModifiedShort</w:delInstrText>
              </w:r>
              <w:r w:rsidR="00DF5B6C" w:rsidRPr="00F6228A" w:rsidDel="00280B27">
                <w:rPr>
                  <w:rFonts w:ascii="Times New Roman" w:hAnsi="Times New Roman"/>
                  <w:szCs w:val="24"/>
                  <w:lang w:val="en-US"/>
                </w:rPr>
                <w:fldChar w:fldCharType="separate"/>
              </w:r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delText>16-05-2013</w:delText>
              </w:r>
              <w:r w:rsidR="00DF5B6C" w:rsidRPr="00F6228A" w:rsidDel="00280B27">
                <w:rPr>
                  <w:rFonts w:ascii="Times New Roman" w:hAnsi="Times New Roman"/>
                  <w:szCs w:val="24"/>
                  <w:lang w:val="en-US"/>
                </w:rPr>
                <w:fldChar w:fldCharType="end"/>
              </w:r>
            </w:del>
            <w:ins w:id="176" w:author="David Silva" w:date="2013-05-27T19:41:00Z">
              <w:r w:rsidR="00280B27">
                <w:rPr>
                  <w:rFonts w:ascii="Times New Roman" w:hAnsi="Times New Roman"/>
                  <w:szCs w:val="24"/>
                  <w:lang w:val="en-US"/>
                </w:rPr>
                <w:t>Modified: 21-05-2013</w:t>
              </w:r>
            </w:ins>
          </w:p>
        </w:tc>
      </w:tr>
      <w:tr w:rsidR="00A15BB3" w:rsidRPr="000B31EC" w:rsidTr="008E51E2">
        <w:trPr>
          <w:gridBefore w:val="1"/>
          <w:wBefore w:w="180" w:type="dxa"/>
          <w:trHeight w:val="387"/>
        </w:trPr>
        <w:tc>
          <w:tcPr>
            <w:tcW w:w="1500" w:type="dxa"/>
            <w:gridSpan w:val="2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50" w:type="dxa"/>
              <w:left w:w="0" w:type="dxa"/>
              <w:bottom w:w="0" w:type="dxa"/>
              <w:right w:w="50" w:type="dxa"/>
            </w:tcMar>
          </w:tcPr>
          <w:p w:rsidR="00A15BB3" w:rsidRPr="00F6228A" w:rsidRDefault="00A15BB3" w:rsidP="00E8760D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Notes:</w:t>
            </w:r>
          </w:p>
        </w:tc>
        <w:tc>
          <w:tcPr>
            <w:tcW w:w="8298" w:type="dxa"/>
            <w:gridSpan w:val="9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50" w:type="dxa"/>
              <w:left w:w="0" w:type="dxa"/>
              <w:bottom w:w="0" w:type="dxa"/>
              <w:right w:w="50" w:type="dxa"/>
            </w:tcMar>
          </w:tcPr>
          <w:p w:rsidR="00A15BB3" w:rsidRPr="000B31EC" w:rsidRDefault="00DF5B6C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15BB3" w:rsidRPr="000B31EC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15BB3" w:rsidRPr="000B31EC">
              <w:rPr>
                <w:rFonts w:ascii="Times New Roman" w:hAnsi="Times New Roman"/>
                <w:szCs w:val="24"/>
                <w:lang w:val="en-US"/>
              </w:rPr>
              <w:instrText>Element.Notes</w:instrTex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  <w:p w:rsidR="00A15BB3" w:rsidRPr="000B31EC" w:rsidRDefault="00A15BB3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u w:val="single"/>
                <w:lang w:val="en-US"/>
              </w:rPr>
              <w:t>Start:</w:t>
            </w:r>
          </w:p>
          <w:p w:rsidR="00A15BB3" w:rsidRPr="000B31EC" w:rsidRDefault="00A15BB3" w:rsidP="00E8760D">
            <w:pPr>
              <w:pStyle w:val="PargrafodaLista"/>
              <w:numPr>
                <w:ilvl w:val="0"/>
                <w:numId w:val="3"/>
              </w:num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commentRangeStart w:id="177"/>
            <w:del w:id="178" w:author="Filipe Brandão" w:date="2013-05-28T21:15:00Z">
              <w:r w:rsidRPr="000B31EC" w:rsidDel="00BD7D3A">
                <w:rPr>
                  <w:rFonts w:ascii="Times New Roman" w:hAnsi="Times New Roman"/>
                  <w:szCs w:val="24"/>
                  <w:lang w:val="en-US"/>
                </w:rPr>
                <w:delText>Click in the settings button</w:delText>
              </w:r>
            </w:del>
            <w:ins w:id="179" w:author="Filipe Brandão" w:date="2013-05-28T21:15:00Z">
              <w:r w:rsidR="00BD7D3A">
                <w:rPr>
                  <w:rFonts w:ascii="Times New Roman" w:hAnsi="Times New Roman"/>
                  <w:szCs w:val="24"/>
                  <w:lang w:val="en-US"/>
                </w:rPr>
                <w:t xml:space="preserve"> </w:t>
              </w:r>
            </w:ins>
            <w:commentRangeEnd w:id="177"/>
            <w:r w:rsidR="0035655E">
              <w:rPr>
                <w:rStyle w:val="Refdecomentrio"/>
                <w:rFonts w:ascii="Arial" w:eastAsiaTheme="minorEastAsia" w:hAnsi="Arial"/>
                <w:color w:val="000000"/>
                <w:lang w:val="en-AU" w:eastAsia="pt-PT"/>
              </w:rPr>
              <w:commentReference w:id="177"/>
            </w:r>
          </w:p>
          <w:p w:rsidR="00A15BB3" w:rsidRPr="000B31EC" w:rsidRDefault="00A15BB3" w:rsidP="00E8760D">
            <w:pPr>
              <w:pStyle w:val="PargrafodaLista"/>
              <w:numPr>
                <w:ilvl w:val="0"/>
                <w:numId w:val="3"/>
              </w:num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>Edit some fields with random values from the settings window</w:t>
            </w:r>
          </w:p>
          <w:p w:rsidR="00A15BB3" w:rsidRPr="000B31EC" w:rsidRDefault="00A15BB3" w:rsidP="00E8760D">
            <w:pPr>
              <w:pStyle w:val="PargrafodaLista"/>
              <w:numPr>
                <w:ilvl w:val="0"/>
                <w:numId w:val="3"/>
              </w:num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>Click in the Cancel button</w:t>
            </w:r>
          </w:p>
          <w:p w:rsidR="00A15BB3" w:rsidRPr="000B31EC" w:rsidRDefault="00A15BB3" w:rsidP="00E8760D">
            <w:pPr>
              <w:pStyle w:val="PargrafodaLista"/>
              <w:numPr>
                <w:ilvl w:val="0"/>
                <w:numId w:val="3"/>
              </w:num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>Click in the settings button</w:t>
            </w:r>
          </w:p>
          <w:p w:rsidR="00A15BB3" w:rsidRPr="000B31EC" w:rsidRDefault="00A15BB3" w:rsidP="00E8760D">
            <w:pPr>
              <w:spacing w:before="60" w:after="60"/>
              <w:rPr>
                <w:rFonts w:ascii="Times New Roman" w:hAnsi="Times New Roman"/>
                <w:szCs w:val="24"/>
                <w:u w:val="single"/>
                <w:lang w:val="en-US"/>
              </w:rPr>
            </w:pPr>
          </w:p>
          <w:p w:rsidR="00A15BB3" w:rsidRPr="000B31EC" w:rsidRDefault="00A15BB3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u w:val="single"/>
                <w:lang w:val="en-US"/>
              </w:rPr>
              <w:t>Result:</w:t>
            </w:r>
          </w:p>
          <w:p w:rsidR="00A15BB3" w:rsidRPr="000B31EC" w:rsidRDefault="00A15BB3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>Settings values must be the same as on step 1</w:t>
            </w:r>
          </w:p>
          <w:p w:rsidR="00A15BB3" w:rsidRPr="000B31EC" w:rsidRDefault="00A15BB3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>Use case ends.</w:t>
            </w:r>
          </w:p>
        </w:tc>
      </w:tr>
    </w:tbl>
    <w:p w:rsidR="00A15BB3" w:rsidRPr="000B31EC" w:rsidRDefault="00A15BB3" w:rsidP="00A15BB3">
      <w:pPr>
        <w:spacing w:before="60" w:after="60"/>
        <w:rPr>
          <w:rFonts w:ascii="Times New Roman" w:hAnsi="Times New Roman"/>
          <w:szCs w:val="24"/>
          <w:lang w:val="en-US"/>
        </w:rPr>
      </w:pPr>
    </w:p>
    <w:p w:rsidR="00A15BB3" w:rsidRPr="000B31EC" w:rsidRDefault="00A15BB3" w:rsidP="00A15BB3">
      <w:pPr>
        <w:spacing w:before="60" w:after="60"/>
        <w:rPr>
          <w:rFonts w:ascii="Times New Roman" w:hAnsi="Times New Roman"/>
          <w:szCs w:val="24"/>
          <w:lang w:val="en-US"/>
        </w:rPr>
      </w:pPr>
    </w:p>
    <w:tbl>
      <w:tblPr>
        <w:tblW w:w="0" w:type="auto"/>
        <w:tblInd w:w="60" w:type="dxa"/>
        <w:tblLayout w:type="fixed"/>
        <w:tblCellMar>
          <w:left w:w="60" w:type="dxa"/>
          <w:right w:w="60" w:type="dxa"/>
        </w:tblCellMar>
        <w:tblLook w:val="0000"/>
      </w:tblPr>
      <w:tblGrid>
        <w:gridCol w:w="1500"/>
        <w:gridCol w:w="2910"/>
        <w:gridCol w:w="2125"/>
        <w:gridCol w:w="3250"/>
      </w:tblGrid>
      <w:tr w:rsidR="00A15BB3" w:rsidRPr="000B31EC" w:rsidTr="00E8760D">
        <w:trPr>
          <w:trHeight w:val="237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Related To:</w:t>
            </w:r>
          </w:p>
        </w:tc>
        <w:tc>
          <w:tcPr>
            <w:tcW w:w="291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Source</w:t>
            </w:r>
          </w:p>
        </w:tc>
        <w:tc>
          <w:tcPr>
            <w:tcW w:w="2125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Connector</w:t>
            </w:r>
          </w:p>
        </w:tc>
        <w:tc>
          <w:tcPr>
            <w:tcW w:w="325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Target</w:t>
            </w:r>
          </w:p>
        </w:tc>
      </w:tr>
      <w:tr w:rsidR="00A15BB3" w:rsidRPr="000B31EC" w:rsidTr="00E8760D"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91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A15BB3" w:rsidRPr="00F6228A" w:rsidRDefault="00DF5B6C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15BB3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t xml:space="preserve">Acceptance </w:t>
            </w:r>
            <w:proofErr w:type="spellStart"/>
            <w:r w:rsidR="00A15BB3" w:rsidRPr="00F6228A">
              <w:rPr>
                <w:rFonts w:ascii="Times New Roman" w:hAnsi="Times New Roman"/>
                <w:szCs w:val="24"/>
                <w:lang w:val="en-US"/>
              </w:rPr>
              <w:t>Tests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t>Cancel</w:t>
            </w:r>
            <w:proofErr w:type="spellEnd"/>
            <w:r w:rsidR="00A15BB3" w:rsidRPr="00F6228A">
              <w:rPr>
                <w:rFonts w:ascii="Times New Roman" w:hAnsi="Times New Roman"/>
                <w:szCs w:val="24"/>
                <w:lang w:val="en-US"/>
              </w:rPr>
              <w:t xml:space="preserve"> Edition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A15BB3" w:rsidRPr="00F6228A" w:rsidRDefault="00A15BB3" w:rsidP="00E8760D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125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A15BB3" w:rsidRPr="00F6228A" w:rsidRDefault="00DF5B6C" w:rsidP="00E8760D">
            <w:pPr>
              <w:spacing w:before="60" w:after="60"/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15BB3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15BB3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instrText>Connector.Type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A15BB3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t>Trace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25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A15BB3" w:rsidRPr="00F6228A" w:rsidRDefault="00DF5B6C" w:rsidP="00E8760D">
            <w:pPr>
              <w:spacing w:before="60" w:after="60"/>
              <w:rPr>
                <w:rFonts w:ascii="Times New Roman" w:hAnsi="Times New Roman"/>
                <w:sz w:val="20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15BB3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t>Functional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t>13CS-001:ConfigureShortcuts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A15BB3" w:rsidRPr="00F6228A" w:rsidRDefault="00A15BB3" w:rsidP="00E8760D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</w:tr>
      <w:tr w:rsidR="00A15BB3" w:rsidRPr="000B31EC" w:rsidTr="00E8760D"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91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A15BB3" w:rsidRPr="00F6228A" w:rsidRDefault="00DF5B6C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15BB3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t xml:space="preserve">Acceptance </w:t>
            </w:r>
            <w:proofErr w:type="spellStart"/>
            <w:r w:rsidR="00A15BB3" w:rsidRPr="00F6228A">
              <w:rPr>
                <w:rFonts w:ascii="Times New Roman" w:hAnsi="Times New Roman"/>
                <w:szCs w:val="24"/>
                <w:lang w:val="en-US"/>
              </w:rPr>
              <w:t>Tests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t>Cancel</w:t>
            </w:r>
            <w:proofErr w:type="spellEnd"/>
            <w:r w:rsidR="00A15BB3" w:rsidRPr="00F6228A">
              <w:rPr>
                <w:rFonts w:ascii="Times New Roman" w:hAnsi="Times New Roman"/>
                <w:szCs w:val="24"/>
                <w:lang w:val="en-US"/>
              </w:rPr>
              <w:t xml:space="preserve"> Edition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A15BB3" w:rsidRPr="00F6228A" w:rsidRDefault="00A15BB3" w:rsidP="00E8760D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125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A15BB3" w:rsidRPr="00F6228A" w:rsidRDefault="00DF5B6C" w:rsidP="00E8760D">
            <w:pPr>
              <w:spacing w:before="60" w:after="60"/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15BB3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15BB3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instrText>Connector.Type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A15BB3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t>Trace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25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A15BB3" w:rsidRPr="00F6228A" w:rsidRDefault="00DF5B6C" w:rsidP="00E8760D">
            <w:pPr>
              <w:spacing w:before="60" w:after="60"/>
              <w:rPr>
                <w:rFonts w:ascii="Times New Roman" w:hAnsi="Times New Roman"/>
                <w:sz w:val="20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15BB3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t>Functional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t>12CIT-001: ConfigureInactiveTime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A15BB3" w:rsidRPr="00F6228A" w:rsidRDefault="00A15BB3" w:rsidP="00E8760D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</w:tr>
      <w:bookmarkEnd w:id="171"/>
    </w:tbl>
    <w:p w:rsidR="008E51E2" w:rsidRDefault="008E51E2" w:rsidP="00A15BB3">
      <w:pPr>
        <w:rPr>
          <w:rFonts w:eastAsia="Times New Roman"/>
          <w:szCs w:val="24"/>
          <w:lang w:val="en-US"/>
        </w:rPr>
      </w:pPr>
    </w:p>
    <w:p w:rsidR="008E51E2" w:rsidRDefault="008E51E2">
      <w:pPr>
        <w:rPr>
          <w:rFonts w:eastAsia="Times New Roman"/>
          <w:szCs w:val="24"/>
          <w:lang w:val="en-US"/>
        </w:rPr>
      </w:pPr>
      <w:r>
        <w:rPr>
          <w:rFonts w:eastAsia="Times New Roman"/>
          <w:szCs w:val="24"/>
          <w:lang w:val="en-US"/>
        </w:rPr>
        <w:br w:type="page"/>
      </w:r>
    </w:p>
    <w:tbl>
      <w:tblPr>
        <w:tblW w:w="0" w:type="auto"/>
        <w:tblLayout w:type="fixed"/>
        <w:tblCellMar>
          <w:left w:w="60" w:type="dxa"/>
          <w:right w:w="60" w:type="dxa"/>
        </w:tblCellMar>
        <w:tblLook w:val="0000"/>
      </w:tblPr>
      <w:tblGrid>
        <w:gridCol w:w="1500"/>
        <w:gridCol w:w="2031"/>
        <w:gridCol w:w="2769"/>
        <w:gridCol w:w="3498"/>
      </w:tblGrid>
      <w:tr w:rsidR="00A15BB3" w:rsidRPr="000B31EC" w:rsidTr="00E8760D"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lastRenderedPageBreak/>
              <w:t>Use Case:</w:t>
            </w:r>
          </w:p>
        </w:tc>
        <w:tc>
          <w:tcPr>
            <w:tcW w:w="4800" w:type="dxa"/>
            <w:gridSpan w:val="2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0B31EC" w:rsidRDefault="00DF5B6C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15BB3" w:rsidRPr="000B31EC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15BB3" w:rsidRPr="000B31EC">
              <w:rPr>
                <w:rFonts w:ascii="Times New Roman" w:hAnsi="Times New Roman"/>
                <w:szCs w:val="24"/>
                <w:lang w:val="en-US"/>
              </w:rPr>
              <w:instrText>Element.Name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A15BB3" w:rsidRPr="000B31EC">
              <w:rPr>
                <w:rFonts w:ascii="Times New Roman" w:hAnsi="Times New Roman"/>
                <w:szCs w:val="24"/>
                <w:lang w:val="en-US"/>
              </w:rPr>
              <w:t>Creating a task with a name longer than allowed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>
              <w:rPr>
                <w:rFonts w:ascii="Times New Roman" w:hAnsi="Times New Roman"/>
                <w:szCs w:val="24"/>
                <w:lang w:val="en-US"/>
              </w:rPr>
              <w:t>Test Id: T4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Element.Alias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A15BB3" w:rsidRPr="000B31EC" w:rsidTr="00E8760D"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Status:</w:t>
            </w:r>
          </w:p>
        </w:tc>
        <w:tc>
          <w:tcPr>
            <w:tcW w:w="2031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F6228A" w:rsidRDefault="00DF5B6C" w:rsidP="00E8760D">
            <w:pPr>
              <w:tabs>
                <w:tab w:val="left" w:pos="2160"/>
                <w:tab w:val="left" w:pos="3150"/>
                <w:tab w:val="left" w:pos="567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15BB3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instrText>Element.Status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del w:id="180" w:author="David Silva" w:date="2013-05-27T21:24:00Z">
              <w:r w:rsidR="00A15BB3" w:rsidRPr="00F6228A" w:rsidDel="00A46F0C">
                <w:rPr>
                  <w:rFonts w:ascii="Times New Roman" w:hAnsi="Times New Roman"/>
                  <w:szCs w:val="24"/>
                  <w:lang w:val="en-US"/>
                </w:rPr>
                <w:delText>Proposed</w:delText>
              </w:r>
            </w:del>
            <w:ins w:id="181" w:author="David Silva" w:date="2013-05-27T21:24:00Z">
              <w:r w:rsidR="00A46F0C">
                <w:rPr>
                  <w:rFonts w:ascii="Times New Roman" w:hAnsi="Times New Roman"/>
                  <w:szCs w:val="24"/>
                  <w:lang w:val="en-US"/>
                </w:rPr>
                <w:t>Draft</w:t>
              </w:r>
            </w:ins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2769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tabs>
                <w:tab w:val="left" w:pos="900"/>
                <w:tab w:val="left" w:pos="3150"/>
                <w:tab w:val="left" w:pos="5670"/>
              </w:tabs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Version: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Element.Version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1.0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tabs>
                <w:tab w:val="left" w:pos="990"/>
                <w:tab w:val="left" w:pos="4590"/>
                <w:tab w:val="left" w:pos="567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Phase: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Element.Phase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1.0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A15BB3" w:rsidRPr="000B31EC" w:rsidTr="00E8760D">
        <w:trPr>
          <w:trHeight w:val="280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Author:</w:t>
            </w:r>
          </w:p>
        </w:tc>
        <w:tc>
          <w:tcPr>
            <w:tcW w:w="2031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F6228A" w:rsidRDefault="00DF5B6C" w:rsidP="00E8760D">
            <w:pPr>
              <w:tabs>
                <w:tab w:val="left" w:pos="216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15BB3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instrText>Element.Author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t>David Silva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2769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tabs>
                <w:tab w:val="left" w:pos="90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Created: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Element.DateCreatedShort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16-05-2013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tabs>
                <w:tab w:val="left" w:pos="99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del w:id="182" w:author="David Silva" w:date="2013-05-27T19:41:00Z"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delText>Modified:</w:delText>
              </w:r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tab/>
              </w:r>
              <w:r w:rsidR="00DF5B6C" w:rsidRPr="00F6228A" w:rsidDel="00280B27">
                <w:rPr>
                  <w:rFonts w:ascii="Times New Roman" w:hAnsi="Times New Roman"/>
                  <w:szCs w:val="24"/>
                  <w:lang w:val="en-US"/>
                </w:rPr>
                <w:fldChar w:fldCharType="begin" w:fldLock="1"/>
              </w:r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delInstrText>MERGEFIELD Element.DateModifiedShort</w:delInstrText>
              </w:r>
              <w:r w:rsidR="00DF5B6C" w:rsidRPr="00F6228A" w:rsidDel="00280B27">
                <w:rPr>
                  <w:rFonts w:ascii="Times New Roman" w:hAnsi="Times New Roman"/>
                  <w:szCs w:val="24"/>
                  <w:lang w:val="en-US"/>
                </w:rPr>
                <w:fldChar w:fldCharType="separate"/>
              </w:r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delText>16-05-2013</w:delText>
              </w:r>
              <w:r w:rsidR="00DF5B6C" w:rsidRPr="00F6228A" w:rsidDel="00280B27">
                <w:rPr>
                  <w:rFonts w:ascii="Times New Roman" w:hAnsi="Times New Roman"/>
                  <w:szCs w:val="24"/>
                  <w:lang w:val="en-US"/>
                </w:rPr>
                <w:fldChar w:fldCharType="end"/>
              </w:r>
            </w:del>
            <w:ins w:id="183" w:author="David Silva" w:date="2013-05-27T19:41:00Z">
              <w:r w:rsidR="00280B27">
                <w:rPr>
                  <w:rFonts w:ascii="Times New Roman" w:hAnsi="Times New Roman"/>
                  <w:szCs w:val="24"/>
                  <w:lang w:val="en-US"/>
                </w:rPr>
                <w:t>Modified: 21-05-2013</w:t>
              </w:r>
            </w:ins>
          </w:p>
        </w:tc>
      </w:tr>
      <w:tr w:rsidR="00A15BB3" w:rsidRPr="000B31EC" w:rsidTr="00E8760D">
        <w:trPr>
          <w:trHeight w:val="387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50" w:type="dxa"/>
              <w:left w:w="0" w:type="dxa"/>
              <w:bottom w:w="0" w:type="dxa"/>
              <w:right w:w="50" w:type="dxa"/>
            </w:tcMar>
          </w:tcPr>
          <w:p w:rsidR="00A15BB3" w:rsidRPr="00F6228A" w:rsidRDefault="00A15BB3" w:rsidP="00E8760D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Notes:</w:t>
            </w:r>
          </w:p>
        </w:tc>
        <w:tc>
          <w:tcPr>
            <w:tcW w:w="8298" w:type="dxa"/>
            <w:gridSpan w:val="3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50" w:type="dxa"/>
              <w:left w:w="0" w:type="dxa"/>
              <w:bottom w:w="0" w:type="dxa"/>
              <w:right w:w="50" w:type="dxa"/>
            </w:tcMar>
          </w:tcPr>
          <w:p w:rsidR="00A15BB3" w:rsidRPr="000B31EC" w:rsidRDefault="00DF5B6C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15BB3" w:rsidRPr="000B31EC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15BB3" w:rsidRPr="000B31EC">
              <w:rPr>
                <w:rFonts w:ascii="Times New Roman" w:hAnsi="Times New Roman"/>
                <w:szCs w:val="24"/>
                <w:lang w:val="en-US"/>
              </w:rPr>
              <w:instrText>Element.Notes</w:instrTex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  <w:p w:rsidR="00A15BB3" w:rsidRPr="000B31EC" w:rsidRDefault="00A15BB3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u w:val="single"/>
                <w:lang w:val="en-US"/>
              </w:rPr>
              <w:t>Start:</w:t>
            </w:r>
          </w:p>
          <w:p w:rsidR="00A15BB3" w:rsidRPr="000B31EC" w:rsidRDefault="00A15BB3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 xml:space="preserve">1. Insert a task name </w:t>
            </w:r>
            <w:r w:rsidRPr="000636FA">
              <w:rPr>
                <w:rFonts w:ascii="Times New Roman" w:hAnsi="Times New Roman"/>
                <w:szCs w:val="24"/>
                <w:lang w:val="en-US"/>
              </w:rPr>
              <w:t xml:space="preserve">longer than the allowed </w:t>
            </w:r>
            <w:ins w:id="184" w:author="Carla" w:date="2013-05-29T22:46:00Z">
              <w:r w:rsidR="0035655E" w:rsidRPr="000B31EC">
                <w:rPr>
                  <w:rFonts w:ascii="Times New Roman" w:hAnsi="Times New Roman"/>
                  <w:szCs w:val="24"/>
                  <w:lang w:val="en-US"/>
                </w:rPr>
                <w:t>value</w:t>
              </w:r>
              <w:r w:rsidR="0035655E" w:rsidRPr="000636FA">
                <w:rPr>
                  <w:rFonts w:ascii="Times New Roman" w:hAnsi="Times New Roman"/>
                  <w:szCs w:val="24"/>
                  <w:lang w:val="en-US"/>
                </w:rPr>
                <w:t xml:space="preserve"> </w:t>
              </w:r>
            </w:ins>
            <w:r w:rsidRPr="000636FA">
              <w:rPr>
                <w:rFonts w:ascii="Times New Roman" w:hAnsi="Times New Roman"/>
                <w:szCs w:val="24"/>
                <w:lang w:val="en-US"/>
              </w:rPr>
              <w:t>(50 characters)</w:t>
            </w:r>
            <w:r w:rsidRPr="000B31EC">
              <w:rPr>
                <w:rFonts w:ascii="Times New Roman" w:hAnsi="Times New Roman"/>
                <w:szCs w:val="24"/>
                <w:lang w:val="en-US"/>
              </w:rPr>
              <w:t xml:space="preserve"> </w:t>
            </w:r>
            <w:del w:id="185" w:author="Carla" w:date="2013-05-29T22:46:00Z">
              <w:r w:rsidRPr="000B31EC" w:rsidDel="0035655E">
                <w:rPr>
                  <w:rFonts w:ascii="Times New Roman" w:hAnsi="Times New Roman"/>
                  <w:szCs w:val="24"/>
                  <w:lang w:val="en-US"/>
                </w:rPr>
                <w:delText xml:space="preserve">value </w:delText>
              </w:r>
            </w:del>
            <w:r w:rsidRPr="000B31EC">
              <w:rPr>
                <w:rFonts w:ascii="Times New Roman" w:hAnsi="Times New Roman"/>
                <w:szCs w:val="24"/>
                <w:lang w:val="en-US"/>
              </w:rPr>
              <w:t>on</w:t>
            </w:r>
            <w:ins w:id="186" w:author="Carla" w:date="2013-05-29T22:46:00Z">
              <w:r w:rsidR="0035655E">
                <w:rPr>
                  <w:rFonts w:ascii="Times New Roman" w:hAnsi="Times New Roman"/>
                  <w:szCs w:val="24"/>
                  <w:lang w:val="en-US"/>
                </w:rPr>
                <w:t xml:space="preserve"> the</w:t>
              </w:r>
            </w:ins>
            <w:r w:rsidRPr="000B31EC">
              <w:rPr>
                <w:rFonts w:ascii="Times New Roman" w:hAnsi="Times New Roman"/>
                <w:szCs w:val="24"/>
                <w:lang w:val="en-US"/>
              </w:rPr>
              <w:t xml:space="preserve"> text box from the main window</w:t>
            </w:r>
          </w:p>
          <w:p w:rsidR="00A15BB3" w:rsidRPr="000B31EC" w:rsidRDefault="00A15BB3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</w:p>
          <w:p w:rsidR="00A15BB3" w:rsidRPr="000B31EC" w:rsidRDefault="00A15BB3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u w:val="single"/>
                <w:lang w:val="en-US"/>
              </w:rPr>
              <w:t>Result:</w:t>
            </w:r>
          </w:p>
          <w:p w:rsidR="00A15BB3" w:rsidRPr="000B31EC" w:rsidRDefault="00A15BB3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commentRangeStart w:id="187"/>
            <w:r w:rsidRPr="000B31EC">
              <w:rPr>
                <w:rFonts w:ascii="Times New Roman" w:hAnsi="Times New Roman"/>
                <w:szCs w:val="24"/>
                <w:lang w:val="en-US"/>
              </w:rPr>
              <w:t>The text box must not allow more characters when reach maximum length</w:t>
            </w:r>
            <w:commentRangeEnd w:id="187"/>
            <w:r w:rsidR="00603EEB">
              <w:rPr>
                <w:rStyle w:val="Refdecomentrio"/>
                <w:rFonts w:ascii="Arial" w:eastAsiaTheme="minorEastAsia" w:hAnsi="Arial"/>
                <w:color w:val="000000"/>
                <w:lang w:val="en-AU" w:eastAsia="pt-PT"/>
              </w:rPr>
              <w:commentReference w:id="187"/>
            </w:r>
          </w:p>
          <w:p w:rsidR="00A15BB3" w:rsidRPr="00F6228A" w:rsidRDefault="00A15BB3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Use case ends.</w:t>
            </w:r>
          </w:p>
        </w:tc>
      </w:tr>
    </w:tbl>
    <w:p w:rsidR="00A15BB3" w:rsidRPr="00F6228A" w:rsidRDefault="00A15BB3" w:rsidP="00A15BB3">
      <w:pPr>
        <w:spacing w:before="60" w:after="60"/>
        <w:rPr>
          <w:rFonts w:ascii="Times New Roman" w:hAnsi="Times New Roman"/>
          <w:szCs w:val="24"/>
          <w:lang w:val="en-US"/>
        </w:rPr>
      </w:pPr>
    </w:p>
    <w:p w:rsidR="00A15BB3" w:rsidRPr="00F6228A" w:rsidRDefault="00A15BB3" w:rsidP="00A15BB3">
      <w:pPr>
        <w:spacing w:before="60" w:after="60"/>
        <w:rPr>
          <w:rFonts w:ascii="Times New Roman" w:hAnsi="Times New Roman"/>
          <w:szCs w:val="24"/>
          <w:lang w:val="en-US"/>
        </w:rPr>
      </w:pPr>
    </w:p>
    <w:tbl>
      <w:tblPr>
        <w:tblW w:w="0" w:type="auto"/>
        <w:tblInd w:w="60" w:type="dxa"/>
        <w:tblLayout w:type="fixed"/>
        <w:tblCellMar>
          <w:left w:w="60" w:type="dxa"/>
          <w:right w:w="60" w:type="dxa"/>
        </w:tblCellMar>
        <w:tblLook w:val="0000"/>
      </w:tblPr>
      <w:tblGrid>
        <w:gridCol w:w="1500"/>
        <w:gridCol w:w="2910"/>
        <w:gridCol w:w="2125"/>
        <w:gridCol w:w="3250"/>
      </w:tblGrid>
      <w:tr w:rsidR="00A15BB3" w:rsidRPr="000B31EC" w:rsidTr="00E8760D">
        <w:trPr>
          <w:trHeight w:val="237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Related To:</w:t>
            </w:r>
          </w:p>
        </w:tc>
        <w:tc>
          <w:tcPr>
            <w:tcW w:w="291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Source</w:t>
            </w:r>
          </w:p>
        </w:tc>
        <w:tc>
          <w:tcPr>
            <w:tcW w:w="2125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Connector</w:t>
            </w:r>
          </w:p>
        </w:tc>
        <w:tc>
          <w:tcPr>
            <w:tcW w:w="325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Target</w:t>
            </w:r>
          </w:p>
        </w:tc>
      </w:tr>
      <w:tr w:rsidR="00A15BB3" w:rsidRPr="000B31EC" w:rsidTr="00E8760D"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91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A15BB3" w:rsidRPr="000B31EC" w:rsidRDefault="00DF5B6C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15BB3" w:rsidRPr="000B31EC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15BB3" w:rsidRPr="000B31EC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A15BB3" w:rsidRPr="000B31EC">
              <w:rPr>
                <w:rFonts w:ascii="Times New Roman" w:hAnsi="Times New Roman"/>
                <w:szCs w:val="24"/>
                <w:lang w:val="en-US"/>
              </w:rPr>
              <w:t xml:space="preserve">Acceptance </w:t>
            </w:r>
            <w:proofErr w:type="spellStart"/>
            <w:r w:rsidR="00A15BB3" w:rsidRPr="000B31EC">
              <w:rPr>
                <w:rFonts w:ascii="Times New Roman" w:hAnsi="Times New Roman"/>
                <w:szCs w:val="24"/>
                <w:lang w:val="en-US"/>
              </w:rPr>
              <w:t>Tests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A15BB3" w:rsidRPr="000B31EC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A15BB3" w:rsidRPr="000B31EC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A15BB3" w:rsidRPr="000B31EC">
              <w:rPr>
                <w:rFonts w:ascii="Times New Roman" w:hAnsi="Times New Roman"/>
                <w:szCs w:val="24"/>
                <w:lang w:val="en-US"/>
              </w:rPr>
              <w:t>Creating</w:t>
            </w:r>
            <w:proofErr w:type="spellEnd"/>
            <w:r w:rsidR="00A15BB3" w:rsidRPr="000B31EC">
              <w:rPr>
                <w:rFonts w:ascii="Times New Roman" w:hAnsi="Times New Roman"/>
                <w:szCs w:val="24"/>
                <w:lang w:val="en-US"/>
              </w:rPr>
              <w:t xml:space="preserve"> a task with a name longer than allowed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A15BB3" w:rsidRPr="000B31EC" w:rsidRDefault="00A15BB3" w:rsidP="00E8760D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125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A15BB3" w:rsidRPr="00F6228A" w:rsidRDefault="00DF5B6C" w:rsidP="00E8760D">
            <w:pPr>
              <w:spacing w:before="60" w:after="60"/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15BB3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15BB3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instrText>Connector.Type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A15BB3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t>Trace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25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A15BB3" w:rsidRPr="00F6228A" w:rsidRDefault="00DF5B6C" w:rsidP="00E8760D">
            <w:pPr>
              <w:spacing w:before="60" w:after="60"/>
              <w:rPr>
                <w:rFonts w:ascii="Times New Roman" w:hAnsi="Times New Roman"/>
                <w:sz w:val="20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15BB3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t>Functional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t>1CT-001:Task.create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A15BB3" w:rsidRPr="00F6228A" w:rsidRDefault="00A15BB3" w:rsidP="00E8760D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</w:tr>
    </w:tbl>
    <w:p w:rsidR="00A15BB3" w:rsidRPr="000B31EC" w:rsidRDefault="00A15BB3" w:rsidP="00A15BB3">
      <w:pPr>
        <w:rPr>
          <w:rFonts w:eastAsia="Times New Roman"/>
          <w:szCs w:val="24"/>
          <w:lang w:val="en-US"/>
        </w:rPr>
      </w:pPr>
    </w:p>
    <w:tbl>
      <w:tblPr>
        <w:tblW w:w="0" w:type="auto"/>
        <w:tblLayout w:type="fixed"/>
        <w:tblCellMar>
          <w:left w:w="60" w:type="dxa"/>
          <w:right w:w="60" w:type="dxa"/>
        </w:tblCellMar>
        <w:tblLook w:val="0000"/>
      </w:tblPr>
      <w:tblGrid>
        <w:gridCol w:w="1500"/>
        <w:gridCol w:w="2031"/>
        <w:gridCol w:w="2769"/>
        <w:gridCol w:w="3498"/>
      </w:tblGrid>
      <w:tr w:rsidR="00A15BB3" w:rsidRPr="000B31EC" w:rsidTr="00E8760D"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bookmarkStart w:id="188" w:name="BKM_69BB6DF2_4E35_4ade_8100_8243C95B7CDA"/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Use Case:</w:t>
            </w:r>
          </w:p>
        </w:tc>
        <w:tc>
          <w:tcPr>
            <w:tcW w:w="4800" w:type="dxa"/>
            <w:gridSpan w:val="2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F6228A" w:rsidRDefault="00DF5B6C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15BB3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instrText>Element.Name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t>Creating task without name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>
              <w:rPr>
                <w:rFonts w:ascii="Times New Roman" w:hAnsi="Times New Roman"/>
                <w:szCs w:val="24"/>
                <w:lang w:val="en-US"/>
              </w:rPr>
              <w:t>Test Id: T5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Element.Alias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A15BB3" w:rsidRPr="000B31EC" w:rsidTr="00E8760D"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Status:</w:t>
            </w:r>
          </w:p>
        </w:tc>
        <w:tc>
          <w:tcPr>
            <w:tcW w:w="2031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F6228A" w:rsidRDefault="00DF5B6C" w:rsidP="00E8760D">
            <w:pPr>
              <w:tabs>
                <w:tab w:val="left" w:pos="2160"/>
                <w:tab w:val="left" w:pos="3150"/>
                <w:tab w:val="left" w:pos="567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15BB3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instrText>Element.Status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del w:id="189" w:author="David Silva" w:date="2013-05-27T21:24:00Z">
              <w:r w:rsidR="00A15BB3" w:rsidRPr="00F6228A" w:rsidDel="00A46F0C">
                <w:rPr>
                  <w:rFonts w:ascii="Times New Roman" w:hAnsi="Times New Roman"/>
                  <w:szCs w:val="24"/>
                  <w:lang w:val="en-US"/>
                </w:rPr>
                <w:delText>Proposed</w:delText>
              </w:r>
            </w:del>
            <w:ins w:id="190" w:author="David Silva" w:date="2013-05-27T21:24:00Z">
              <w:r w:rsidR="00A46F0C">
                <w:rPr>
                  <w:rFonts w:ascii="Times New Roman" w:hAnsi="Times New Roman"/>
                  <w:szCs w:val="24"/>
                  <w:lang w:val="en-US"/>
                </w:rPr>
                <w:t>Draft</w:t>
              </w:r>
            </w:ins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2769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tabs>
                <w:tab w:val="left" w:pos="900"/>
                <w:tab w:val="left" w:pos="3150"/>
                <w:tab w:val="left" w:pos="5670"/>
              </w:tabs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Version: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Element.Version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1.0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tabs>
                <w:tab w:val="left" w:pos="990"/>
                <w:tab w:val="left" w:pos="4590"/>
                <w:tab w:val="left" w:pos="567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Phase: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Element.Phase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1.0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A15BB3" w:rsidRPr="000B31EC" w:rsidTr="00E8760D">
        <w:trPr>
          <w:trHeight w:val="280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Author:</w:t>
            </w:r>
          </w:p>
        </w:tc>
        <w:tc>
          <w:tcPr>
            <w:tcW w:w="2031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F6228A" w:rsidRDefault="00DF5B6C" w:rsidP="00E8760D">
            <w:pPr>
              <w:tabs>
                <w:tab w:val="left" w:pos="216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15BB3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instrText>Element.Author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t>David Silva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2769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tabs>
                <w:tab w:val="left" w:pos="90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Created: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Element.DateCreatedShort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16-05-2013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tabs>
                <w:tab w:val="left" w:pos="99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del w:id="191" w:author="David Silva" w:date="2013-05-27T19:41:00Z"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delText>Modified:</w:delText>
              </w:r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tab/>
              </w:r>
              <w:r w:rsidR="00DF5B6C" w:rsidRPr="00F6228A" w:rsidDel="00280B27">
                <w:rPr>
                  <w:rFonts w:ascii="Times New Roman" w:hAnsi="Times New Roman"/>
                  <w:szCs w:val="24"/>
                  <w:lang w:val="en-US"/>
                </w:rPr>
                <w:fldChar w:fldCharType="begin" w:fldLock="1"/>
              </w:r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delInstrText>MERGEFIELD Element.DateModifiedShort</w:delInstrText>
              </w:r>
              <w:r w:rsidR="00DF5B6C" w:rsidRPr="00F6228A" w:rsidDel="00280B27">
                <w:rPr>
                  <w:rFonts w:ascii="Times New Roman" w:hAnsi="Times New Roman"/>
                  <w:szCs w:val="24"/>
                  <w:lang w:val="en-US"/>
                </w:rPr>
                <w:fldChar w:fldCharType="separate"/>
              </w:r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delText>16-05-2013</w:delText>
              </w:r>
              <w:r w:rsidR="00DF5B6C" w:rsidRPr="00F6228A" w:rsidDel="00280B27">
                <w:rPr>
                  <w:rFonts w:ascii="Times New Roman" w:hAnsi="Times New Roman"/>
                  <w:szCs w:val="24"/>
                  <w:lang w:val="en-US"/>
                </w:rPr>
                <w:fldChar w:fldCharType="end"/>
              </w:r>
            </w:del>
            <w:ins w:id="192" w:author="David Silva" w:date="2013-05-27T19:41:00Z">
              <w:r w:rsidR="00280B27">
                <w:rPr>
                  <w:rFonts w:ascii="Times New Roman" w:hAnsi="Times New Roman"/>
                  <w:szCs w:val="24"/>
                  <w:lang w:val="en-US"/>
                </w:rPr>
                <w:t>Modified: 21-05-2013</w:t>
              </w:r>
            </w:ins>
          </w:p>
        </w:tc>
      </w:tr>
      <w:tr w:rsidR="00A15BB3" w:rsidRPr="000B31EC" w:rsidTr="00E8760D">
        <w:trPr>
          <w:trHeight w:val="387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50" w:type="dxa"/>
              <w:left w:w="0" w:type="dxa"/>
              <w:bottom w:w="0" w:type="dxa"/>
              <w:right w:w="50" w:type="dxa"/>
            </w:tcMar>
          </w:tcPr>
          <w:p w:rsidR="00A15BB3" w:rsidRPr="00F6228A" w:rsidRDefault="00A15BB3" w:rsidP="00E8760D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Notes:</w:t>
            </w:r>
          </w:p>
        </w:tc>
        <w:tc>
          <w:tcPr>
            <w:tcW w:w="8298" w:type="dxa"/>
            <w:gridSpan w:val="3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50" w:type="dxa"/>
              <w:left w:w="0" w:type="dxa"/>
              <w:bottom w:w="0" w:type="dxa"/>
              <w:right w:w="50" w:type="dxa"/>
            </w:tcMar>
          </w:tcPr>
          <w:p w:rsidR="00A15BB3" w:rsidRPr="000B31EC" w:rsidRDefault="00DF5B6C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15BB3" w:rsidRPr="000B31EC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15BB3" w:rsidRPr="000B31EC">
              <w:rPr>
                <w:rFonts w:ascii="Times New Roman" w:hAnsi="Times New Roman"/>
                <w:szCs w:val="24"/>
                <w:lang w:val="en-US"/>
              </w:rPr>
              <w:instrText>Element.Notes</w:instrTex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  <w:p w:rsidR="00A15BB3" w:rsidRPr="000B31EC" w:rsidRDefault="00A15BB3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u w:val="single"/>
                <w:lang w:val="en-US"/>
              </w:rPr>
              <w:t>Start:</w:t>
            </w:r>
          </w:p>
          <w:p w:rsidR="00A15BB3" w:rsidRPr="00F6228A" w:rsidRDefault="00A15BB3" w:rsidP="00E8760D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Click on the text box from the main window</w:t>
            </w:r>
          </w:p>
          <w:p w:rsidR="00A15BB3" w:rsidRPr="00F6228A" w:rsidRDefault="00A15BB3" w:rsidP="00E8760D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>P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 xml:space="preserve">ress enter key or </w:t>
            </w:r>
            <w:r w:rsidRPr="000B31EC">
              <w:rPr>
                <w:rFonts w:ascii="Times New Roman" w:hAnsi="Times New Roman"/>
                <w:szCs w:val="24"/>
                <w:lang w:val="en-US"/>
              </w:rPr>
              <w:t xml:space="preserve">click 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add button</w:t>
            </w:r>
          </w:p>
          <w:p w:rsidR="00A15BB3" w:rsidRPr="000B31EC" w:rsidRDefault="00A15BB3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</w:p>
          <w:p w:rsidR="00A15BB3" w:rsidRPr="000B31EC" w:rsidRDefault="00A15BB3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u w:val="single"/>
                <w:lang w:val="en-US"/>
              </w:rPr>
              <w:t>Result:</w:t>
            </w:r>
          </w:p>
          <w:p w:rsidR="00A15BB3" w:rsidRPr="000B31EC" w:rsidRDefault="00A15BB3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>No action must be taken</w:t>
            </w:r>
            <w:ins w:id="193" w:author="Carla" w:date="2013-05-29T22:54:00Z">
              <w:r w:rsidR="00603EEB">
                <w:rPr>
                  <w:rFonts w:ascii="Times New Roman" w:hAnsi="Times New Roman"/>
                  <w:szCs w:val="24"/>
                  <w:lang w:val="en-US"/>
                </w:rPr>
                <w:t xml:space="preserve"> by the system</w:t>
              </w:r>
            </w:ins>
            <w:r w:rsidRPr="000B31EC">
              <w:rPr>
                <w:rFonts w:ascii="Times New Roman" w:hAnsi="Times New Roman"/>
                <w:szCs w:val="24"/>
                <w:lang w:val="en-US"/>
              </w:rPr>
              <w:t xml:space="preserve"> and the add button must remain inactive</w:t>
            </w:r>
          </w:p>
          <w:p w:rsidR="00A15BB3" w:rsidRPr="00F6228A" w:rsidRDefault="00A15BB3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Use case ends.</w:t>
            </w:r>
          </w:p>
        </w:tc>
      </w:tr>
    </w:tbl>
    <w:p w:rsidR="00A15BB3" w:rsidRPr="00F6228A" w:rsidRDefault="00A15BB3" w:rsidP="00A15BB3">
      <w:pPr>
        <w:spacing w:before="60" w:after="60"/>
        <w:rPr>
          <w:rFonts w:ascii="Times New Roman" w:hAnsi="Times New Roman"/>
          <w:szCs w:val="24"/>
          <w:lang w:val="en-US"/>
        </w:rPr>
      </w:pPr>
    </w:p>
    <w:tbl>
      <w:tblPr>
        <w:tblW w:w="9918" w:type="dxa"/>
        <w:tblInd w:w="60" w:type="dxa"/>
        <w:tblLayout w:type="fixed"/>
        <w:tblCellMar>
          <w:left w:w="60" w:type="dxa"/>
          <w:right w:w="60" w:type="dxa"/>
        </w:tblCellMar>
        <w:tblLook w:val="0000"/>
      </w:tblPr>
      <w:tblGrid>
        <w:gridCol w:w="60"/>
        <w:gridCol w:w="1440"/>
        <w:gridCol w:w="70"/>
        <w:gridCol w:w="2043"/>
        <w:gridCol w:w="797"/>
        <w:gridCol w:w="1989"/>
        <w:gridCol w:w="136"/>
        <w:gridCol w:w="3250"/>
        <w:gridCol w:w="133"/>
      </w:tblGrid>
      <w:tr w:rsidR="00A15BB3" w:rsidRPr="000B31EC" w:rsidTr="008E51E2">
        <w:trPr>
          <w:gridAfter w:val="1"/>
          <w:wAfter w:w="133" w:type="dxa"/>
          <w:trHeight w:val="237"/>
        </w:trPr>
        <w:tc>
          <w:tcPr>
            <w:tcW w:w="1500" w:type="dxa"/>
            <w:gridSpan w:val="2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Related To:</w:t>
            </w:r>
          </w:p>
        </w:tc>
        <w:tc>
          <w:tcPr>
            <w:tcW w:w="2910" w:type="dxa"/>
            <w:gridSpan w:val="3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Source</w:t>
            </w:r>
          </w:p>
        </w:tc>
        <w:tc>
          <w:tcPr>
            <w:tcW w:w="2125" w:type="dxa"/>
            <w:gridSpan w:val="2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Connector</w:t>
            </w:r>
          </w:p>
        </w:tc>
        <w:tc>
          <w:tcPr>
            <w:tcW w:w="325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Target</w:t>
            </w:r>
          </w:p>
        </w:tc>
      </w:tr>
      <w:tr w:rsidR="00A15BB3" w:rsidRPr="000B31EC" w:rsidTr="008E51E2">
        <w:trPr>
          <w:gridAfter w:val="1"/>
          <w:wAfter w:w="133" w:type="dxa"/>
        </w:trPr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910" w:type="dxa"/>
            <w:gridSpan w:val="3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A15BB3" w:rsidRPr="000B31EC" w:rsidRDefault="00DF5B6C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15BB3" w:rsidRPr="000B31EC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15BB3" w:rsidRPr="000B31EC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A15BB3" w:rsidRPr="000B31EC">
              <w:rPr>
                <w:rFonts w:ascii="Times New Roman" w:hAnsi="Times New Roman"/>
                <w:szCs w:val="24"/>
                <w:lang w:val="en-US"/>
              </w:rPr>
              <w:t xml:space="preserve">Acceptance </w:t>
            </w:r>
            <w:proofErr w:type="spellStart"/>
            <w:r w:rsidR="00A15BB3" w:rsidRPr="000B31EC">
              <w:rPr>
                <w:rFonts w:ascii="Times New Roman" w:hAnsi="Times New Roman"/>
                <w:szCs w:val="24"/>
                <w:lang w:val="en-US"/>
              </w:rPr>
              <w:t>Tests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A15BB3" w:rsidRPr="000B31EC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A15BB3" w:rsidRPr="000B31EC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A15BB3" w:rsidRPr="000B31EC">
              <w:rPr>
                <w:rFonts w:ascii="Times New Roman" w:hAnsi="Times New Roman"/>
                <w:szCs w:val="24"/>
                <w:lang w:val="en-US"/>
              </w:rPr>
              <w:t>Creating</w:t>
            </w:r>
            <w:proofErr w:type="spellEnd"/>
            <w:r w:rsidR="00A15BB3" w:rsidRPr="000B31EC">
              <w:rPr>
                <w:rFonts w:ascii="Times New Roman" w:hAnsi="Times New Roman"/>
                <w:szCs w:val="24"/>
                <w:lang w:val="en-US"/>
              </w:rPr>
              <w:t xml:space="preserve"> task without name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A15BB3" w:rsidRPr="000B31EC" w:rsidRDefault="00A15BB3" w:rsidP="00E8760D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125" w:type="dxa"/>
            <w:gridSpan w:val="2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A15BB3" w:rsidRPr="00F6228A" w:rsidRDefault="00DF5B6C" w:rsidP="00E8760D">
            <w:pPr>
              <w:spacing w:before="60" w:after="60"/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lastRenderedPageBreak/>
              <w:fldChar w:fldCharType="begin" w:fldLock="1"/>
            </w:r>
            <w:r w:rsidR="00A15BB3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15BB3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instrText>Connector.Type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A15BB3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t>Trace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25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A15BB3" w:rsidRPr="00F6228A" w:rsidRDefault="00DF5B6C" w:rsidP="00E8760D">
            <w:pPr>
              <w:spacing w:before="60" w:after="60"/>
              <w:rPr>
                <w:rFonts w:ascii="Times New Roman" w:hAnsi="Times New Roman"/>
                <w:sz w:val="20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15BB3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t>Functional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t>1CT-002:Task.create.validate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A15BB3" w:rsidRPr="00F6228A" w:rsidRDefault="00A15BB3" w:rsidP="00E8760D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</w:tr>
      <w:tr w:rsidR="00A15BB3" w:rsidRPr="000B31EC" w:rsidTr="008E51E2">
        <w:trPr>
          <w:gridBefore w:val="1"/>
          <w:wBefore w:w="60" w:type="dxa"/>
        </w:trPr>
        <w:tc>
          <w:tcPr>
            <w:tcW w:w="1510" w:type="dxa"/>
            <w:gridSpan w:val="2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bookmarkStart w:id="194" w:name="BKM_9229F879_24A9_4cf9_9B7D_E5BA8291B3E9"/>
            <w:bookmarkEnd w:id="188"/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lastRenderedPageBreak/>
              <w:t>Use Case:</w:t>
            </w:r>
          </w:p>
        </w:tc>
        <w:tc>
          <w:tcPr>
            <w:tcW w:w="4829" w:type="dxa"/>
            <w:gridSpan w:val="3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0B31EC" w:rsidRDefault="00DF5B6C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15BB3" w:rsidRPr="000B31EC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15BB3" w:rsidRPr="000B31EC">
              <w:rPr>
                <w:rFonts w:ascii="Times New Roman" w:hAnsi="Times New Roman"/>
                <w:szCs w:val="24"/>
                <w:lang w:val="en-US"/>
              </w:rPr>
              <w:instrText>Element.Name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A15BB3" w:rsidRPr="000B31EC">
              <w:rPr>
                <w:rFonts w:ascii="Times New Roman" w:hAnsi="Times New Roman"/>
                <w:szCs w:val="24"/>
                <w:lang w:val="en-US"/>
              </w:rPr>
              <w:t>Creating a task with a valid name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519" w:type="dxa"/>
            <w:gridSpan w:val="3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>
              <w:rPr>
                <w:rFonts w:ascii="Times New Roman" w:hAnsi="Times New Roman"/>
                <w:szCs w:val="24"/>
                <w:lang w:val="en-US"/>
              </w:rPr>
              <w:t>Test Id: T6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Element.Alias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A15BB3" w:rsidRPr="000B31EC" w:rsidTr="008E51E2">
        <w:trPr>
          <w:gridBefore w:val="1"/>
          <w:wBefore w:w="60" w:type="dxa"/>
        </w:trPr>
        <w:tc>
          <w:tcPr>
            <w:tcW w:w="1510" w:type="dxa"/>
            <w:gridSpan w:val="2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Status:</w:t>
            </w:r>
          </w:p>
        </w:tc>
        <w:tc>
          <w:tcPr>
            <w:tcW w:w="2043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F6228A" w:rsidRDefault="00DF5B6C" w:rsidP="00E8760D">
            <w:pPr>
              <w:tabs>
                <w:tab w:val="left" w:pos="2160"/>
                <w:tab w:val="left" w:pos="3150"/>
                <w:tab w:val="left" w:pos="567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15BB3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instrText>Element.Status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del w:id="195" w:author="David Silva" w:date="2013-05-27T21:24:00Z">
              <w:r w:rsidR="00A15BB3" w:rsidRPr="00F6228A" w:rsidDel="00A46F0C">
                <w:rPr>
                  <w:rFonts w:ascii="Times New Roman" w:hAnsi="Times New Roman"/>
                  <w:szCs w:val="24"/>
                  <w:lang w:val="en-US"/>
                </w:rPr>
                <w:delText>Proposed</w:delText>
              </w:r>
            </w:del>
            <w:ins w:id="196" w:author="David Silva" w:date="2013-05-27T21:24:00Z">
              <w:r w:rsidR="00A46F0C">
                <w:rPr>
                  <w:rFonts w:ascii="Times New Roman" w:hAnsi="Times New Roman"/>
                  <w:szCs w:val="24"/>
                  <w:lang w:val="en-US"/>
                </w:rPr>
                <w:t>Draft</w:t>
              </w:r>
            </w:ins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2786" w:type="dxa"/>
            <w:gridSpan w:val="2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tabs>
                <w:tab w:val="left" w:pos="900"/>
                <w:tab w:val="left" w:pos="3150"/>
                <w:tab w:val="left" w:pos="5670"/>
              </w:tabs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Version: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Element.Version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1.0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  <w:tc>
          <w:tcPr>
            <w:tcW w:w="3519" w:type="dxa"/>
            <w:gridSpan w:val="3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tabs>
                <w:tab w:val="left" w:pos="990"/>
                <w:tab w:val="left" w:pos="4590"/>
                <w:tab w:val="left" w:pos="567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Phase: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Element.Phase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1.0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A15BB3" w:rsidRPr="000B31EC" w:rsidTr="008E51E2">
        <w:trPr>
          <w:gridBefore w:val="1"/>
          <w:wBefore w:w="60" w:type="dxa"/>
          <w:trHeight w:val="280"/>
        </w:trPr>
        <w:tc>
          <w:tcPr>
            <w:tcW w:w="1510" w:type="dxa"/>
            <w:gridSpan w:val="2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Author:</w:t>
            </w:r>
          </w:p>
        </w:tc>
        <w:tc>
          <w:tcPr>
            <w:tcW w:w="2043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F6228A" w:rsidRDefault="00DF5B6C" w:rsidP="00E8760D">
            <w:pPr>
              <w:tabs>
                <w:tab w:val="left" w:pos="216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15BB3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instrText>Element.Author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t>David Silva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2786" w:type="dxa"/>
            <w:gridSpan w:val="2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tabs>
                <w:tab w:val="left" w:pos="90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Created: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Element.DateCreatedShort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16-05-2013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  <w:tc>
          <w:tcPr>
            <w:tcW w:w="3519" w:type="dxa"/>
            <w:gridSpan w:val="3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tabs>
                <w:tab w:val="left" w:pos="99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del w:id="197" w:author="David Silva" w:date="2013-05-27T19:41:00Z"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delText>Modified:</w:delText>
              </w:r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tab/>
              </w:r>
              <w:r w:rsidR="00DF5B6C" w:rsidRPr="00F6228A" w:rsidDel="00280B27">
                <w:rPr>
                  <w:rFonts w:ascii="Times New Roman" w:hAnsi="Times New Roman"/>
                  <w:szCs w:val="24"/>
                  <w:lang w:val="en-US"/>
                </w:rPr>
                <w:fldChar w:fldCharType="begin" w:fldLock="1"/>
              </w:r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delInstrText>MERGEFIELD Element.DateModifiedShort</w:delInstrText>
              </w:r>
              <w:r w:rsidR="00DF5B6C" w:rsidRPr="00F6228A" w:rsidDel="00280B27">
                <w:rPr>
                  <w:rFonts w:ascii="Times New Roman" w:hAnsi="Times New Roman"/>
                  <w:szCs w:val="24"/>
                  <w:lang w:val="en-US"/>
                </w:rPr>
                <w:fldChar w:fldCharType="separate"/>
              </w:r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delText>16-05-2013</w:delText>
              </w:r>
              <w:r w:rsidR="00DF5B6C" w:rsidRPr="00F6228A" w:rsidDel="00280B27">
                <w:rPr>
                  <w:rFonts w:ascii="Times New Roman" w:hAnsi="Times New Roman"/>
                  <w:szCs w:val="24"/>
                  <w:lang w:val="en-US"/>
                </w:rPr>
                <w:fldChar w:fldCharType="end"/>
              </w:r>
            </w:del>
            <w:ins w:id="198" w:author="David Silva" w:date="2013-05-27T19:41:00Z">
              <w:r w:rsidR="00280B27">
                <w:rPr>
                  <w:rFonts w:ascii="Times New Roman" w:hAnsi="Times New Roman"/>
                  <w:szCs w:val="24"/>
                  <w:lang w:val="en-US"/>
                </w:rPr>
                <w:t>Modified: 21-05-2013</w:t>
              </w:r>
            </w:ins>
          </w:p>
        </w:tc>
      </w:tr>
      <w:tr w:rsidR="00A15BB3" w:rsidRPr="000B31EC" w:rsidTr="008E51E2">
        <w:trPr>
          <w:gridBefore w:val="1"/>
          <w:wBefore w:w="60" w:type="dxa"/>
          <w:trHeight w:val="387"/>
        </w:trPr>
        <w:tc>
          <w:tcPr>
            <w:tcW w:w="1510" w:type="dxa"/>
            <w:gridSpan w:val="2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50" w:type="dxa"/>
              <w:left w:w="0" w:type="dxa"/>
              <w:bottom w:w="0" w:type="dxa"/>
              <w:right w:w="50" w:type="dxa"/>
            </w:tcMar>
          </w:tcPr>
          <w:p w:rsidR="00A15BB3" w:rsidRPr="00F6228A" w:rsidRDefault="00A15BB3" w:rsidP="00E8760D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Notes:</w:t>
            </w:r>
          </w:p>
        </w:tc>
        <w:tc>
          <w:tcPr>
            <w:tcW w:w="8348" w:type="dxa"/>
            <w:gridSpan w:val="6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50" w:type="dxa"/>
              <w:left w:w="0" w:type="dxa"/>
              <w:bottom w:w="0" w:type="dxa"/>
              <w:right w:w="50" w:type="dxa"/>
            </w:tcMar>
          </w:tcPr>
          <w:p w:rsidR="00A15BB3" w:rsidRPr="000B31EC" w:rsidRDefault="00DF5B6C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15BB3" w:rsidRPr="000B31EC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15BB3" w:rsidRPr="000B31EC">
              <w:rPr>
                <w:rFonts w:ascii="Times New Roman" w:hAnsi="Times New Roman"/>
                <w:szCs w:val="24"/>
                <w:lang w:val="en-US"/>
              </w:rPr>
              <w:instrText>Element.Notes</w:instrTex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  <w:p w:rsidR="00A15BB3" w:rsidRPr="000B31EC" w:rsidRDefault="00A15BB3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u w:val="single"/>
                <w:lang w:val="en-US"/>
              </w:rPr>
              <w:t>Start:</w:t>
            </w:r>
          </w:p>
          <w:p w:rsidR="00A15BB3" w:rsidRPr="000B31EC" w:rsidRDefault="00A15BB3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>1. Insert a new task name on</w:t>
            </w:r>
            <w:ins w:id="199" w:author="Carla" w:date="2013-05-29T22:57:00Z">
              <w:r w:rsidR="002A1282">
                <w:rPr>
                  <w:rFonts w:ascii="Times New Roman" w:hAnsi="Times New Roman"/>
                  <w:szCs w:val="24"/>
                  <w:lang w:val="en-US"/>
                </w:rPr>
                <w:t xml:space="preserve"> the</w:t>
              </w:r>
            </w:ins>
            <w:r w:rsidRPr="000B31EC">
              <w:rPr>
                <w:rFonts w:ascii="Times New Roman" w:hAnsi="Times New Roman"/>
                <w:szCs w:val="24"/>
                <w:lang w:val="en-US"/>
              </w:rPr>
              <w:t xml:space="preserve"> text box from the main window</w:t>
            </w:r>
          </w:p>
          <w:p w:rsidR="00A15BB3" w:rsidRPr="000B31EC" w:rsidRDefault="00A15BB3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>2. Press the enter key or click the add button (button with plus sign) to create the task.</w:t>
            </w:r>
          </w:p>
          <w:p w:rsidR="00A15BB3" w:rsidRPr="000B31EC" w:rsidRDefault="00A15BB3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</w:p>
          <w:p w:rsidR="00A15BB3" w:rsidRPr="000B31EC" w:rsidRDefault="00A15BB3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u w:val="single"/>
                <w:lang w:val="en-US"/>
              </w:rPr>
              <w:t>Result:</w:t>
            </w:r>
          </w:p>
          <w:p w:rsidR="00A15BB3" w:rsidRPr="000B31EC" w:rsidRDefault="00A15BB3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>The system inserts the task in the database and adds the task to the tasks list</w:t>
            </w:r>
            <w:ins w:id="200" w:author="João Martins" w:date="2013-05-26T21:35:00Z">
              <w:r w:rsidR="00DF3449">
                <w:rPr>
                  <w:rFonts w:ascii="Times New Roman" w:hAnsi="Times New Roman"/>
                  <w:szCs w:val="24"/>
                  <w:lang w:val="en-US"/>
                </w:rPr>
                <w:t xml:space="preserve"> and the timer starts</w:t>
              </w:r>
            </w:ins>
          </w:p>
          <w:p w:rsidR="00A15BB3" w:rsidRPr="00F6228A" w:rsidRDefault="00A15BB3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Use case ends</w:t>
            </w:r>
          </w:p>
        </w:tc>
      </w:tr>
    </w:tbl>
    <w:p w:rsidR="00A15BB3" w:rsidRPr="00F6228A" w:rsidRDefault="00A15BB3" w:rsidP="00A15BB3">
      <w:pPr>
        <w:spacing w:before="60" w:after="60"/>
        <w:rPr>
          <w:rFonts w:ascii="Times New Roman" w:hAnsi="Times New Roman"/>
          <w:szCs w:val="24"/>
          <w:lang w:val="en-US"/>
        </w:rPr>
      </w:pPr>
    </w:p>
    <w:tbl>
      <w:tblPr>
        <w:tblW w:w="9785" w:type="dxa"/>
        <w:tblInd w:w="120" w:type="dxa"/>
        <w:tblLayout w:type="fixed"/>
        <w:tblCellMar>
          <w:left w:w="60" w:type="dxa"/>
          <w:right w:w="60" w:type="dxa"/>
        </w:tblCellMar>
        <w:tblLook w:val="0000"/>
      </w:tblPr>
      <w:tblGrid>
        <w:gridCol w:w="1500"/>
        <w:gridCol w:w="2910"/>
        <w:gridCol w:w="2125"/>
        <w:gridCol w:w="3250"/>
      </w:tblGrid>
      <w:tr w:rsidR="00A15BB3" w:rsidRPr="000B31EC" w:rsidTr="008E51E2">
        <w:trPr>
          <w:trHeight w:val="237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Related To:</w:t>
            </w:r>
          </w:p>
        </w:tc>
        <w:tc>
          <w:tcPr>
            <w:tcW w:w="291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Source</w:t>
            </w:r>
          </w:p>
        </w:tc>
        <w:tc>
          <w:tcPr>
            <w:tcW w:w="2125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Connector</w:t>
            </w:r>
          </w:p>
        </w:tc>
        <w:tc>
          <w:tcPr>
            <w:tcW w:w="325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Target</w:t>
            </w:r>
          </w:p>
        </w:tc>
      </w:tr>
      <w:tr w:rsidR="00A15BB3" w:rsidRPr="000B31EC" w:rsidTr="008E51E2"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91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A15BB3" w:rsidRPr="000B31EC" w:rsidRDefault="00DF5B6C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15BB3" w:rsidRPr="000B31EC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15BB3" w:rsidRPr="000B31EC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A15BB3" w:rsidRPr="000B31EC">
              <w:rPr>
                <w:rFonts w:ascii="Times New Roman" w:hAnsi="Times New Roman"/>
                <w:szCs w:val="24"/>
                <w:lang w:val="en-US"/>
              </w:rPr>
              <w:t xml:space="preserve">Acceptance </w:t>
            </w:r>
            <w:proofErr w:type="spellStart"/>
            <w:r w:rsidR="00A15BB3" w:rsidRPr="000B31EC">
              <w:rPr>
                <w:rFonts w:ascii="Times New Roman" w:hAnsi="Times New Roman"/>
                <w:szCs w:val="24"/>
                <w:lang w:val="en-US"/>
              </w:rPr>
              <w:t>Tests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A15BB3" w:rsidRPr="000B31EC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A15BB3" w:rsidRPr="000B31EC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A15BB3" w:rsidRPr="000B31EC">
              <w:rPr>
                <w:rFonts w:ascii="Times New Roman" w:hAnsi="Times New Roman"/>
                <w:szCs w:val="24"/>
                <w:lang w:val="en-US"/>
              </w:rPr>
              <w:t>Creating</w:t>
            </w:r>
            <w:proofErr w:type="spellEnd"/>
            <w:r w:rsidR="00A15BB3" w:rsidRPr="000B31EC">
              <w:rPr>
                <w:rFonts w:ascii="Times New Roman" w:hAnsi="Times New Roman"/>
                <w:szCs w:val="24"/>
                <w:lang w:val="en-US"/>
              </w:rPr>
              <w:t xml:space="preserve"> a task with a valid name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A15BB3" w:rsidRPr="000B31EC" w:rsidRDefault="00A15BB3" w:rsidP="00E8760D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125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A15BB3" w:rsidRPr="00F6228A" w:rsidRDefault="00DF5B6C" w:rsidP="00E8760D">
            <w:pPr>
              <w:spacing w:before="60" w:after="60"/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15BB3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15BB3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instrText>Connector.Type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A15BB3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t>Trace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25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A15BB3" w:rsidRPr="00F6228A" w:rsidRDefault="00DF5B6C" w:rsidP="00E8760D">
            <w:pPr>
              <w:spacing w:before="60" w:after="60"/>
              <w:rPr>
                <w:rFonts w:ascii="Times New Roman" w:hAnsi="Times New Roman"/>
                <w:sz w:val="20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15BB3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t>Functional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t>1CT-002:Task.create.validate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A15BB3" w:rsidRPr="00F6228A" w:rsidRDefault="00A15BB3" w:rsidP="00E8760D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</w:tr>
      <w:tr w:rsidR="00A15BB3" w:rsidRPr="00F0171D" w:rsidTr="008E51E2"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91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A15BB3" w:rsidRPr="008E51E2" w:rsidRDefault="00DF5B6C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15BB3" w:rsidRPr="000B31EC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15BB3" w:rsidRPr="000B31EC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A15BB3" w:rsidRPr="000B31EC">
              <w:rPr>
                <w:rFonts w:ascii="Times New Roman" w:hAnsi="Times New Roman"/>
                <w:szCs w:val="24"/>
                <w:lang w:val="en-US"/>
              </w:rPr>
              <w:t xml:space="preserve">Acceptance </w:t>
            </w:r>
            <w:proofErr w:type="spellStart"/>
            <w:r w:rsidR="00A15BB3" w:rsidRPr="000B31EC">
              <w:rPr>
                <w:rFonts w:ascii="Times New Roman" w:hAnsi="Times New Roman"/>
                <w:szCs w:val="24"/>
                <w:lang w:val="en-US"/>
              </w:rPr>
              <w:t>Tests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A15BB3" w:rsidRPr="000B31EC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A15BB3" w:rsidRPr="000B31EC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A15BB3" w:rsidRPr="000B31EC">
              <w:rPr>
                <w:rFonts w:ascii="Times New Roman" w:hAnsi="Times New Roman"/>
                <w:szCs w:val="24"/>
                <w:lang w:val="en-US"/>
              </w:rPr>
              <w:t>Creating</w:t>
            </w:r>
            <w:proofErr w:type="spellEnd"/>
            <w:r w:rsidR="00A15BB3" w:rsidRPr="000B31EC">
              <w:rPr>
                <w:rFonts w:ascii="Times New Roman" w:hAnsi="Times New Roman"/>
                <w:szCs w:val="24"/>
                <w:lang w:val="en-US"/>
              </w:rPr>
              <w:t xml:space="preserve"> a task with a valid name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  <w:tc>
          <w:tcPr>
            <w:tcW w:w="2125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A15BB3" w:rsidRPr="00F6228A" w:rsidRDefault="00DF5B6C" w:rsidP="00E8760D">
            <w:pPr>
              <w:spacing w:before="60" w:after="60"/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15BB3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15BB3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instrText>Connector.Type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A15BB3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t>Trace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25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A15BB3" w:rsidRPr="008E51E2" w:rsidRDefault="00DF5B6C" w:rsidP="00E8760D">
            <w:pPr>
              <w:spacing w:before="60" w:after="60"/>
              <w:rPr>
                <w:rFonts w:ascii="Times New Roman" w:hAnsi="Times New Roman"/>
                <w:sz w:val="20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15BB3" w:rsidRPr="000B31EC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15BB3" w:rsidRPr="000B31EC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A15BB3" w:rsidRPr="000B31EC">
              <w:rPr>
                <w:rFonts w:ascii="Times New Roman" w:hAnsi="Times New Roman"/>
                <w:szCs w:val="24"/>
                <w:lang w:val="en-US"/>
              </w:rPr>
              <w:t>Functional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A15BB3" w:rsidRPr="000B31EC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A15BB3" w:rsidRPr="000B31EC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A15BB3" w:rsidRPr="000B31EC">
              <w:rPr>
                <w:rFonts w:ascii="Times New Roman" w:hAnsi="Times New Roman"/>
                <w:szCs w:val="24"/>
                <w:lang w:val="en-US"/>
              </w:rPr>
              <w:t>1CT-003:Task.create.validate.notEqual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bookmarkEnd w:id="194"/>
    </w:tbl>
    <w:p w:rsidR="008E51E2" w:rsidRPr="00936EF0" w:rsidRDefault="00DF5B6C">
      <w:pPr>
        <w:rPr>
          <w:lang w:val="en-US"/>
          <w:rPrChange w:id="201" w:author="David Silva" w:date="2013-05-27T19:11:00Z">
            <w:rPr/>
          </w:rPrChange>
        </w:rPr>
      </w:pPr>
      <w:r w:rsidRPr="00DF5B6C">
        <w:rPr>
          <w:lang w:val="en-US"/>
          <w:rPrChange w:id="202" w:author="David Silva" w:date="2013-05-27T19:11:00Z">
            <w:rPr>
              <w:color w:val="0000FF" w:themeColor="hyperlink"/>
              <w:u w:val="single"/>
            </w:rPr>
          </w:rPrChange>
        </w:rPr>
        <w:br w:type="page"/>
      </w:r>
    </w:p>
    <w:tbl>
      <w:tblPr>
        <w:tblW w:w="9798" w:type="dxa"/>
        <w:tblInd w:w="180" w:type="dxa"/>
        <w:tblLayout w:type="fixed"/>
        <w:tblCellMar>
          <w:left w:w="60" w:type="dxa"/>
          <w:right w:w="60" w:type="dxa"/>
        </w:tblCellMar>
        <w:tblLook w:val="0000"/>
      </w:tblPr>
      <w:tblGrid>
        <w:gridCol w:w="1500"/>
        <w:gridCol w:w="2031"/>
        <w:gridCol w:w="2769"/>
        <w:gridCol w:w="3498"/>
      </w:tblGrid>
      <w:tr w:rsidR="00A15BB3" w:rsidRPr="000B31EC" w:rsidTr="008E51E2"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bookmarkStart w:id="203" w:name="BKM_49D55594_4BDB_4fdf_B519_2A36D03151BD"/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lastRenderedPageBreak/>
              <w:t>Use Case:</w:t>
            </w:r>
          </w:p>
        </w:tc>
        <w:tc>
          <w:tcPr>
            <w:tcW w:w="4800" w:type="dxa"/>
            <w:gridSpan w:val="2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F6228A" w:rsidRDefault="00DF5B6C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15BB3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instrText>Element.Name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t>Autocomplete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>
              <w:rPr>
                <w:rFonts w:ascii="Times New Roman" w:hAnsi="Times New Roman"/>
                <w:szCs w:val="24"/>
                <w:lang w:val="en-US"/>
              </w:rPr>
              <w:t>Test Id: T7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Element.Alias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A15BB3" w:rsidRPr="000B31EC" w:rsidTr="008E51E2"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Status:</w:t>
            </w:r>
          </w:p>
        </w:tc>
        <w:tc>
          <w:tcPr>
            <w:tcW w:w="2031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F6228A" w:rsidRDefault="00DF5B6C" w:rsidP="00E8760D">
            <w:pPr>
              <w:tabs>
                <w:tab w:val="left" w:pos="2160"/>
                <w:tab w:val="left" w:pos="3150"/>
                <w:tab w:val="left" w:pos="567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15BB3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instrText>Element.Status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del w:id="204" w:author="David Silva" w:date="2013-05-27T21:24:00Z">
              <w:r w:rsidR="00A15BB3" w:rsidRPr="00F6228A" w:rsidDel="00A46F0C">
                <w:rPr>
                  <w:rFonts w:ascii="Times New Roman" w:hAnsi="Times New Roman"/>
                  <w:szCs w:val="24"/>
                  <w:lang w:val="en-US"/>
                </w:rPr>
                <w:delText>Proposed</w:delText>
              </w:r>
            </w:del>
            <w:ins w:id="205" w:author="David Silva" w:date="2013-05-27T21:24:00Z">
              <w:r w:rsidR="00A46F0C">
                <w:rPr>
                  <w:rFonts w:ascii="Times New Roman" w:hAnsi="Times New Roman"/>
                  <w:szCs w:val="24"/>
                  <w:lang w:val="en-US"/>
                </w:rPr>
                <w:t>Draft</w:t>
              </w:r>
            </w:ins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2769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tabs>
                <w:tab w:val="left" w:pos="900"/>
                <w:tab w:val="left" w:pos="3150"/>
                <w:tab w:val="left" w:pos="5670"/>
              </w:tabs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Version: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Element.Version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1.0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tabs>
                <w:tab w:val="left" w:pos="990"/>
                <w:tab w:val="left" w:pos="4590"/>
                <w:tab w:val="left" w:pos="567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Phase: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Element.Phase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1.0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A15BB3" w:rsidRPr="000B31EC" w:rsidTr="008E51E2">
        <w:trPr>
          <w:trHeight w:val="280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Author:</w:t>
            </w:r>
          </w:p>
        </w:tc>
        <w:tc>
          <w:tcPr>
            <w:tcW w:w="2031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F6228A" w:rsidRDefault="00DF5B6C" w:rsidP="00E8760D">
            <w:pPr>
              <w:tabs>
                <w:tab w:val="left" w:pos="216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15BB3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instrText>Element.Author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t>David Silva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2769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tabs>
                <w:tab w:val="left" w:pos="90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Created: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Element.DateCreatedShort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16-05-2013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tabs>
                <w:tab w:val="left" w:pos="99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del w:id="206" w:author="David Silva" w:date="2013-05-27T19:41:00Z"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delText>Modified:</w:delText>
              </w:r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tab/>
              </w:r>
              <w:r w:rsidR="00DF5B6C" w:rsidRPr="00F6228A" w:rsidDel="00280B27">
                <w:rPr>
                  <w:rFonts w:ascii="Times New Roman" w:hAnsi="Times New Roman"/>
                  <w:szCs w:val="24"/>
                  <w:lang w:val="en-US"/>
                </w:rPr>
                <w:fldChar w:fldCharType="begin" w:fldLock="1"/>
              </w:r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delInstrText>MERGEFIELD Element.DateModifiedShort</w:delInstrText>
              </w:r>
              <w:r w:rsidR="00DF5B6C" w:rsidRPr="00F6228A" w:rsidDel="00280B27">
                <w:rPr>
                  <w:rFonts w:ascii="Times New Roman" w:hAnsi="Times New Roman"/>
                  <w:szCs w:val="24"/>
                  <w:lang w:val="en-US"/>
                </w:rPr>
                <w:fldChar w:fldCharType="separate"/>
              </w:r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delText>16-05-2013</w:delText>
              </w:r>
              <w:r w:rsidR="00DF5B6C" w:rsidRPr="00F6228A" w:rsidDel="00280B27">
                <w:rPr>
                  <w:rFonts w:ascii="Times New Roman" w:hAnsi="Times New Roman"/>
                  <w:szCs w:val="24"/>
                  <w:lang w:val="en-US"/>
                </w:rPr>
                <w:fldChar w:fldCharType="end"/>
              </w:r>
            </w:del>
            <w:ins w:id="207" w:author="David Silva" w:date="2013-05-27T19:41:00Z">
              <w:r w:rsidR="00280B27">
                <w:rPr>
                  <w:rFonts w:ascii="Times New Roman" w:hAnsi="Times New Roman"/>
                  <w:szCs w:val="24"/>
                  <w:lang w:val="en-US"/>
                </w:rPr>
                <w:t>Modified: 21-05-2013</w:t>
              </w:r>
            </w:ins>
          </w:p>
        </w:tc>
      </w:tr>
      <w:tr w:rsidR="00A15BB3" w:rsidRPr="000B31EC" w:rsidTr="008E51E2">
        <w:trPr>
          <w:trHeight w:val="387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50" w:type="dxa"/>
              <w:left w:w="0" w:type="dxa"/>
              <w:bottom w:w="0" w:type="dxa"/>
              <w:right w:w="50" w:type="dxa"/>
            </w:tcMar>
          </w:tcPr>
          <w:p w:rsidR="00A15BB3" w:rsidRPr="00F6228A" w:rsidRDefault="00A15BB3" w:rsidP="00E8760D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Notes:</w:t>
            </w:r>
          </w:p>
        </w:tc>
        <w:tc>
          <w:tcPr>
            <w:tcW w:w="8298" w:type="dxa"/>
            <w:gridSpan w:val="3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50" w:type="dxa"/>
              <w:left w:w="0" w:type="dxa"/>
              <w:bottom w:w="0" w:type="dxa"/>
              <w:right w:w="50" w:type="dxa"/>
            </w:tcMar>
          </w:tcPr>
          <w:p w:rsidR="00A15BB3" w:rsidRPr="000B31EC" w:rsidRDefault="00DF5B6C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15BB3" w:rsidRPr="000B31EC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15BB3" w:rsidRPr="000B31EC">
              <w:rPr>
                <w:rFonts w:ascii="Times New Roman" w:hAnsi="Times New Roman"/>
                <w:szCs w:val="24"/>
                <w:lang w:val="en-US"/>
              </w:rPr>
              <w:instrText>Element.Notes</w:instrTex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  <w:p w:rsidR="00A15BB3" w:rsidRPr="000B31EC" w:rsidRDefault="00A15BB3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u w:val="single"/>
                <w:lang w:val="en-US"/>
              </w:rPr>
              <w:t>Start:</w:t>
            </w:r>
          </w:p>
          <w:p w:rsidR="00A15BB3" w:rsidRPr="000B31EC" w:rsidRDefault="00A15BB3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 xml:space="preserve">1. Insert at least 3 letters on the text box of the main window referring to adding </w:t>
            </w:r>
            <w:commentRangeStart w:id="208"/>
            <w:r w:rsidRPr="000B31EC">
              <w:rPr>
                <w:rFonts w:ascii="Times New Roman" w:hAnsi="Times New Roman"/>
                <w:szCs w:val="24"/>
                <w:lang w:val="en-US"/>
              </w:rPr>
              <w:t>task</w:t>
            </w:r>
            <w:commentRangeEnd w:id="208"/>
            <w:r w:rsidR="00DD327C">
              <w:rPr>
                <w:rStyle w:val="Refdecomentrio"/>
                <w:rFonts w:ascii="Arial" w:eastAsiaTheme="minorEastAsia" w:hAnsi="Arial"/>
                <w:color w:val="000000"/>
                <w:lang w:val="en-AU" w:eastAsia="pt-PT"/>
              </w:rPr>
              <w:commentReference w:id="208"/>
            </w:r>
          </w:p>
          <w:p w:rsidR="00A15BB3" w:rsidRPr="000B31EC" w:rsidRDefault="00A15BB3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</w:p>
          <w:p w:rsidR="00A15BB3" w:rsidRPr="000B31EC" w:rsidRDefault="00A15BB3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u w:val="single"/>
                <w:lang w:val="en-US"/>
              </w:rPr>
              <w:t>Result:</w:t>
            </w:r>
          </w:p>
          <w:p w:rsidR="00A15BB3" w:rsidRPr="000B31EC" w:rsidRDefault="00A15BB3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>The system presents a set of suggested active tasks in drop down list, whose characters entered in the text box are equal to the suggestions.</w:t>
            </w:r>
          </w:p>
          <w:p w:rsidR="00A15BB3" w:rsidRPr="00F6228A" w:rsidRDefault="00A15BB3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Use case ends.</w:t>
            </w:r>
          </w:p>
        </w:tc>
      </w:tr>
    </w:tbl>
    <w:p w:rsidR="00A15BB3" w:rsidRPr="00F6228A" w:rsidRDefault="00A15BB3" w:rsidP="00A15BB3">
      <w:pPr>
        <w:spacing w:before="60" w:after="60"/>
        <w:rPr>
          <w:rFonts w:ascii="Times New Roman" w:hAnsi="Times New Roman"/>
          <w:szCs w:val="24"/>
          <w:lang w:val="en-US"/>
        </w:rPr>
      </w:pPr>
    </w:p>
    <w:tbl>
      <w:tblPr>
        <w:tblW w:w="9785" w:type="dxa"/>
        <w:tblInd w:w="120" w:type="dxa"/>
        <w:tblLayout w:type="fixed"/>
        <w:tblCellMar>
          <w:left w:w="60" w:type="dxa"/>
          <w:right w:w="60" w:type="dxa"/>
        </w:tblCellMar>
        <w:tblLook w:val="0000"/>
      </w:tblPr>
      <w:tblGrid>
        <w:gridCol w:w="1500"/>
        <w:gridCol w:w="2910"/>
        <w:gridCol w:w="2125"/>
        <w:gridCol w:w="3250"/>
      </w:tblGrid>
      <w:tr w:rsidR="00A15BB3" w:rsidRPr="000B31EC" w:rsidTr="00E8760D">
        <w:trPr>
          <w:trHeight w:val="237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Related To:</w:t>
            </w:r>
          </w:p>
        </w:tc>
        <w:tc>
          <w:tcPr>
            <w:tcW w:w="291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Source</w:t>
            </w:r>
          </w:p>
        </w:tc>
        <w:tc>
          <w:tcPr>
            <w:tcW w:w="2125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Connector</w:t>
            </w:r>
          </w:p>
        </w:tc>
        <w:tc>
          <w:tcPr>
            <w:tcW w:w="325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Target</w:t>
            </w:r>
          </w:p>
        </w:tc>
      </w:tr>
      <w:tr w:rsidR="00A15BB3" w:rsidRPr="000B31EC" w:rsidTr="00E8760D"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91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A15BB3" w:rsidRPr="00F6228A" w:rsidRDefault="00DF5B6C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15BB3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t xml:space="preserve">Acceptance </w:t>
            </w:r>
            <w:proofErr w:type="spellStart"/>
            <w:r w:rsidR="00A15BB3" w:rsidRPr="00F6228A">
              <w:rPr>
                <w:rFonts w:ascii="Times New Roman" w:hAnsi="Times New Roman"/>
                <w:szCs w:val="24"/>
                <w:lang w:val="en-US"/>
              </w:rPr>
              <w:t>Tests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t>Autocomplete</w:t>
            </w:r>
            <w:proofErr w:type="spellEnd"/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A15BB3" w:rsidRPr="00F6228A" w:rsidRDefault="00A15BB3" w:rsidP="00E8760D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125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A15BB3" w:rsidRPr="00F6228A" w:rsidRDefault="00DF5B6C" w:rsidP="00E8760D">
            <w:pPr>
              <w:spacing w:before="60" w:after="60"/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15BB3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15BB3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instrText>Connector.Type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A15BB3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t>Trace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25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A15BB3" w:rsidRPr="00F6228A" w:rsidRDefault="00DF5B6C" w:rsidP="00E8760D">
            <w:pPr>
              <w:spacing w:before="60" w:after="60"/>
              <w:rPr>
                <w:rFonts w:ascii="Times New Roman" w:hAnsi="Times New Roman"/>
                <w:sz w:val="20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15BB3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t>Functional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t>1CT-004:Task.create.AutoComplete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A15BB3" w:rsidRPr="00F6228A" w:rsidRDefault="00A15BB3" w:rsidP="00E8760D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</w:tr>
      <w:bookmarkEnd w:id="203"/>
    </w:tbl>
    <w:p w:rsidR="00A15BB3" w:rsidRDefault="00A15BB3" w:rsidP="00A15BB3">
      <w:pPr>
        <w:rPr>
          <w:rFonts w:eastAsia="Times New Roman"/>
          <w:szCs w:val="24"/>
          <w:lang w:val="en-US"/>
        </w:rPr>
      </w:pPr>
    </w:p>
    <w:p w:rsidR="00A15BB3" w:rsidRDefault="00A15BB3" w:rsidP="00A15BB3">
      <w:pPr>
        <w:rPr>
          <w:rFonts w:eastAsia="Times New Roman"/>
          <w:szCs w:val="24"/>
          <w:lang w:val="en-US"/>
        </w:rPr>
      </w:pPr>
    </w:p>
    <w:p w:rsidR="00A15BB3" w:rsidRDefault="00A15BB3" w:rsidP="00A15BB3">
      <w:pPr>
        <w:rPr>
          <w:rFonts w:eastAsia="Times New Roman"/>
          <w:szCs w:val="24"/>
          <w:lang w:val="en-US"/>
        </w:rPr>
      </w:pPr>
    </w:p>
    <w:p w:rsidR="00A15BB3" w:rsidRDefault="00A15BB3" w:rsidP="00A15BB3">
      <w:pPr>
        <w:rPr>
          <w:rFonts w:eastAsia="Times New Roman"/>
          <w:szCs w:val="24"/>
          <w:lang w:val="en-US"/>
        </w:rPr>
      </w:pPr>
    </w:p>
    <w:p w:rsidR="00CD59BB" w:rsidRDefault="00CD59BB" w:rsidP="00A15BB3">
      <w:pPr>
        <w:rPr>
          <w:rFonts w:eastAsia="Times New Roman"/>
          <w:szCs w:val="24"/>
          <w:lang w:val="en-US"/>
        </w:rPr>
      </w:pPr>
    </w:p>
    <w:p w:rsidR="00CD59BB" w:rsidRDefault="00CD59BB" w:rsidP="00A15BB3">
      <w:pPr>
        <w:rPr>
          <w:rFonts w:eastAsia="Times New Roman"/>
          <w:szCs w:val="24"/>
          <w:lang w:val="en-US"/>
        </w:rPr>
      </w:pPr>
    </w:p>
    <w:p w:rsidR="00CD59BB" w:rsidRDefault="00CD59BB" w:rsidP="00A15BB3">
      <w:pPr>
        <w:rPr>
          <w:rFonts w:eastAsia="Times New Roman"/>
          <w:szCs w:val="24"/>
          <w:lang w:val="en-US"/>
        </w:rPr>
      </w:pPr>
    </w:p>
    <w:p w:rsidR="008E51E2" w:rsidRDefault="008E51E2">
      <w:pPr>
        <w:rPr>
          <w:rFonts w:eastAsia="Times New Roman"/>
          <w:szCs w:val="24"/>
          <w:lang w:val="en-US"/>
        </w:rPr>
      </w:pPr>
      <w:r>
        <w:rPr>
          <w:rFonts w:eastAsia="Times New Roman"/>
          <w:szCs w:val="24"/>
          <w:lang w:val="en-US"/>
        </w:rPr>
        <w:br w:type="page"/>
      </w:r>
    </w:p>
    <w:tbl>
      <w:tblPr>
        <w:tblW w:w="0" w:type="auto"/>
        <w:tblLayout w:type="fixed"/>
        <w:tblCellMar>
          <w:left w:w="60" w:type="dxa"/>
          <w:right w:w="60" w:type="dxa"/>
        </w:tblCellMar>
        <w:tblLook w:val="0000"/>
      </w:tblPr>
      <w:tblGrid>
        <w:gridCol w:w="1500"/>
        <w:gridCol w:w="2031"/>
        <w:gridCol w:w="2769"/>
        <w:gridCol w:w="3498"/>
      </w:tblGrid>
      <w:tr w:rsidR="00A15BB3" w:rsidRPr="000B31EC" w:rsidTr="00E8760D"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bookmarkStart w:id="209" w:name="BKM_89EA83C3_1ACB_49b2_AA0E_C12244629429"/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lastRenderedPageBreak/>
              <w:t>Use Case:</w:t>
            </w:r>
          </w:p>
        </w:tc>
        <w:tc>
          <w:tcPr>
            <w:tcW w:w="4800" w:type="dxa"/>
            <w:gridSpan w:val="2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F6228A" w:rsidRDefault="00DF5B6C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15BB3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instrText>Element.Name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t>Define task shortcut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>
              <w:rPr>
                <w:rFonts w:ascii="Times New Roman" w:hAnsi="Times New Roman"/>
                <w:szCs w:val="24"/>
                <w:lang w:val="en-US"/>
              </w:rPr>
              <w:t>Test Id: T8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Element.Alias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A15BB3" w:rsidRPr="000B31EC" w:rsidTr="00E8760D"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Status:</w:t>
            </w:r>
          </w:p>
        </w:tc>
        <w:tc>
          <w:tcPr>
            <w:tcW w:w="2031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F6228A" w:rsidRDefault="00DF5B6C" w:rsidP="00E8760D">
            <w:pPr>
              <w:tabs>
                <w:tab w:val="left" w:pos="2160"/>
                <w:tab w:val="left" w:pos="3150"/>
                <w:tab w:val="left" w:pos="567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15BB3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instrText>Element.Status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del w:id="210" w:author="David Silva" w:date="2013-05-27T21:24:00Z">
              <w:r w:rsidR="00A15BB3" w:rsidRPr="00F6228A" w:rsidDel="00A46F0C">
                <w:rPr>
                  <w:rFonts w:ascii="Times New Roman" w:hAnsi="Times New Roman"/>
                  <w:szCs w:val="24"/>
                  <w:lang w:val="en-US"/>
                </w:rPr>
                <w:delText>Proposed</w:delText>
              </w:r>
            </w:del>
            <w:ins w:id="211" w:author="David Silva" w:date="2013-05-27T21:24:00Z">
              <w:r w:rsidR="00A46F0C">
                <w:rPr>
                  <w:rFonts w:ascii="Times New Roman" w:hAnsi="Times New Roman"/>
                  <w:szCs w:val="24"/>
                  <w:lang w:val="en-US"/>
                </w:rPr>
                <w:t>Draft</w:t>
              </w:r>
            </w:ins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2769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tabs>
                <w:tab w:val="left" w:pos="900"/>
                <w:tab w:val="left" w:pos="3150"/>
                <w:tab w:val="left" w:pos="5670"/>
              </w:tabs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Version: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Element.Version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1.0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tabs>
                <w:tab w:val="left" w:pos="990"/>
                <w:tab w:val="left" w:pos="4590"/>
                <w:tab w:val="left" w:pos="567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Phase: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Element.Phase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1.0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A15BB3" w:rsidRPr="000B31EC" w:rsidTr="00E8760D">
        <w:trPr>
          <w:trHeight w:val="280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Author:</w:t>
            </w:r>
          </w:p>
        </w:tc>
        <w:tc>
          <w:tcPr>
            <w:tcW w:w="2031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F6228A" w:rsidRDefault="00DF5B6C" w:rsidP="00E8760D">
            <w:pPr>
              <w:tabs>
                <w:tab w:val="left" w:pos="216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15BB3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instrText>Element.Author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t>David Silva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2769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tabs>
                <w:tab w:val="left" w:pos="90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Created: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Element.DateCreatedShort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16-05-2013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tabs>
                <w:tab w:val="left" w:pos="99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del w:id="212" w:author="David Silva" w:date="2013-05-27T19:41:00Z"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delText>Modified:</w:delText>
              </w:r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tab/>
              </w:r>
              <w:r w:rsidR="00DF5B6C" w:rsidRPr="00F6228A" w:rsidDel="00280B27">
                <w:rPr>
                  <w:rFonts w:ascii="Times New Roman" w:hAnsi="Times New Roman"/>
                  <w:szCs w:val="24"/>
                  <w:lang w:val="en-US"/>
                </w:rPr>
                <w:fldChar w:fldCharType="begin" w:fldLock="1"/>
              </w:r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delInstrText>MERGEFIELD Element.DateModifiedShort</w:delInstrText>
              </w:r>
              <w:r w:rsidR="00DF5B6C" w:rsidRPr="00F6228A" w:rsidDel="00280B27">
                <w:rPr>
                  <w:rFonts w:ascii="Times New Roman" w:hAnsi="Times New Roman"/>
                  <w:szCs w:val="24"/>
                  <w:lang w:val="en-US"/>
                </w:rPr>
                <w:fldChar w:fldCharType="separate"/>
              </w:r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delText>16-05-2013</w:delText>
              </w:r>
              <w:r w:rsidR="00DF5B6C" w:rsidRPr="00F6228A" w:rsidDel="00280B27">
                <w:rPr>
                  <w:rFonts w:ascii="Times New Roman" w:hAnsi="Times New Roman"/>
                  <w:szCs w:val="24"/>
                  <w:lang w:val="en-US"/>
                </w:rPr>
                <w:fldChar w:fldCharType="end"/>
              </w:r>
            </w:del>
            <w:ins w:id="213" w:author="David Silva" w:date="2013-05-27T19:41:00Z">
              <w:r w:rsidR="00280B27">
                <w:rPr>
                  <w:rFonts w:ascii="Times New Roman" w:hAnsi="Times New Roman"/>
                  <w:szCs w:val="24"/>
                  <w:lang w:val="en-US"/>
                </w:rPr>
                <w:t>Modified: 21-05-2013</w:t>
              </w:r>
            </w:ins>
          </w:p>
        </w:tc>
      </w:tr>
      <w:tr w:rsidR="00A15BB3" w:rsidRPr="00F0171D" w:rsidTr="00E8760D">
        <w:trPr>
          <w:trHeight w:val="387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50" w:type="dxa"/>
              <w:left w:w="0" w:type="dxa"/>
              <w:bottom w:w="0" w:type="dxa"/>
              <w:right w:w="50" w:type="dxa"/>
            </w:tcMar>
          </w:tcPr>
          <w:p w:rsidR="00A15BB3" w:rsidRPr="00F6228A" w:rsidRDefault="00A15BB3" w:rsidP="00E8760D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Notes:</w:t>
            </w:r>
          </w:p>
        </w:tc>
        <w:tc>
          <w:tcPr>
            <w:tcW w:w="8298" w:type="dxa"/>
            <w:gridSpan w:val="3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50" w:type="dxa"/>
              <w:left w:w="0" w:type="dxa"/>
              <w:bottom w:w="0" w:type="dxa"/>
              <w:right w:w="50" w:type="dxa"/>
            </w:tcMar>
          </w:tcPr>
          <w:p w:rsidR="00A15BB3" w:rsidRPr="000B31EC" w:rsidRDefault="00DF5B6C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15BB3" w:rsidRPr="000B31EC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15BB3" w:rsidRPr="000B31EC">
              <w:rPr>
                <w:rFonts w:ascii="Times New Roman" w:hAnsi="Times New Roman"/>
                <w:szCs w:val="24"/>
                <w:lang w:val="en-US"/>
              </w:rPr>
              <w:instrText>Element.Notes</w:instrTex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  <w:p w:rsidR="00A15BB3" w:rsidRPr="000B31EC" w:rsidRDefault="00A15BB3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u w:val="single"/>
                <w:lang w:val="en-US"/>
              </w:rPr>
              <w:t>Start:</w:t>
            </w:r>
          </w:p>
          <w:p w:rsidR="00A15BB3" w:rsidRPr="000B31EC" w:rsidRDefault="00A15BB3" w:rsidP="00E8760D">
            <w:pPr>
              <w:pStyle w:val="PargrafodaLista"/>
              <w:numPr>
                <w:ilvl w:val="0"/>
                <w:numId w:val="11"/>
              </w:num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del w:id="214" w:author="Carla" w:date="2013-05-29T22:58:00Z">
              <w:r w:rsidRPr="000B31EC" w:rsidDel="002A1282">
                <w:rPr>
                  <w:rFonts w:ascii="Times New Roman" w:hAnsi="Times New Roman"/>
                  <w:szCs w:val="24"/>
                  <w:lang w:val="en-US"/>
                </w:rPr>
                <w:delText xml:space="preserve">1. </w:delText>
              </w:r>
            </w:del>
            <w:r w:rsidRPr="000B31EC">
              <w:rPr>
                <w:rFonts w:ascii="Times New Roman" w:hAnsi="Times New Roman"/>
                <w:szCs w:val="24"/>
                <w:lang w:val="en-US"/>
              </w:rPr>
              <w:t xml:space="preserve">Click in settings button </w:t>
            </w:r>
          </w:p>
          <w:p w:rsidR="00A15BB3" w:rsidRPr="000B31EC" w:rsidRDefault="00A15BB3" w:rsidP="00E8760D">
            <w:pPr>
              <w:pStyle w:val="PargrafodaLista"/>
              <w:numPr>
                <w:ilvl w:val="0"/>
                <w:numId w:val="11"/>
              </w:num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>In the shortcut section, choose any task from the dropdown list</w:t>
            </w:r>
          </w:p>
          <w:p w:rsidR="00A15BB3" w:rsidRPr="000B31EC" w:rsidRDefault="00A15BB3" w:rsidP="00E8760D">
            <w:pPr>
              <w:pStyle w:val="PargrafodaLista"/>
              <w:numPr>
                <w:ilvl w:val="0"/>
                <w:numId w:val="11"/>
              </w:num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 xml:space="preserve">Define </w:t>
            </w:r>
            <w:del w:id="215" w:author="Carla" w:date="2013-05-29T22:58:00Z">
              <w:r w:rsidRPr="000B31EC" w:rsidDel="002A1282">
                <w:rPr>
                  <w:rFonts w:ascii="Times New Roman" w:hAnsi="Times New Roman"/>
                  <w:szCs w:val="24"/>
                  <w:lang w:val="en-US"/>
                </w:rPr>
                <w:delText xml:space="preserve">some </w:delText>
              </w:r>
            </w:del>
            <w:ins w:id="216" w:author="Carla" w:date="2013-05-29T22:58:00Z">
              <w:r w:rsidR="002A1282">
                <w:rPr>
                  <w:rFonts w:ascii="Times New Roman" w:hAnsi="Times New Roman"/>
                  <w:szCs w:val="24"/>
                  <w:lang w:val="en-US"/>
                </w:rPr>
                <w:t>a</w:t>
              </w:r>
              <w:r w:rsidR="002A1282" w:rsidRPr="000B31EC">
                <w:rPr>
                  <w:rFonts w:ascii="Times New Roman" w:hAnsi="Times New Roman"/>
                  <w:szCs w:val="24"/>
                  <w:lang w:val="en-US"/>
                </w:rPr>
                <w:t xml:space="preserve"> </w:t>
              </w:r>
            </w:ins>
            <w:r w:rsidRPr="000B31EC">
              <w:rPr>
                <w:rFonts w:ascii="Times New Roman" w:hAnsi="Times New Roman"/>
                <w:szCs w:val="24"/>
                <w:lang w:val="en-US"/>
              </w:rPr>
              <w:t>combination of</w:t>
            </w:r>
            <w:ins w:id="217" w:author="Carla" w:date="2013-05-29T22:58:00Z">
              <w:r w:rsidR="002A1282">
                <w:rPr>
                  <w:rFonts w:ascii="Times New Roman" w:hAnsi="Times New Roman"/>
                  <w:szCs w:val="24"/>
                  <w:lang w:val="en-US"/>
                </w:rPr>
                <w:t xml:space="preserve"> the</w:t>
              </w:r>
            </w:ins>
            <w:r w:rsidRPr="000B31EC">
              <w:rPr>
                <w:rFonts w:ascii="Times New Roman" w:hAnsi="Times New Roman"/>
                <w:szCs w:val="24"/>
                <w:lang w:val="en-US"/>
              </w:rPr>
              <w:t xml:space="preserve"> checkbox</w:t>
            </w:r>
            <w:ins w:id="218" w:author="Carla" w:date="2013-05-29T22:58:00Z">
              <w:r w:rsidR="002A1282">
                <w:rPr>
                  <w:rFonts w:ascii="Times New Roman" w:hAnsi="Times New Roman"/>
                  <w:szCs w:val="24"/>
                  <w:lang w:val="en-US"/>
                </w:rPr>
                <w:t>es</w:t>
              </w:r>
            </w:ins>
            <w:r w:rsidRPr="000B31EC">
              <w:rPr>
                <w:rFonts w:ascii="Times New Roman" w:hAnsi="Times New Roman"/>
                <w:szCs w:val="24"/>
                <w:lang w:val="en-US"/>
              </w:rPr>
              <w:t xml:space="preserve"> next to it</w:t>
            </w:r>
          </w:p>
          <w:p w:rsidR="00A15BB3" w:rsidRPr="000B31EC" w:rsidRDefault="00A15BB3" w:rsidP="00E8760D">
            <w:pPr>
              <w:pStyle w:val="PargrafodaLista"/>
              <w:numPr>
                <w:ilvl w:val="0"/>
                <w:numId w:val="11"/>
              </w:num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>Put a letter in the text box next to them</w:t>
            </w:r>
          </w:p>
          <w:p w:rsidR="00A15BB3" w:rsidRPr="000B31EC" w:rsidRDefault="00A15BB3" w:rsidP="00E8760D">
            <w:pPr>
              <w:pStyle w:val="PargrafodaLista"/>
              <w:numPr>
                <w:ilvl w:val="0"/>
                <w:numId w:val="11"/>
              </w:num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>Click apply</w:t>
            </w:r>
          </w:p>
          <w:p w:rsidR="00A15BB3" w:rsidRPr="000B31EC" w:rsidRDefault="00A15BB3" w:rsidP="00E8760D">
            <w:pPr>
              <w:pStyle w:val="PargrafodaLista"/>
              <w:numPr>
                <w:ilvl w:val="0"/>
                <w:numId w:val="11"/>
              </w:num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>Press the shortcut key combination</w:t>
            </w:r>
          </w:p>
          <w:p w:rsidR="00A15BB3" w:rsidRPr="000B31EC" w:rsidRDefault="00A15BB3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</w:p>
          <w:p w:rsidR="00A15BB3" w:rsidRPr="000B31EC" w:rsidRDefault="00A15BB3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</w:p>
          <w:p w:rsidR="00A15BB3" w:rsidRPr="000B31EC" w:rsidRDefault="00A15BB3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u w:val="single"/>
                <w:lang w:val="en-US"/>
              </w:rPr>
              <w:t>Result:</w:t>
            </w:r>
          </w:p>
          <w:p w:rsidR="00A15BB3" w:rsidRPr="000B31EC" w:rsidRDefault="00A15BB3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>The system updates the information in the database and applies the new definitions</w:t>
            </w:r>
          </w:p>
          <w:p w:rsidR="00A15BB3" w:rsidRPr="000B31EC" w:rsidRDefault="00A15BB3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>The task starts</w:t>
            </w:r>
          </w:p>
          <w:p w:rsidR="00A15BB3" w:rsidRPr="00F6228A" w:rsidRDefault="00A15BB3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Use case ends.</w:t>
            </w:r>
          </w:p>
        </w:tc>
      </w:tr>
    </w:tbl>
    <w:p w:rsidR="00A15BB3" w:rsidRPr="00F6228A" w:rsidRDefault="00A15BB3" w:rsidP="00A15BB3">
      <w:pPr>
        <w:spacing w:before="60" w:after="60"/>
        <w:rPr>
          <w:rFonts w:ascii="Times New Roman" w:hAnsi="Times New Roman"/>
          <w:szCs w:val="24"/>
          <w:lang w:val="en-US"/>
        </w:rPr>
      </w:pPr>
    </w:p>
    <w:p w:rsidR="00A15BB3" w:rsidRPr="00F6228A" w:rsidRDefault="00A15BB3" w:rsidP="00A15BB3">
      <w:pPr>
        <w:spacing w:before="60" w:after="60"/>
        <w:rPr>
          <w:rFonts w:ascii="Times New Roman" w:hAnsi="Times New Roman"/>
          <w:szCs w:val="24"/>
          <w:lang w:val="en-US"/>
        </w:rPr>
      </w:pPr>
    </w:p>
    <w:tbl>
      <w:tblPr>
        <w:tblW w:w="0" w:type="auto"/>
        <w:tblInd w:w="60" w:type="dxa"/>
        <w:tblLayout w:type="fixed"/>
        <w:tblCellMar>
          <w:left w:w="60" w:type="dxa"/>
          <w:right w:w="60" w:type="dxa"/>
        </w:tblCellMar>
        <w:tblLook w:val="0000"/>
      </w:tblPr>
      <w:tblGrid>
        <w:gridCol w:w="1500"/>
        <w:gridCol w:w="2910"/>
        <w:gridCol w:w="2125"/>
        <w:gridCol w:w="3250"/>
      </w:tblGrid>
      <w:tr w:rsidR="00A15BB3" w:rsidRPr="000B31EC" w:rsidTr="00E8760D">
        <w:trPr>
          <w:trHeight w:val="237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Related To:</w:t>
            </w:r>
          </w:p>
        </w:tc>
        <w:tc>
          <w:tcPr>
            <w:tcW w:w="291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Source</w:t>
            </w:r>
          </w:p>
        </w:tc>
        <w:tc>
          <w:tcPr>
            <w:tcW w:w="2125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Connector</w:t>
            </w:r>
          </w:p>
        </w:tc>
        <w:tc>
          <w:tcPr>
            <w:tcW w:w="325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Target</w:t>
            </w:r>
          </w:p>
        </w:tc>
      </w:tr>
      <w:tr w:rsidR="00A15BB3" w:rsidRPr="000B31EC" w:rsidTr="00E8760D"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91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A15BB3" w:rsidRPr="00F6228A" w:rsidRDefault="00DF5B6C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15BB3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t xml:space="preserve">Acceptance </w:t>
            </w:r>
            <w:proofErr w:type="spellStart"/>
            <w:r w:rsidR="00A15BB3" w:rsidRPr="00F6228A">
              <w:rPr>
                <w:rFonts w:ascii="Times New Roman" w:hAnsi="Times New Roman"/>
                <w:szCs w:val="24"/>
                <w:lang w:val="en-US"/>
              </w:rPr>
              <w:t>Tests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t>Define</w:t>
            </w:r>
            <w:proofErr w:type="spellEnd"/>
            <w:r w:rsidR="00A15BB3" w:rsidRPr="00F6228A">
              <w:rPr>
                <w:rFonts w:ascii="Times New Roman" w:hAnsi="Times New Roman"/>
                <w:szCs w:val="24"/>
                <w:lang w:val="en-US"/>
              </w:rPr>
              <w:t xml:space="preserve"> task shortcut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A15BB3" w:rsidRPr="00F6228A" w:rsidRDefault="00A15BB3" w:rsidP="00E8760D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125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A15BB3" w:rsidRPr="00F6228A" w:rsidRDefault="00DF5B6C" w:rsidP="00E8760D">
            <w:pPr>
              <w:spacing w:before="60" w:after="60"/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15BB3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15BB3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instrText>Connector.Type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A15BB3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t>Trace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25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A15BB3" w:rsidRPr="00F6228A" w:rsidRDefault="00DF5B6C" w:rsidP="00E8760D">
            <w:pPr>
              <w:spacing w:before="60" w:after="60"/>
              <w:rPr>
                <w:rFonts w:ascii="Times New Roman" w:hAnsi="Times New Roman"/>
                <w:sz w:val="20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15BB3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t>Functional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t>13CS-001:ConfigureShortcuts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A15BB3" w:rsidRPr="00F6228A" w:rsidRDefault="00A15BB3" w:rsidP="00E8760D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</w:tr>
      <w:tr w:rsidR="00A15BB3" w:rsidRPr="000B31EC" w:rsidTr="00E8760D"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91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A15BB3" w:rsidRPr="00F6228A" w:rsidRDefault="00DF5B6C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15BB3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t xml:space="preserve">Acceptance </w:t>
            </w:r>
            <w:proofErr w:type="spellStart"/>
            <w:r w:rsidR="00A15BB3" w:rsidRPr="00F6228A">
              <w:rPr>
                <w:rFonts w:ascii="Times New Roman" w:hAnsi="Times New Roman"/>
                <w:szCs w:val="24"/>
                <w:lang w:val="en-US"/>
              </w:rPr>
              <w:t>Tests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t>Define</w:t>
            </w:r>
            <w:proofErr w:type="spellEnd"/>
            <w:r w:rsidR="00A15BB3" w:rsidRPr="00F6228A">
              <w:rPr>
                <w:rFonts w:ascii="Times New Roman" w:hAnsi="Times New Roman"/>
                <w:szCs w:val="24"/>
                <w:lang w:val="en-US"/>
              </w:rPr>
              <w:t xml:space="preserve"> task shortcut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A15BB3" w:rsidRPr="00F6228A" w:rsidRDefault="00A15BB3" w:rsidP="00E8760D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125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A15BB3" w:rsidRPr="00F6228A" w:rsidRDefault="00DF5B6C" w:rsidP="00E8760D">
            <w:pPr>
              <w:spacing w:before="60" w:after="60"/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15BB3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15BB3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instrText>Connector.Type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A15BB3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t>Trace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25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A15BB3" w:rsidRPr="00F6228A" w:rsidRDefault="00DF5B6C" w:rsidP="00E8760D">
            <w:pPr>
              <w:spacing w:before="60" w:after="60"/>
              <w:rPr>
                <w:rFonts w:ascii="Times New Roman" w:hAnsi="Times New Roman"/>
                <w:sz w:val="20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15BB3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t>Functional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t>13CS-003: ConfigureShortcuts.Validate.True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A15BB3" w:rsidRPr="00F6228A" w:rsidRDefault="00A15BB3" w:rsidP="00E8760D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</w:tr>
      <w:tr w:rsidR="00A15BB3" w:rsidRPr="000B31EC" w:rsidTr="00E8760D"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91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A15BB3" w:rsidRPr="00F6228A" w:rsidRDefault="00DF5B6C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15BB3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t xml:space="preserve">Acceptance </w:t>
            </w:r>
            <w:proofErr w:type="spellStart"/>
            <w:r w:rsidR="00A15BB3" w:rsidRPr="00F6228A">
              <w:rPr>
                <w:rFonts w:ascii="Times New Roman" w:hAnsi="Times New Roman"/>
                <w:szCs w:val="24"/>
                <w:lang w:val="en-US"/>
              </w:rPr>
              <w:t>Tests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t>Define</w:t>
            </w:r>
            <w:proofErr w:type="spellEnd"/>
            <w:r w:rsidR="00A15BB3" w:rsidRPr="00F6228A">
              <w:rPr>
                <w:rFonts w:ascii="Times New Roman" w:hAnsi="Times New Roman"/>
                <w:szCs w:val="24"/>
                <w:lang w:val="en-US"/>
              </w:rPr>
              <w:t xml:space="preserve"> task shortcut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A15BB3" w:rsidRPr="00F6228A" w:rsidRDefault="00A15BB3" w:rsidP="00E8760D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125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A15BB3" w:rsidRPr="00F6228A" w:rsidRDefault="00DF5B6C" w:rsidP="00E8760D">
            <w:pPr>
              <w:spacing w:before="60" w:after="60"/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15BB3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15BB3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instrText>Connector.Type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A15BB3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t>Trace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25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A15BB3" w:rsidRPr="00F6228A" w:rsidRDefault="00DF5B6C" w:rsidP="00E8760D">
            <w:pPr>
              <w:spacing w:before="60" w:after="60"/>
              <w:rPr>
                <w:rFonts w:ascii="Times New Roman" w:hAnsi="Times New Roman"/>
                <w:sz w:val="20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15BB3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t>Functional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t>13CS-002: ConfigureShortcuts.Validate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A15BB3" w:rsidRPr="00F6228A" w:rsidRDefault="00A15BB3" w:rsidP="00E8760D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</w:tr>
      <w:bookmarkEnd w:id="209"/>
    </w:tbl>
    <w:p w:rsidR="00A15BB3" w:rsidRDefault="00A15BB3" w:rsidP="00A15BB3">
      <w:pPr>
        <w:rPr>
          <w:rFonts w:eastAsia="Times New Roman"/>
          <w:szCs w:val="24"/>
          <w:lang w:val="en-US"/>
        </w:rPr>
      </w:pPr>
    </w:p>
    <w:p w:rsidR="00A15BB3" w:rsidRDefault="00A15BB3" w:rsidP="00A15BB3">
      <w:pPr>
        <w:rPr>
          <w:rFonts w:eastAsia="Times New Roman"/>
          <w:szCs w:val="24"/>
          <w:lang w:val="en-US"/>
        </w:rPr>
      </w:pPr>
    </w:p>
    <w:p w:rsidR="00A15BB3" w:rsidRDefault="00A15BB3" w:rsidP="00A15BB3">
      <w:pPr>
        <w:rPr>
          <w:rFonts w:eastAsia="Times New Roman"/>
          <w:szCs w:val="24"/>
          <w:lang w:val="en-US"/>
        </w:rPr>
      </w:pPr>
    </w:p>
    <w:p w:rsidR="00A15BB3" w:rsidRDefault="00A15BB3" w:rsidP="00A15BB3">
      <w:pPr>
        <w:rPr>
          <w:rFonts w:eastAsia="Times New Roman"/>
          <w:szCs w:val="24"/>
          <w:lang w:val="en-US"/>
        </w:rPr>
      </w:pPr>
    </w:p>
    <w:p w:rsidR="00A15BB3" w:rsidRDefault="00A15BB3" w:rsidP="00A15BB3">
      <w:pPr>
        <w:rPr>
          <w:rFonts w:eastAsia="Times New Roman"/>
          <w:szCs w:val="24"/>
          <w:lang w:val="en-US"/>
        </w:rPr>
      </w:pPr>
    </w:p>
    <w:p w:rsidR="00A15BB3" w:rsidRPr="00F6228A" w:rsidRDefault="00A15BB3" w:rsidP="00A15BB3">
      <w:pPr>
        <w:rPr>
          <w:rFonts w:eastAsia="Times New Roman"/>
          <w:szCs w:val="24"/>
          <w:lang w:val="en-US"/>
        </w:rPr>
      </w:pPr>
    </w:p>
    <w:tbl>
      <w:tblPr>
        <w:tblW w:w="0" w:type="auto"/>
        <w:tblLayout w:type="fixed"/>
        <w:tblCellMar>
          <w:left w:w="60" w:type="dxa"/>
          <w:right w:w="60" w:type="dxa"/>
        </w:tblCellMar>
        <w:tblLook w:val="0000"/>
      </w:tblPr>
      <w:tblGrid>
        <w:gridCol w:w="1500"/>
        <w:gridCol w:w="2031"/>
        <w:gridCol w:w="2769"/>
        <w:gridCol w:w="3498"/>
      </w:tblGrid>
      <w:tr w:rsidR="00A15BB3" w:rsidRPr="000B31EC" w:rsidTr="00E8760D"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bookmarkStart w:id="219" w:name="BKM_4008F96B_D5A8_4a42_816B_8BC634ED4FBC"/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lastRenderedPageBreak/>
              <w:t>Use Case:</w:t>
            </w:r>
          </w:p>
        </w:tc>
        <w:tc>
          <w:tcPr>
            <w:tcW w:w="4800" w:type="dxa"/>
            <w:gridSpan w:val="2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0B31EC" w:rsidRDefault="00DF5B6C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15BB3" w:rsidRPr="000B31EC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15BB3" w:rsidRPr="000B31EC">
              <w:rPr>
                <w:rFonts w:ascii="Times New Roman" w:hAnsi="Times New Roman"/>
                <w:szCs w:val="24"/>
                <w:lang w:val="en-US"/>
              </w:rPr>
              <w:instrText>Element.Name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A15BB3" w:rsidRPr="000B31EC">
              <w:rPr>
                <w:rFonts w:ascii="Times New Roman" w:hAnsi="Times New Roman"/>
                <w:szCs w:val="24"/>
                <w:lang w:val="en-US"/>
              </w:rPr>
              <w:t>Start time task via shortcut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>
              <w:rPr>
                <w:rFonts w:ascii="Times New Roman" w:hAnsi="Times New Roman"/>
                <w:szCs w:val="24"/>
                <w:lang w:val="en-US"/>
              </w:rPr>
              <w:t>Test Id: T9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Element.Alias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A15BB3" w:rsidRPr="000B31EC" w:rsidTr="00E8760D"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Status:</w:t>
            </w:r>
          </w:p>
        </w:tc>
        <w:tc>
          <w:tcPr>
            <w:tcW w:w="2031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F6228A" w:rsidRDefault="00DF5B6C" w:rsidP="00E8760D">
            <w:pPr>
              <w:tabs>
                <w:tab w:val="left" w:pos="2160"/>
                <w:tab w:val="left" w:pos="3150"/>
                <w:tab w:val="left" w:pos="567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15BB3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instrText>Element.Status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del w:id="220" w:author="David Silva" w:date="2013-05-27T21:24:00Z">
              <w:r w:rsidR="00A15BB3" w:rsidRPr="00F6228A" w:rsidDel="00A46F0C">
                <w:rPr>
                  <w:rFonts w:ascii="Times New Roman" w:hAnsi="Times New Roman"/>
                  <w:szCs w:val="24"/>
                  <w:lang w:val="en-US"/>
                </w:rPr>
                <w:delText>Proposed</w:delText>
              </w:r>
            </w:del>
            <w:ins w:id="221" w:author="David Silva" w:date="2013-05-27T21:24:00Z">
              <w:r w:rsidR="00A46F0C">
                <w:rPr>
                  <w:rFonts w:ascii="Times New Roman" w:hAnsi="Times New Roman"/>
                  <w:szCs w:val="24"/>
                  <w:lang w:val="en-US"/>
                </w:rPr>
                <w:t>Draft</w:t>
              </w:r>
            </w:ins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2769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tabs>
                <w:tab w:val="left" w:pos="900"/>
                <w:tab w:val="left" w:pos="3150"/>
                <w:tab w:val="left" w:pos="5670"/>
              </w:tabs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Version: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Element.Version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1.0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tabs>
                <w:tab w:val="left" w:pos="990"/>
                <w:tab w:val="left" w:pos="4590"/>
                <w:tab w:val="left" w:pos="567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Phase: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Element.Phase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1.0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A15BB3" w:rsidRPr="000B31EC" w:rsidTr="00E8760D">
        <w:trPr>
          <w:trHeight w:val="280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Author:</w:t>
            </w:r>
          </w:p>
        </w:tc>
        <w:tc>
          <w:tcPr>
            <w:tcW w:w="2031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F6228A" w:rsidRDefault="00DF5B6C" w:rsidP="00E8760D">
            <w:pPr>
              <w:tabs>
                <w:tab w:val="left" w:pos="216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15BB3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instrText>Element.Author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t>David Silva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2769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tabs>
                <w:tab w:val="left" w:pos="90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Created: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Element.DateCreatedShort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16-05-2013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tabs>
                <w:tab w:val="left" w:pos="99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del w:id="222" w:author="David Silva" w:date="2013-05-27T19:41:00Z"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delText>Modified:</w:delText>
              </w:r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tab/>
              </w:r>
              <w:r w:rsidR="00DF5B6C" w:rsidRPr="00F6228A" w:rsidDel="00280B27">
                <w:rPr>
                  <w:rFonts w:ascii="Times New Roman" w:hAnsi="Times New Roman"/>
                  <w:szCs w:val="24"/>
                  <w:lang w:val="en-US"/>
                </w:rPr>
                <w:fldChar w:fldCharType="begin" w:fldLock="1"/>
              </w:r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delInstrText>MERGEFIELD Element.DateModifiedShort</w:delInstrText>
              </w:r>
              <w:r w:rsidR="00DF5B6C" w:rsidRPr="00F6228A" w:rsidDel="00280B27">
                <w:rPr>
                  <w:rFonts w:ascii="Times New Roman" w:hAnsi="Times New Roman"/>
                  <w:szCs w:val="24"/>
                  <w:lang w:val="en-US"/>
                </w:rPr>
                <w:fldChar w:fldCharType="separate"/>
              </w:r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delText>16-05-2013</w:delText>
              </w:r>
              <w:r w:rsidR="00DF5B6C" w:rsidRPr="00F6228A" w:rsidDel="00280B27">
                <w:rPr>
                  <w:rFonts w:ascii="Times New Roman" w:hAnsi="Times New Roman"/>
                  <w:szCs w:val="24"/>
                  <w:lang w:val="en-US"/>
                </w:rPr>
                <w:fldChar w:fldCharType="end"/>
              </w:r>
            </w:del>
            <w:ins w:id="223" w:author="David Silva" w:date="2013-05-27T19:41:00Z">
              <w:r w:rsidR="00280B27">
                <w:rPr>
                  <w:rFonts w:ascii="Times New Roman" w:hAnsi="Times New Roman"/>
                  <w:szCs w:val="24"/>
                  <w:lang w:val="en-US"/>
                </w:rPr>
                <w:t>Modified: 21-05-2013</w:t>
              </w:r>
            </w:ins>
          </w:p>
        </w:tc>
      </w:tr>
      <w:tr w:rsidR="00A15BB3" w:rsidRPr="000B31EC" w:rsidTr="00E8760D">
        <w:trPr>
          <w:trHeight w:val="387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50" w:type="dxa"/>
              <w:left w:w="0" w:type="dxa"/>
              <w:bottom w:w="0" w:type="dxa"/>
              <w:right w:w="50" w:type="dxa"/>
            </w:tcMar>
          </w:tcPr>
          <w:p w:rsidR="00A15BB3" w:rsidRPr="00F6228A" w:rsidRDefault="00A15BB3" w:rsidP="00E8760D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commentRangeStart w:id="224"/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Notes</w:t>
            </w:r>
            <w:commentRangeEnd w:id="224"/>
            <w:r w:rsidR="00DD327C">
              <w:rPr>
                <w:rStyle w:val="Refdecomentrio"/>
                <w:rFonts w:ascii="Arial" w:eastAsiaTheme="minorEastAsia" w:hAnsi="Arial"/>
                <w:color w:val="000000"/>
                <w:lang w:val="en-AU" w:eastAsia="pt-PT"/>
              </w:rPr>
              <w:commentReference w:id="224"/>
            </w: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:</w:t>
            </w:r>
          </w:p>
        </w:tc>
        <w:tc>
          <w:tcPr>
            <w:tcW w:w="8298" w:type="dxa"/>
            <w:gridSpan w:val="3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50" w:type="dxa"/>
              <w:left w:w="0" w:type="dxa"/>
              <w:bottom w:w="0" w:type="dxa"/>
              <w:right w:w="50" w:type="dxa"/>
            </w:tcMar>
          </w:tcPr>
          <w:p w:rsidR="00A15BB3" w:rsidRPr="000B31EC" w:rsidRDefault="00DF5B6C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15BB3" w:rsidRPr="000B31EC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15BB3" w:rsidRPr="000B31EC">
              <w:rPr>
                <w:rFonts w:ascii="Times New Roman" w:hAnsi="Times New Roman"/>
                <w:szCs w:val="24"/>
                <w:lang w:val="en-US"/>
              </w:rPr>
              <w:instrText>Element.Notes</w:instrTex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  <w:p w:rsidR="00A15BB3" w:rsidRPr="000B31EC" w:rsidRDefault="00A15BB3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u w:val="single"/>
                <w:lang w:val="en-US"/>
              </w:rPr>
              <w:t>Start:</w:t>
            </w:r>
          </w:p>
          <w:p w:rsidR="00A15BB3" w:rsidRPr="000B31EC" w:rsidRDefault="00A15BB3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>1. Press a shortcut key combination previously associated to an existing task</w:t>
            </w:r>
          </w:p>
          <w:p w:rsidR="00A15BB3" w:rsidRPr="000B31EC" w:rsidRDefault="00A15BB3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</w:p>
          <w:p w:rsidR="00A15BB3" w:rsidRPr="000B31EC" w:rsidRDefault="00A15BB3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u w:val="single"/>
                <w:lang w:val="en-US"/>
              </w:rPr>
              <w:t>Result:</w:t>
            </w:r>
          </w:p>
          <w:p w:rsidR="00A15BB3" w:rsidRPr="000B31EC" w:rsidRDefault="00A15BB3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>The system starts the task and creates a new entry in the database with the start date in the shortcut's associated task</w:t>
            </w:r>
          </w:p>
          <w:p w:rsidR="00A15BB3" w:rsidRPr="000B31EC" w:rsidRDefault="00A15BB3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>The task should appear in first position in the task list from the main window</w:t>
            </w:r>
          </w:p>
          <w:p w:rsidR="00A15BB3" w:rsidRPr="00F6228A" w:rsidRDefault="00A15BB3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Use case ends.</w:t>
            </w:r>
          </w:p>
        </w:tc>
      </w:tr>
    </w:tbl>
    <w:p w:rsidR="00A15BB3" w:rsidRPr="00F6228A" w:rsidRDefault="00A15BB3" w:rsidP="00A15BB3">
      <w:pPr>
        <w:spacing w:before="60" w:after="60"/>
        <w:rPr>
          <w:rFonts w:ascii="Times New Roman" w:hAnsi="Times New Roman"/>
          <w:szCs w:val="24"/>
          <w:lang w:val="en-US"/>
        </w:rPr>
      </w:pPr>
    </w:p>
    <w:tbl>
      <w:tblPr>
        <w:tblW w:w="0" w:type="auto"/>
        <w:tblInd w:w="60" w:type="dxa"/>
        <w:tblLayout w:type="fixed"/>
        <w:tblCellMar>
          <w:left w:w="60" w:type="dxa"/>
          <w:right w:w="60" w:type="dxa"/>
        </w:tblCellMar>
        <w:tblLook w:val="0000"/>
      </w:tblPr>
      <w:tblGrid>
        <w:gridCol w:w="1500"/>
        <w:gridCol w:w="2910"/>
        <w:gridCol w:w="2125"/>
        <w:gridCol w:w="3250"/>
      </w:tblGrid>
      <w:tr w:rsidR="00A15BB3" w:rsidRPr="000B31EC" w:rsidTr="00E8760D">
        <w:trPr>
          <w:trHeight w:val="237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Related To:</w:t>
            </w:r>
          </w:p>
        </w:tc>
        <w:tc>
          <w:tcPr>
            <w:tcW w:w="291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Source</w:t>
            </w:r>
          </w:p>
        </w:tc>
        <w:tc>
          <w:tcPr>
            <w:tcW w:w="2125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Connector</w:t>
            </w:r>
          </w:p>
        </w:tc>
        <w:tc>
          <w:tcPr>
            <w:tcW w:w="325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Target</w:t>
            </w:r>
          </w:p>
        </w:tc>
      </w:tr>
      <w:tr w:rsidR="00A15BB3" w:rsidRPr="000B31EC" w:rsidTr="00E8760D"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91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A15BB3" w:rsidRPr="000B31EC" w:rsidRDefault="00DF5B6C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15BB3" w:rsidRPr="000B31EC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15BB3" w:rsidRPr="000B31EC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A15BB3" w:rsidRPr="000B31EC">
              <w:rPr>
                <w:rFonts w:ascii="Times New Roman" w:hAnsi="Times New Roman"/>
                <w:szCs w:val="24"/>
                <w:lang w:val="en-US"/>
              </w:rPr>
              <w:t xml:space="preserve">Acceptance </w:t>
            </w:r>
            <w:proofErr w:type="spellStart"/>
            <w:r w:rsidR="00A15BB3" w:rsidRPr="000B31EC">
              <w:rPr>
                <w:rFonts w:ascii="Times New Roman" w:hAnsi="Times New Roman"/>
                <w:szCs w:val="24"/>
                <w:lang w:val="en-US"/>
              </w:rPr>
              <w:t>Tests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A15BB3" w:rsidRPr="000B31EC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A15BB3" w:rsidRPr="000B31EC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A15BB3" w:rsidRPr="000B31EC">
              <w:rPr>
                <w:rFonts w:ascii="Times New Roman" w:hAnsi="Times New Roman"/>
                <w:szCs w:val="24"/>
                <w:lang w:val="en-US"/>
              </w:rPr>
              <w:t>Start</w:t>
            </w:r>
            <w:proofErr w:type="spellEnd"/>
            <w:r w:rsidR="00A15BB3" w:rsidRPr="000B31EC">
              <w:rPr>
                <w:rFonts w:ascii="Times New Roman" w:hAnsi="Times New Roman"/>
                <w:szCs w:val="24"/>
                <w:lang w:val="en-US"/>
              </w:rPr>
              <w:t xml:space="preserve"> time task via shortcut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A15BB3" w:rsidRPr="000B31EC" w:rsidRDefault="00A15BB3" w:rsidP="00E8760D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125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A15BB3" w:rsidRPr="00F6228A" w:rsidRDefault="00DF5B6C" w:rsidP="00E8760D">
            <w:pPr>
              <w:spacing w:before="60" w:after="60"/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15BB3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15BB3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instrText>Connector.Type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A15BB3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t>Trace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25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A15BB3" w:rsidRPr="00F6228A" w:rsidRDefault="00DF5B6C" w:rsidP="00E8760D">
            <w:pPr>
              <w:spacing w:before="60" w:after="60"/>
              <w:rPr>
                <w:rFonts w:ascii="Times New Roman" w:hAnsi="Times New Roman"/>
                <w:sz w:val="20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15BB3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t>Functional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t>4STT-001:StartTime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A15BB3" w:rsidRPr="00F6228A" w:rsidRDefault="00A15BB3" w:rsidP="00E8760D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</w:tr>
      <w:bookmarkEnd w:id="219"/>
    </w:tbl>
    <w:p w:rsidR="008E51E2" w:rsidDel="00936EF0" w:rsidRDefault="008E51E2" w:rsidP="00A15BB3">
      <w:pPr>
        <w:rPr>
          <w:del w:id="225" w:author="David Silva" w:date="2013-05-27T19:19:00Z"/>
          <w:rFonts w:eastAsia="Times New Roman"/>
          <w:szCs w:val="24"/>
          <w:lang w:val="en-US"/>
        </w:rPr>
      </w:pPr>
    </w:p>
    <w:p w:rsidR="008E51E2" w:rsidDel="00936EF0" w:rsidRDefault="008E51E2">
      <w:pPr>
        <w:rPr>
          <w:del w:id="226" w:author="David Silva" w:date="2013-05-27T19:19:00Z"/>
          <w:rFonts w:eastAsia="Times New Roman"/>
          <w:szCs w:val="24"/>
          <w:lang w:val="en-US"/>
        </w:rPr>
      </w:pPr>
      <w:del w:id="227" w:author="David Silva" w:date="2013-05-27T19:19:00Z">
        <w:r w:rsidDel="00936EF0">
          <w:rPr>
            <w:rFonts w:eastAsia="Times New Roman"/>
            <w:szCs w:val="24"/>
            <w:lang w:val="en-US"/>
          </w:rPr>
          <w:br w:type="page"/>
        </w:r>
      </w:del>
    </w:p>
    <w:tbl>
      <w:tblPr>
        <w:tblW w:w="0" w:type="auto"/>
        <w:tblLayout w:type="fixed"/>
        <w:tblCellMar>
          <w:left w:w="60" w:type="dxa"/>
          <w:right w:w="60" w:type="dxa"/>
        </w:tblCellMar>
        <w:tblLook w:val="0000"/>
      </w:tblPr>
      <w:tblGrid>
        <w:gridCol w:w="1500"/>
        <w:gridCol w:w="2031"/>
        <w:gridCol w:w="2769"/>
        <w:gridCol w:w="3498"/>
      </w:tblGrid>
      <w:tr w:rsidR="00A15BB3" w:rsidRPr="000B31EC" w:rsidDel="00936EF0" w:rsidTr="00E8760D">
        <w:trPr>
          <w:del w:id="228" w:author="David Silva" w:date="2013-05-27T19:19:00Z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F6228A" w:rsidDel="00936EF0" w:rsidRDefault="00A15BB3" w:rsidP="00E8760D">
            <w:pPr>
              <w:spacing w:before="60" w:after="60"/>
              <w:rPr>
                <w:del w:id="229" w:author="David Silva" w:date="2013-05-27T19:19:00Z"/>
                <w:rFonts w:ascii="Times New Roman" w:hAnsi="Times New Roman"/>
                <w:b/>
                <w:szCs w:val="24"/>
                <w:lang w:val="en-US"/>
              </w:rPr>
            </w:pPr>
            <w:bookmarkStart w:id="230" w:name="BKM_CEE1D550_B89D_4fa0_BFFD_43854BDDD8D3"/>
            <w:del w:id="231" w:author="David Silva" w:date="2013-05-27T19:19:00Z">
              <w:r w:rsidRPr="00F6228A" w:rsidDel="00936EF0">
                <w:rPr>
                  <w:rFonts w:ascii="Times New Roman" w:hAnsi="Times New Roman"/>
                  <w:b/>
                  <w:szCs w:val="24"/>
                  <w:lang w:val="en-US"/>
                </w:rPr>
                <w:lastRenderedPageBreak/>
                <w:delText>Use Case:</w:delText>
              </w:r>
            </w:del>
          </w:p>
        </w:tc>
        <w:commentRangeStart w:id="232"/>
        <w:commentRangeStart w:id="233"/>
        <w:tc>
          <w:tcPr>
            <w:tcW w:w="4800" w:type="dxa"/>
            <w:gridSpan w:val="2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0B31EC" w:rsidDel="00936EF0" w:rsidRDefault="00DF5B6C" w:rsidP="00E8760D">
            <w:pPr>
              <w:spacing w:before="60" w:after="60"/>
              <w:rPr>
                <w:del w:id="234" w:author="David Silva" w:date="2013-05-27T19:19:00Z"/>
                <w:rFonts w:ascii="Times New Roman" w:hAnsi="Times New Roman"/>
                <w:szCs w:val="24"/>
                <w:lang w:val="en-US"/>
              </w:rPr>
            </w:pPr>
            <w:del w:id="235" w:author="David Silva" w:date="2013-05-27T19:19:00Z">
              <w:r w:rsidRPr="00F6228A" w:rsidDel="00936EF0">
                <w:rPr>
                  <w:sz w:val="20"/>
                  <w:szCs w:val="24"/>
                  <w:lang w:val="en-US"/>
                </w:rPr>
                <w:fldChar w:fldCharType="begin" w:fldLock="1"/>
              </w:r>
              <w:r w:rsidR="00A15BB3" w:rsidRPr="000B31EC" w:rsidDel="00936EF0">
                <w:rPr>
                  <w:sz w:val="20"/>
                  <w:szCs w:val="24"/>
                  <w:lang w:val="en-US"/>
                </w:rPr>
                <w:delInstrText xml:space="preserve">MERGEFIELD </w:delInstrText>
              </w:r>
              <w:r w:rsidR="00A15BB3" w:rsidRPr="000B31EC" w:rsidDel="00936EF0">
                <w:rPr>
                  <w:rFonts w:ascii="Times New Roman" w:hAnsi="Times New Roman"/>
                  <w:szCs w:val="24"/>
                  <w:lang w:val="en-US"/>
                </w:rPr>
                <w:delInstrText>Element.Name</w:delInstrText>
              </w:r>
              <w:r w:rsidRPr="00F6228A" w:rsidDel="00936EF0">
                <w:rPr>
                  <w:sz w:val="20"/>
                  <w:szCs w:val="24"/>
                  <w:lang w:val="en-US"/>
                </w:rPr>
                <w:fldChar w:fldCharType="separate"/>
              </w:r>
              <w:r w:rsidR="00A15BB3" w:rsidRPr="000B31EC" w:rsidDel="00936EF0">
                <w:rPr>
                  <w:rFonts w:ascii="Times New Roman" w:hAnsi="Times New Roman"/>
                  <w:szCs w:val="24"/>
                  <w:lang w:val="en-US"/>
                </w:rPr>
                <w:delText>Start time task via shortcut when another task is running</w:delText>
              </w:r>
              <w:r w:rsidRPr="00F6228A" w:rsidDel="00936EF0">
                <w:rPr>
                  <w:sz w:val="20"/>
                  <w:szCs w:val="24"/>
                  <w:lang w:val="en-US"/>
                </w:rPr>
                <w:fldChar w:fldCharType="end"/>
              </w:r>
            </w:del>
            <w:commentRangeEnd w:id="232"/>
            <w:r w:rsidR="00DD327C">
              <w:rPr>
                <w:rStyle w:val="Refdecomentrio"/>
                <w:rFonts w:ascii="Arial" w:eastAsiaTheme="minorEastAsia" w:hAnsi="Arial"/>
                <w:color w:val="000000"/>
                <w:lang w:val="en-AU" w:eastAsia="pt-PT"/>
              </w:rPr>
              <w:commentReference w:id="232"/>
            </w:r>
            <w:commentRangeEnd w:id="233"/>
            <w:r w:rsidR="00A676E1">
              <w:rPr>
                <w:rStyle w:val="Refdecomentrio"/>
                <w:rFonts w:ascii="Arial" w:eastAsiaTheme="minorEastAsia" w:hAnsi="Arial"/>
                <w:color w:val="000000"/>
                <w:lang w:val="en-AU" w:eastAsia="pt-PT"/>
              </w:rPr>
              <w:commentReference w:id="233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F6228A" w:rsidDel="00936EF0" w:rsidRDefault="00A15BB3" w:rsidP="00E8760D">
            <w:pPr>
              <w:spacing w:before="60" w:after="60"/>
              <w:rPr>
                <w:del w:id="236" w:author="David Silva" w:date="2013-05-27T19:19:00Z"/>
                <w:rFonts w:ascii="Times New Roman" w:hAnsi="Times New Roman"/>
                <w:szCs w:val="24"/>
                <w:lang w:val="en-US"/>
              </w:rPr>
            </w:pPr>
            <w:del w:id="237" w:author="David Silva" w:date="2013-05-27T19:19:00Z">
              <w:r w:rsidDel="00936EF0">
                <w:rPr>
                  <w:rFonts w:ascii="Times New Roman" w:hAnsi="Times New Roman"/>
                  <w:szCs w:val="24"/>
                  <w:lang w:val="en-US"/>
                </w:rPr>
                <w:delText>Test Id: T10</w:delText>
              </w:r>
              <w:r w:rsidR="00DF5B6C" w:rsidRPr="00F6228A" w:rsidDel="00936EF0">
                <w:rPr>
                  <w:rFonts w:ascii="Times New Roman" w:hAnsi="Times New Roman"/>
                  <w:szCs w:val="24"/>
                  <w:lang w:val="en-US"/>
                </w:rPr>
                <w:fldChar w:fldCharType="begin" w:fldLock="1"/>
              </w:r>
              <w:r w:rsidRPr="00F6228A" w:rsidDel="00936EF0">
                <w:rPr>
                  <w:rFonts w:ascii="Times New Roman" w:hAnsi="Times New Roman"/>
                  <w:szCs w:val="24"/>
                  <w:lang w:val="en-US"/>
                </w:rPr>
                <w:delInstrText>MERGEFIELD Element.Alias</w:delInstrText>
              </w:r>
              <w:r w:rsidR="00DF5B6C" w:rsidRPr="00F6228A" w:rsidDel="00936EF0">
                <w:rPr>
                  <w:rFonts w:ascii="Times New Roman" w:hAnsi="Times New Roman"/>
                  <w:szCs w:val="24"/>
                  <w:lang w:val="en-US"/>
                </w:rPr>
                <w:fldChar w:fldCharType="end"/>
              </w:r>
            </w:del>
          </w:p>
        </w:tc>
      </w:tr>
      <w:tr w:rsidR="00A15BB3" w:rsidRPr="000B31EC" w:rsidDel="00936EF0" w:rsidTr="00E8760D">
        <w:trPr>
          <w:del w:id="238" w:author="David Silva" w:date="2013-05-27T19:19:00Z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F6228A" w:rsidDel="00936EF0" w:rsidRDefault="00A15BB3" w:rsidP="00E8760D">
            <w:pPr>
              <w:spacing w:before="60" w:after="60"/>
              <w:rPr>
                <w:del w:id="239" w:author="David Silva" w:date="2013-05-27T19:19:00Z"/>
                <w:rFonts w:eastAsia="Times New Roman"/>
                <w:sz w:val="24"/>
                <w:szCs w:val="24"/>
                <w:lang w:val="en-US"/>
              </w:rPr>
            </w:pPr>
            <w:del w:id="240" w:author="David Silva" w:date="2013-05-27T19:19:00Z">
              <w:r w:rsidRPr="00F6228A" w:rsidDel="00936EF0">
                <w:rPr>
                  <w:rFonts w:ascii="Times New Roman" w:hAnsi="Times New Roman"/>
                  <w:b/>
                  <w:szCs w:val="24"/>
                  <w:lang w:val="en-US"/>
                </w:rPr>
                <w:delText>Status:</w:delText>
              </w:r>
            </w:del>
          </w:p>
        </w:tc>
        <w:tc>
          <w:tcPr>
            <w:tcW w:w="2031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F6228A" w:rsidDel="00936EF0" w:rsidRDefault="00DF5B6C" w:rsidP="00E8760D">
            <w:pPr>
              <w:tabs>
                <w:tab w:val="left" w:pos="2160"/>
                <w:tab w:val="left" w:pos="3150"/>
                <w:tab w:val="left" w:pos="5670"/>
              </w:tabs>
              <w:spacing w:before="60" w:after="60"/>
              <w:rPr>
                <w:del w:id="241" w:author="David Silva" w:date="2013-05-27T19:19:00Z"/>
                <w:rFonts w:ascii="Times New Roman" w:hAnsi="Times New Roman"/>
                <w:szCs w:val="24"/>
                <w:lang w:val="en-US"/>
              </w:rPr>
            </w:pPr>
            <w:del w:id="242" w:author="David Silva" w:date="2013-05-27T19:19:00Z">
              <w:r w:rsidRPr="00F6228A" w:rsidDel="00936EF0">
                <w:rPr>
                  <w:sz w:val="20"/>
                  <w:szCs w:val="24"/>
                  <w:lang w:val="en-US"/>
                </w:rPr>
                <w:fldChar w:fldCharType="begin" w:fldLock="1"/>
              </w:r>
              <w:r w:rsidR="00A15BB3" w:rsidRPr="00F6228A" w:rsidDel="00936EF0">
                <w:rPr>
                  <w:sz w:val="20"/>
                  <w:szCs w:val="24"/>
                  <w:lang w:val="en-US"/>
                </w:rPr>
                <w:delInstrText xml:space="preserve">MERGEFIELD </w:delInstrText>
              </w:r>
              <w:r w:rsidR="00A15BB3" w:rsidRPr="00F6228A" w:rsidDel="00936EF0">
                <w:rPr>
                  <w:rFonts w:ascii="Times New Roman" w:hAnsi="Times New Roman"/>
                  <w:szCs w:val="24"/>
                  <w:lang w:val="en-US"/>
                </w:rPr>
                <w:delInstrText>Element.Status</w:delInstrText>
              </w:r>
              <w:r w:rsidRPr="00F6228A" w:rsidDel="00936EF0">
                <w:rPr>
                  <w:sz w:val="20"/>
                  <w:szCs w:val="24"/>
                  <w:lang w:val="en-US"/>
                </w:rPr>
                <w:fldChar w:fldCharType="separate"/>
              </w:r>
              <w:r w:rsidR="00A15BB3" w:rsidRPr="00F6228A" w:rsidDel="00936EF0">
                <w:rPr>
                  <w:rFonts w:ascii="Times New Roman" w:hAnsi="Times New Roman"/>
                  <w:szCs w:val="24"/>
                  <w:lang w:val="en-US"/>
                </w:rPr>
                <w:delText>Proposed</w:delText>
              </w:r>
              <w:r w:rsidRPr="00F6228A" w:rsidDel="00936EF0">
                <w:rPr>
                  <w:sz w:val="20"/>
                  <w:szCs w:val="24"/>
                  <w:lang w:val="en-US"/>
                </w:rPr>
                <w:fldChar w:fldCharType="end"/>
              </w:r>
            </w:del>
          </w:p>
        </w:tc>
        <w:tc>
          <w:tcPr>
            <w:tcW w:w="2769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F6228A" w:rsidDel="00936EF0" w:rsidRDefault="00A15BB3" w:rsidP="00E8760D">
            <w:pPr>
              <w:tabs>
                <w:tab w:val="left" w:pos="900"/>
                <w:tab w:val="left" w:pos="3150"/>
                <w:tab w:val="left" w:pos="5670"/>
              </w:tabs>
              <w:spacing w:before="60" w:after="60"/>
              <w:rPr>
                <w:del w:id="243" w:author="David Silva" w:date="2013-05-27T19:19:00Z"/>
                <w:rFonts w:eastAsia="Times New Roman"/>
                <w:sz w:val="24"/>
                <w:szCs w:val="24"/>
                <w:lang w:val="en-US"/>
              </w:rPr>
            </w:pPr>
            <w:del w:id="244" w:author="David Silva" w:date="2013-05-27T19:19:00Z">
              <w:r w:rsidRPr="00F6228A" w:rsidDel="00936EF0">
                <w:rPr>
                  <w:rFonts w:ascii="Times New Roman" w:hAnsi="Times New Roman"/>
                  <w:szCs w:val="24"/>
                  <w:lang w:val="en-US"/>
                </w:rPr>
                <w:delText>Version:</w:delText>
              </w:r>
              <w:r w:rsidRPr="00F6228A" w:rsidDel="00936EF0">
                <w:rPr>
                  <w:rFonts w:ascii="Times New Roman" w:hAnsi="Times New Roman"/>
                  <w:szCs w:val="24"/>
                  <w:lang w:val="en-US"/>
                </w:rPr>
                <w:tab/>
              </w:r>
              <w:r w:rsidR="00DF5B6C" w:rsidRPr="00F6228A" w:rsidDel="00936EF0">
                <w:rPr>
                  <w:rFonts w:ascii="Times New Roman" w:hAnsi="Times New Roman"/>
                  <w:szCs w:val="24"/>
                  <w:lang w:val="en-US"/>
                </w:rPr>
                <w:fldChar w:fldCharType="begin" w:fldLock="1"/>
              </w:r>
              <w:r w:rsidRPr="00F6228A" w:rsidDel="00936EF0">
                <w:rPr>
                  <w:rFonts w:ascii="Times New Roman" w:hAnsi="Times New Roman"/>
                  <w:szCs w:val="24"/>
                  <w:lang w:val="en-US"/>
                </w:rPr>
                <w:delInstrText>MERGEFIELD Element.Version</w:delInstrText>
              </w:r>
              <w:r w:rsidR="00DF5B6C" w:rsidRPr="00F6228A" w:rsidDel="00936EF0">
                <w:rPr>
                  <w:rFonts w:ascii="Times New Roman" w:hAnsi="Times New Roman"/>
                  <w:szCs w:val="24"/>
                  <w:lang w:val="en-US"/>
                </w:rPr>
                <w:fldChar w:fldCharType="separate"/>
              </w:r>
              <w:r w:rsidRPr="00F6228A" w:rsidDel="00936EF0">
                <w:rPr>
                  <w:rFonts w:ascii="Times New Roman" w:hAnsi="Times New Roman"/>
                  <w:szCs w:val="24"/>
                  <w:lang w:val="en-US"/>
                </w:rPr>
                <w:delText>1.0</w:delText>
              </w:r>
              <w:r w:rsidR="00DF5B6C" w:rsidRPr="00F6228A" w:rsidDel="00936EF0">
                <w:rPr>
                  <w:rFonts w:ascii="Times New Roman" w:hAnsi="Times New Roman"/>
                  <w:szCs w:val="24"/>
                  <w:lang w:val="en-US"/>
                </w:rPr>
                <w:fldChar w:fldCharType="end"/>
              </w:r>
            </w:del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F6228A" w:rsidDel="00936EF0" w:rsidRDefault="00A15BB3" w:rsidP="00E8760D">
            <w:pPr>
              <w:tabs>
                <w:tab w:val="left" w:pos="990"/>
                <w:tab w:val="left" w:pos="4590"/>
                <w:tab w:val="left" w:pos="5670"/>
              </w:tabs>
              <w:spacing w:before="60" w:after="60"/>
              <w:rPr>
                <w:del w:id="245" w:author="David Silva" w:date="2013-05-27T19:19:00Z"/>
                <w:rFonts w:ascii="Times New Roman" w:hAnsi="Times New Roman"/>
                <w:szCs w:val="24"/>
                <w:lang w:val="en-US"/>
              </w:rPr>
            </w:pPr>
            <w:del w:id="246" w:author="David Silva" w:date="2013-05-27T19:19:00Z">
              <w:r w:rsidRPr="00F6228A" w:rsidDel="00936EF0">
                <w:rPr>
                  <w:rFonts w:ascii="Times New Roman" w:hAnsi="Times New Roman"/>
                  <w:szCs w:val="24"/>
                  <w:lang w:val="en-US"/>
                </w:rPr>
                <w:delText>Phase:</w:delText>
              </w:r>
              <w:r w:rsidRPr="00F6228A" w:rsidDel="00936EF0">
                <w:rPr>
                  <w:rFonts w:ascii="Times New Roman" w:hAnsi="Times New Roman"/>
                  <w:szCs w:val="24"/>
                  <w:lang w:val="en-US"/>
                </w:rPr>
                <w:tab/>
              </w:r>
              <w:r w:rsidR="00DF5B6C" w:rsidRPr="00F6228A" w:rsidDel="00936EF0">
                <w:rPr>
                  <w:rFonts w:ascii="Times New Roman" w:hAnsi="Times New Roman"/>
                  <w:szCs w:val="24"/>
                  <w:lang w:val="en-US"/>
                </w:rPr>
                <w:fldChar w:fldCharType="begin" w:fldLock="1"/>
              </w:r>
              <w:r w:rsidRPr="00F6228A" w:rsidDel="00936EF0">
                <w:rPr>
                  <w:rFonts w:ascii="Times New Roman" w:hAnsi="Times New Roman"/>
                  <w:szCs w:val="24"/>
                  <w:lang w:val="en-US"/>
                </w:rPr>
                <w:delInstrText>MERGEFIELD Element.Phase</w:delInstrText>
              </w:r>
              <w:r w:rsidR="00DF5B6C" w:rsidRPr="00F6228A" w:rsidDel="00936EF0">
                <w:rPr>
                  <w:rFonts w:ascii="Times New Roman" w:hAnsi="Times New Roman"/>
                  <w:szCs w:val="24"/>
                  <w:lang w:val="en-US"/>
                </w:rPr>
                <w:fldChar w:fldCharType="separate"/>
              </w:r>
              <w:r w:rsidRPr="00F6228A" w:rsidDel="00936EF0">
                <w:rPr>
                  <w:rFonts w:ascii="Times New Roman" w:hAnsi="Times New Roman"/>
                  <w:szCs w:val="24"/>
                  <w:lang w:val="en-US"/>
                </w:rPr>
                <w:delText>1.0</w:delText>
              </w:r>
              <w:r w:rsidR="00DF5B6C" w:rsidRPr="00F6228A" w:rsidDel="00936EF0">
                <w:rPr>
                  <w:rFonts w:ascii="Times New Roman" w:hAnsi="Times New Roman"/>
                  <w:szCs w:val="24"/>
                  <w:lang w:val="en-US"/>
                </w:rPr>
                <w:fldChar w:fldCharType="end"/>
              </w:r>
            </w:del>
          </w:p>
        </w:tc>
      </w:tr>
      <w:tr w:rsidR="00A15BB3" w:rsidRPr="000B31EC" w:rsidDel="00936EF0" w:rsidTr="00E8760D">
        <w:trPr>
          <w:trHeight w:val="280"/>
          <w:del w:id="247" w:author="David Silva" w:date="2013-05-27T19:19:00Z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F6228A" w:rsidDel="00936EF0" w:rsidRDefault="00A15BB3" w:rsidP="00E8760D">
            <w:pPr>
              <w:spacing w:before="60" w:after="60"/>
              <w:rPr>
                <w:del w:id="248" w:author="David Silva" w:date="2013-05-27T19:19:00Z"/>
                <w:rFonts w:ascii="Times New Roman" w:hAnsi="Times New Roman"/>
                <w:b/>
                <w:szCs w:val="24"/>
                <w:lang w:val="en-US"/>
              </w:rPr>
            </w:pPr>
            <w:del w:id="249" w:author="David Silva" w:date="2013-05-27T19:19:00Z">
              <w:r w:rsidRPr="00F6228A" w:rsidDel="00936EF0">
                <w:rPr>
                  <w:rFonts w:ascii="Times New Roman" w:hAnsi="Times New Roman"/>
                  <w:b/>
                  <w:szCs w:val="24"/>
                  <w:lang w:val="en-US"/>
                </w:rPr>
                <w:delText>Author:</w:delText>
              </w:r>
            </w:del>
          </w:p>
        </w:tc>
        <w:tc>
          <w:tcPr>
            <w:tcW w:w="2031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F6228A" w:rsidDel="00936EF0" w:rsidRDefault="00DF5B6C" w:rsidP="00E8760D">
            <w:pPr>
              <w:tabs>
                <w:tab w:val="left" w:pos="2160"/>
                <w:tab w:val="left" w:pos="3150"/>
                <w:tab w:val="left" w:pos="5850"/>
                <w:tab w:val="left" w:pos="6210"/>
              </w:tabs>
              <w:spacing w:before="60" w:after="60"/>
              <w:rPr>
                <w:del w:id="250" w:author="David Silva" w:date="2013-05-27T19:19:00Z"/>
                <w:rFonts w:ascii="Times New Roman" w:hAnsi="Times New Roman"/>
                <w:szCs w:val="24"/>
                <w:lang w:val="en-US"/>
              </w:rPr>
            </w:pPr>
            <w:del w:id="251" w:author="David Silva" w:date="2013-05-27T19:19:00Z">
              <w:r w:rsidRPr="00F6228A" w:rsidDel="00936EF0">
                <w:rPr>
                  <w:sz w:val="20"/>
                  <w:szCs w:val="24"/>
                  <w:lang w:val="en-US"/>
                </w:rPr>
                <w:fldChar w:fldCharType="begin" w:fldLock="1"/>
              </w:r>
              <w:r w:rsidR="00A15BB3" w:rsidRPr="00F6228A" w:rsidDel="00936EF0">
                <w:rPr>
                  <w:sz w:val="20"/>
                  <w:szCs w:val="24"/>
                  <w:lang w:val="en-US"/>
                </w:rPr>
                <w:delInstrText xml:space="preserve">MERGEFIELD </w:delInstrText>
              </w:r>
              <w:r w:rsidR="00A15BB3" w:rsidRPr="00F6228A" w:rsidDel="00936EF0">
                <w:rPr>
                  <w:rFonts w:ascii="Times New Roman" w:hAnsi="Times New Roman"/>
                  <w:szCs w:val="24"/>
                  <w:lang w:val="en-US"/>
                </w:rPr>
                <w:delInstrText>Element.Author</w:delInstrText>
              </w:r>
              <w:r w:rsidRPr="00F6228A" w:rsidDel="00936EF0">
                <w:rPr>
                  <w:sz w:val="20"/>
                  <w:szCs w:val="24"/>
                  <w:lang w:val="en-US"/>
                </w:rPr>
                <w:fldChar w:fldCharType="separate"/>
              </w:r>
              <w:r w:rsidR="00A15BB3" w:rsidRPr="00F6228A" w:rsidDel="00936EF0">
                <w:rPr>
                  <w:rFonts w:ascii="Times New Roman" w:hAnsi="Times New Roman"/>
                  <w:szCs w:val="24"/>
                  <w:lang w:val="en-US"/>
                </w:rPr>
                <w:delText>David Silva</w:delText>
              </w:r>
              <w:r w:rsidRPr="00F6228A" w:rsidDel="00936EF0">
                <w:rPr>
                  <w:sz w:val="20"/>
                  <w:szCs w:val="24"/>
                  <w:lang w:val="en-US"/>
                </w:rPr>
                <w:fldChar w:fldCharType="end"/>
              </w:r>
            </w:del>
          </w:p>
        </w:tc>
        <w:tc>
          <w:tcPr>
            <w:tcW w:w="2769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F6228A" w:rsidDel="00936EF0" w:rsidRDefault="00A15BB3" w:rsidP="00E8760D">
            <w:pPr>
              <w:tabs>
                <w:tab w:val="left" w:pos="900"/>
                <w:tab w:val="left" w:pos="3150"/>
                <w:tab w:val="left" w:pos="5850"/>
                <w:tab w:val="left" w:pos="6210"/>
              </w:tabs>
              <w:spacing w:before="60" w:after="60"/>
              <w:rPr>
                <w:del w:id="252" w:author="David Silva" w:date="2013-05-27T19:19:00Z"/>
                <w:rFonts w:eastAsia="Times New Roman"/>
                <w:sz w:val="24"/>
                <w:szCs w:val="24"/>
                <w:lang w:val="en-US"/>
              </w:rPr>
            </w:pPr>
            <w:del w:id="253" w:author="David Silva" w:date="2013-05-27T19:19:00Z">
              <w:r w:rsidRPr="00F6228A" w:rsidDel="00936EF0">
                <w:rPr>
                  <w:rFonts w:ascii="Times New Roman" w:hAnsi="Times New Roman"/>
                  <w:szCs w:val="24"/>
                  <w:lang w:val="en-US"/>
                </w:rPr>
                <w:delText>Created:</w:delText>
              </w:r>
              <w:r w:rsidRPr="00F6228A" w:rsidDel="00936EF0">
                <w:rPr>
                  <w:rFonts w:ascii="Times New Roman" w:hAnsi="Times New Roman"/>
                  <w:szCs w:val="24"/>
                  <w:lang w:val="en-US"/>
                </w:rPr>
                <w:tab/>
              </w:r>
              <w:r w:rsidR="00DF5B6C" w:rsidRPr="00F6228A" w:rsidDel="00936EF0">
                <w:rPr>
                  <w:rFonts w:ascii="Times New Roman" w:hAnsi="Times New Roman"/>
                  <w:szCs w:val="24"/>
                  <w:lang w:val="en-US"/>
                </w:rPr>
                <w:fldChar w:fldCharType="begin" w:fldLock="1"/>
              </w:r>
              <w:r w:rsidRPr="00F6228A" w:rsidDel="00936EF0">
                <w:rPr>
                  <w:rFonts w:ascii="Times New Roman" w:hAnsi="Times New Roman"/>
                  <w:szCs w:val="24"/>
                  <w:lang w:val="en-US"/>
                </w:rPr>
                <w:delInstrText>MERGEFIELD Element.DateCreatedShort</w:delInstrText>
              </w:r>
              <w:r w:rsidR="00DF5B6C" w:rsidRPr="00F6228A" w:rsidDel="00936EF0">
                <w:rPr>
                  <w:rFonts w:ascii="Times New Roman" w:hAnsi="Times New Roman"/>
                  <w:szCs w:val="24"/>
                  <w:lang w:val="en-US"/>
                </w:rPr>
                <w:fldChar w:fldCharType="separate"/>
              </w:r>
              <w:r w:rsidRPr="00F6228A" w:rsidDel="00936EF0">
                <w:rPr>
                  <w:rFonts w:ascii="Times New Roman" w:hAnsi="Times New Roman"/>
                  <w:szCs w:val="24"/>
                  <w:lang w:val="en-US"/>
                </w:rPr>
                <w:delText>16-05-2013</w:delText>
              </w:r>
              <w:r w:rsidR="00DF5B6C" w:rsidRPr="00F6228A" w:rsidDel="00936EF0">
                <w:rPr>
                  <w:rFonts w:ascii="Times New Roman" w:hAnsi="Times New Roman"/>
                  <w:szCs w:val="24"/>
                  <w:lang w:val="en-US"/>
                </w:rPr>
                <w:fldChar w:fldCharType="end"/>
              </w:r>
            </w:del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F6228A" w:rsidDel="00936EF0" w:rsidRDefault="00A15BB3" w:rsidP="00E8760D">
            <w:pPr>
              <w:tabs>
                <w:tab w:val="left" w:pos="990"/>
                <w:tab w:val="left" w:pos="3150"/>
                <w:tab w:val="left" w:pos="5850"/>
                <w:tab w:val="left" w:pos="6210"/>
              </w:tabs>
              <w:spacing w:before="60" w:after="60"/>
              <w:rPr>
                <w:del w:id="254" w:author="David Silva" w:date="2013-05-27T19:19:00Z"/>
                <w:rFonts w:ascii="Times New Roman" w:hAnsi="Times New Roman"/>
                <w:szCs w:val="24"/>
                <w:lang w:val="en-US"/>
              </w:rPr>
            </w:pPr>
            <w:del w:id="255" w:author="David Silva" w:date="2013-05-27T19:19:00Z">
              <w:r w:rsidRPr="00F6228A" w:rsidDel="00936EF0">
                <w:rPr>
                  <w:rFonts w:ascii="Times New Roman" w:hAnsi="Times New Roman"/>
                  <w:szCs w:val="24"/>
                  <w:lang w:val="en-US"/>
                </w:rPr>
                <w:delText>Modified:</w:delText>
              </w:r>
              <w:r w:rsidRPr="00F6228A" w:rsidDel="00936EF0">
                <w:rPr>
                  <w:rFonts w:ascii="Times New Roman" w:hAnsi="Times New Roman"/>
                  <w:szCs w:val="24"/>
                  <w:lang w:val="en-US"/>
                </w:rPr>
                <w:tab/>
              </w:r>
              <w:r w:rsidR="00DF5B6C" w:rsidRPr="00F6228A" w:rsidDel="00936EF0">
                <w:rPr>
                  <w:rFonts w:ascii="Times New Roman" w:hAnsi="Times New Roman"/>
                  <w:szCs w:val="24"/>
                  <w:lang w:val="en-US"/>
                </w:rPr>
                <w:fldChar w:fldCharType="begin" w:fldLock="1"/>
              </w:r>
              <w:r w:rsidRPr="00F6228A" w:rsidDel="00936EF0">
                <w:rPr>
                  <w:rFonts w:ascii="Times New Roman" w:hAnsi="Times New Roman"/>
                  <w:szCs w:val="24"/>
                  <w:lang w:val="en-US"/>
                </w:rPr>
                <w:delInstrText>MERGEFIELD Element.DateModifiedShort</w:delInstrText>
              </w:r>
              <w:r w:rsidR="00DF5B6C" w:rsidRPr="00F6228A" w:rsidDel="00936EF0">
                <w:rPr>
                  <w:rFonts w:ascii="Times New Roman" w:hAnsi="Times New Roman"/>
                  <w:szCs w:val="24"/>
                  <w:lang w:val="en-US"/>
                </w:rPr>
                <w:fldChar w:fldCharType="separate"/>
              </w:r>
              <w:r w:rsidRPr="00F6228A" w:rsidDel="00936EF0">
                <w:rPr>
                  <w:rFonts w:ascii="Times New Roman" w:hAnsi="Times New Roman"/>
                  <w:szCs w:val="24"/>
                  <w:lang w:val="en-US"/>
                </w:rPr>
                <w:delText>16-05-2013</w:delText>
              </w:r>
              <w:r w:rsidR="00DF5B6C" w:rsidRPr="00F6228A" w:rsidDel="00936EF0">
                <w:rPr>
                  <w:rFonts w:ascii="Times New Roman" w:hAnsi="Times New Roman"/>
                  <w:szCs w:val="24"/>
                  <w:lang w:val="en-US"/>
                </w:rPr>
                <w:fldChar w:fldCharType="end"/>
              </w:r>
            </w:del>
          </w:p>
        </w:tc>
      </w:tr>
      <w:tr w:rsidR="00A15BB3" w:rsidRPr="000B31EC" w:rsidDel="00936EF0" w:rsidTr="00E8760D">
        <w:trPr>
          <w:trHeight w:val="387"/>
          <w:del w:id="256" w:author="David Silva" w:date="2013-05-27T19:19:00Z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50" w:type="dxa"/>
              <w:left w:w="0" w:type="dxa"/>
              <w:bottom w:w="0" w:type="dxa"/>
              <w:right w:w="50" w:type="dxa"/>
            </w:tcMar>
          </w:tcPr>
          <w:p w:rsidR="00A15BB3" w:rsidRPr="00F6228A" w:rsidDel="00936EF0" w:rsidRDefault="00A15BB3" w:rsidP="00E8760D">
            <w:pPr>
              <w:spacing w:before="60" w:after="60"/>
              <w:rPr>
                <w:del w:id="257" w:author="David Silva" w:date="2013-05-27T19:19:00Z"/>
                <w:rFonts w:ascii="Times New Roman" w:hAnsi="Times New Roman"/>
                <w:b/>
                <w:szCs w:val="24"/>
                <w:lang w:val="en-US"/>
              </w:rPr>
            </w:pPr>
            <w:del w:id="258" w:author="David Silva" w:date="2013-05-27T19:19:00Z">
              <w:r w:rsidRPr="00F6228A" w:rsidDel="00936EF0">
                <w:rPr>
                  <w:rFonts w:ascii="Times New Roman" w:hAnsi="Times New Roman"/>
                  <w:b/>
                  <w:szCs w:val="24"/>
                  <w:lang w:val="en-US"/>
                </w:rPr>
                <w:delText>Notes:</w:delText>
              </w:r>
            </w:del>
          </w:p>
        </w:tc>
        <w:tc>
          <w:tcPr>
            <w:tcW w:w="8298" w:type="dxa"/>
            <w:gridSpan w:val="3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50" w:type="dxa"/>
              <w:left w:w="0" w:type="dxa"/>
              <w:bottom w:w="0" w:type="dxa"/>
              <w:right w:w="50" w:type="dxa"/>
            </w:tcMar>
          </w:tcPr>
          <w:p w:rsidR="00A15BB3" w:rsidRPr="000B31EC" w:rsidDel="00936EF0" w:rsidRDefault="00DF5B6C" w:rsidP="00E8760D">
            <w:pPr>
              <w:spacing w:before="60" w:after="60"/>
              <w:rPr>
                <w:del w:id="259" w:author="David Silva" w:date="2013-05-27T19:19:00Z"/>
                <w:rFonts w:ascii="Times New Roman" w:hAnsi="Times New Roman"/>
                <w:szCs w:val="24"/>
                <w:lang w:val="en-US"/>
              </w:rPr>
            </w:pPr>
            <w:del w:id="260" w:author="David Silva" w:date="2013-05-27T19:19:00Z">
              <w:r w:rsidRPr="00F6228A" w:rsidDel="00936EF0">
                <w:rPr>
                  <w:sz w:val="20"/>
                  <w:szCs w:val="24"/>
                  <w:lang w:val="en-US"/>
                </w:rPr>
                <w:fldChar w:fldCharType="begin" w:fldLock="1"/>
              </w:r>
              <w:r w:rsidR="00A15BB3" w:rsidRPr="000B31EC" w:rsidDel="00936EF0">
                <w:rPr>
                  <w:sz w:val="20"/>
                  <w:szCs w:val="24"/>
                  <w:lang w:val="en-US"/>
                </w:rPr>
                <w:delInstrText xml:space="preserve">MERGEFIELD </w:delInstrText>
              </w:r>
              <w:r w:rsidR="00A15BB3" w:rsidRPr="000B31EC" w:rsidDel="00936EF0">
                <w:rPr>
                  <w:rFonts w:ascii="Times New Roman" w:hAnsi="Times New Roman"/>
                  <w:szCs w:val="24"/>
                  <w:lang w:val="en-US"/>
                </w:rPr>
                <w:delInstrText>Element.Notes</w:delInstrText>
              </w:r>
              <w:r w:rsidRPr="00F6228A" w:rsidDel="00936EF0">
                <w:rPr>
                  <w:sz w:val="20"/>
                  <w:szCs w:val="24"/>
                  <w:lang w:val="en-US"/>
                </w:rPr>
                <w:fldChar w:fldCharType="end"/>
              </w:r>
            </w:del>
          </w:p>
          <w:p w:rsidR="00A15BB3" w:rsidRPr="000B31EC" w:rsidDel="00936EF0" w:rsidRDefault="00A15BB3" w:rsidP="00E8760D">
            <w:pPr>
              <w:spacing w:before="60" w:after="60"/>
              <w:rPr>
                <w:del w:id="261" w:author="David Silva" w:date="2013-05-27T19:19:00Z"/>
                <w:rFonts w:ascii="Times New Roman" w:hAnsi="Times New Roman"/>
                <w:szCs w:val="24"/>
                <w:lang w:val="en-US"/>
              </w:rPr>
            </w:pPr>
            <w:del w:id="262" w:author="David Silva" w:date="2013-05-27T19:19:00Z">
              <w:r w:rsidRPr="000B31EC" w:rsidDel="00936EF0">
                <w:rPr>
                  <w:rFonts w:ascii="Times New Roman" w:hAnsi="Times New Roman"/>
                  <w:szCs w:val="24"/>
                  <w:u w:val="single"/>
                  <w:lang w:val="en-US"/>
                </w:rPr>
                <w:delText>Start:</w:delText>
              </w:r>
            </w:del>
          </w:p>
          <w:p w:rsidR="00A15BB3" w:rsidRPr="00F6228A" w:rsidDel="00936EF0" w:rsidRDefault="00A15BB3" w:rsidP="00E8760D">
            <w:pPr>
              <w:pStyle w:val="PargrafodaLista"/>
              <w:numPr>
                <w:ilvl w:val="0"/>
                <w:numId w:val="21"/>
              </w:numPr>
              <w:spacing w:before="60" w:after="60"/>
              <w:rPr>
                <w:del w:id="263" w:author="David Silva" w:date="2013-05-27T19:19:00Z"/>
                <w:rFonts w:ascii="Times New Roman" w:hAnsi="Times New Roman"/>
                <w:szCs w:val="24"/>
                <w:lang w:val="en-US"/>
              </w:rPr>
            </w:pPr>
            <w:del w:id="264" w:author="David Silva" w:date="2013-05-27T19:19:00Z">
              <w:r w:rsidRPr="000B31EC" w:rsidDel="00936EF0">
                <w:rPr>
                  <w:rFonts w:ascii="Times New Roman" w:hAnsi="Times New Roman"/>
                  <w:szCs w:val="24"/>
                  <w:lang w:val="en-US"/>
                </w:rPr>
                <w:delText>Ensure that a task is running</w:delText>
              </w:r>
            </w:del>
          </w:p>
          <w:p w:rsidR="00A15BB3" w:rsidRPr="00F6228A" w:rsidDel="00936EF0" w:rsidRDefault="00A15BB3" w:rsidP="00E8760D">
            <w:pPr>
              <w:pStyle w:val="PargrafodaLista"/>
              <w:numPr>
                <w:ilvl w:val="0"/>
                <w:numId w:val="21"/>
              </w:numPr>
              <w:spacing w:before="60" w:after="60"/>
              <w:rPr>
                <w:del w:id="265" w:author="David Silva" w:date="2013-05-27T19:19:00Z"/>
                <w:rFonts w:ascii="Times New Roman" w:hAnsi="Times New Roman"/>
                <w:szCs w:val="24"/>
                <w:lang w:val="en-US"/>
              </w:rPr>
            </w:pPr>
            <w:del w:id="266" w:author="David Silva" w:date="2013-05-27T19:19:00Z">
              <w:r w:rsidRPr="000B31EC" w:rsidDel="00936EF0">
                <w:rPr>
                  <w:rFonts w:ascii="Times New Roman" w:hAnsi="Times New Roman"/>
                  <w:szCs w:val="24"/>
                  <w:lang w:val="en-US"/>
                </w:rPr>
                <w:delText xml:space="preserve">Press </w:delText>
              </w:r>
              <w:r w:rsidRPr="00F6228A" w:rsidDel="00936EF0">
                <w:rPr>
                  <w:rFonts w:ascii="Times New Roman" w:hAnsi="Times New Roman"/>
                  <w:szCs w:val="24"/>
                  <w:lang w:val="en-US"/>
                </w:rPr>
                <w:delText xml:space="preserve">a shortcut key combination </w:delText>
              </w:r>
              <w:r w:rsidRPr="000B31EC" w:rsidDel="00936EF0">
                <w:rPr>
                  <w:rFonts w:ascii="Times New Roman" w:hAnsi="Times New Roman"/>
                  <w:szCs w:val="24"/>
                  <w:lang w:val="en-US"/>
                </w:rPr>
                <w:delText>associated with another</w:delText>
              </w:r>
              <w:r w:rsidRPr="00F6228A" w:rsidDel="00936EF0">
                <w:rPr>
                  <w:rFonts w:ascii="Times New Roman" w:hAnsi="Times New Roman"/>
                  <w:szCs w:val="24"/>
                  <w:lang w:val="en-US"/>
                </w:rPr>
                <w:delText xml:space="preserve"> task</w:delText>
              </w:r>
            </w:del>
          </w:p>
          <w:p w:rsidR="00A15BB3" w:rsidRPr="000B31EC" w:rsidDel="00936EF0" w:rsidRDefault="00A15BB3" w:rsidP="00E8760D">
            <w:pPr>
              <w:spacing w:before="60" w:after="60"/>
              <w:rPr>
                <w:del w:id="267" w:author="David Silva" w:date="2013-05-27T19:19:00Z"/>
                <w:rFonts w:ascii="Times New Roman" w:hAnsi="Times New Roman"/>
                <w:szCs w:val="24"/>
                <w:lang w:val="en-US"/>
              </w:rPr>
            </w:pPr>
          </w:p>
          <w:p w:rsidR="00A15BB3" w:rsidRPr="000B31EC" w:rsidDel="00936EF0" w:rsidRDefault="00A15BB3" w:rsidP="00E8760D">
            <w:pPr>
              <w:spacing w:before="60" w:after="60"/>
              <w:rPr>
                <w:del w:id="268" w:author="David Silva" w:date="2013-05-27T19:19:00Z"/>
                <w:rFonts w:ascii="Times New Roman" w:hAnsi="Times New Roman"/>
                <w:szCs w:val="24"/>
                <w:lang w:val="en-US"/>
              </w:rPr>
            </w:pPr>
            <w:del w:id="269" w:author="David Silva" w:date="2013-05-27T19:19:00Z">
              <w:r w:rsidRPr="000B31EC" w:rsidDel="00936EF0">
                <w:rPr>
                  <w:rFonts w:ascii="Times New Roman" w:hAnsi="Times New Roman"/>
                  <w:szCs w:val="24"/>
                  <w:u w:val="single"/>
                  <w:lang w:val="en-US"/>
                </w:rPr>
                <w:delText>Result:</w:delText>
              </w:r>
            </w:del>
          </w:p>
          <w:p w:rsidR="00A15BB3" w:rsidRPr="000B31EC" w:rsidDel="00936EF0" w:rsidRDefault="00A15BB3" w:rsidP="00E8760D">
            <w:pPr>
              <w:spacing w:before="60" w:after="60"/>
              <w:rPr>
                <w:del w:id="270" w:author="David Silva" w:date="2013-05-27T19:19:00Z"/>
                <w:rFonts w:ascii="Times New Roman" w:hAnsi="Times New Roman"/>
                <w:szCs w:val="24"/>
                <w:lang w:val="en-US"/>
              </w:rPr>
            </w:pPr>
            <w:del w:id="271" w:author="David Silva" w:date="2013-05-27T19:19:00Z">
              <w:r w:rsidRPr="000B31EC" w:rsidDel="00936EF0">
                <w:rPr>
                  <w:rFonts w:ascii="Times New Roman" w:hAnsi="Times New Roman"/>
                  <w:szCs w:val="24"/>
                  <w:lang w:val="en-US"/>
                </w:rPr>
                <w:delText>The system stops and save</w:delText>
              </w:r>
            </w:del>
            <w:ins w:id="272" w:author="Mário Oliveira" w:date="2013-05-26T18:08:00Z">
              <w:del w:id="273" w:author="David Silva" w:date="2013-05-27T19:19:00Z">
                <w:r w:rsidR="00AF07C1" w:rsidDel="00936EF0">
                  <w:rPr>
                    <w:rFonts w:ascii="Times New Roman" w:hAnsi="Times New Roman"/>
                    <w:szCs w:val="24"/>
                    <w:lang w:val="en-US"/>
                  </w:rPr>
                  <w:delText>s</w:delText>
                </w:r>
              </w:del>
            </w:ins>
            <w:del w:id="274" w:author="David Silva" w:date="2013-05-27T19:19:00Z">
              <w:r w:rsidRPr="000B31EC" w:rsidDel="00936EF0">
                <w:rPr>
                  <w:rFonts w:ascii="Times New Roman" w:hAnsi="Times New Roman"/>
                  <w:szCs w:val="24"/>
                  <w:lang w:val="en-US"/>
                </w:rPr>
                <w:delText xml:space="preserve"> into database the data corresponding to the task that was executing</w:delText>
              </w:r>
            </w:del>
          </w:p>
          <w:p w:rsidR="00A15BB3" w:rsidRPr="000B31EC" w:rsidDel="00936EF0" w:rsidRDefault="00A15BB3" w:rsidP="00E8760D">
            <w:pPr>
              <w:spacing w:before="60" w:after="60"/>
              <w:rPr>
                <w:del w:id="275" w:author="David Silva" w:date="2013-05-27T19:19:00Z"/>
                <w:rFonts w:ascii="Times New Roman" w:hAnsi="Times New Roman"/>
                <w:szCs w:val="24"/>
                <w:lang w:val="en-US"/>
              </w:rPr>
            </w:pPr>
            <w:del w:id="276" w:author="David Silva" w:date="2013-05-27T19:19:00Z">
              <w:r w:rsidRPr="000B31EC" w:rsidDel="00936EF0">
                <w:rPr>
                  <w:rFonts w:ascii="Times New Roman" w:hAnsi="Times New Roman"/>
                  <w:szCs w:val="24"/>
                  <w:lang w:val="en-US"/>
                </w:rPr>
                <w:delText>The system starts the task and creates a new entry in the database with the start date in the shortcut's associated task</w:delText>
              </w:r>
            </w:del>
          </w:p>
          <w:p w:rsidR="00A15BB3" w:rsidRPr="000B31EC" w:rsidDel="00936EF0" w:rsidRDefault="00A15BB3" w:rsidP="00E8760D">
            <w:pPr>
              <w:spacing w:before="60" w:after="60"/>
              <w:rPr>
                <w:del w:id="277" w:author="David Silva" w:date="2013-05-27T19:19:00Z"/>
                <w:rFonts w:ascii="Times New Roman" w:hAnsi="Times New Roman"/>
                <w:szCs w:val="24"/>
                <w:lang w:val="en-US"/>
              </w:rPr>
            </w:pPr>
            <w:del w:id="278" w:author="David Silva" w:date="2013-05-27T19:19:00Z">
              <w:r w:rsidRPr="000B31EC" w:rsidDel="00936EF0">
                <w:rPr>
                  <w:rFonts w:ascii="Times New Roman" w:hAnsi="Times New Roman"/>
                  <w:szCs w:val="24"/>
                  <w:lang w:val="en-US"/>
                </w:rPr>
                <w:delText>The new running task should appear in first place on task list and the previous one on second place</w:delText>
              </w:r>
            </w:del>
          </w:p>
          <w:p w:rsidR="00A15BB3" w:rsidRPr="00F6228A" w:rsidDel="00936EF0" w:rsidRDefault="00A15BB3" w:rsidP="00E8760D">
            <w:pPr>
              <w:spacing w:before="60" w:after="60"/>
              <w:rPr>
                <w:del w:id="279" w:author="David Silva" w:date="2013-05-27T19:19:00Z"/>
                <w:rFonts w:ascii="Times New Roman" w:hAnsi="Times New Roman"/>
                <w:szCs w:val="24"/>
                <w:lang w:val="en-US"/>
              </w:rPr>
            </w:pPr>
            <w:del w:id="280" w:author="David Silva" w:date="2013-05-27T19:19:00Z">
              <w:r w:rsidRPr="00F6228A" w:rsidDel="00936EF0">
                <w:rPr>
                  <w:rFonts w:ascii="Times New Roman" w:hAnsi="Times New Roman"/>
                  <w:szCs w:val="24"/>
                  <w:lang w:val="en-US"/>
                </w:rPr>
                <w:delText>Use case ends.</w:delText>
              </w:r>
            </w:del>
          </w:p>
        </w:tc>
      </w:tr>
    </w:tbl>
    <w:p w:rsidR="00A15BB3" w:rsidRPr="00F6228A" w:rsidDel="00936EF0" w:rsidRDefault="00A15BB3" w:rsidP="00A15BB3">
      <w:pPr>
        <w:spacing w:before="60" w:after="60"/>
        <w:rPr>
          <w:del w:id="281" w:author="David Silva" w:date="2013-05-27T19:19:00Z"/>
          <w:rFonts w:ascii="Times New Roman" w:hAnsi="Times New Roman"/>
          <w:szCs w:val="24"/>
          <w:lang w:val="en-US"/>
        </w:rPr>
      </w:pPr>
    </w:p>
    <w:p w:rsidR="00A15BB3" w:rsidRPr="00F6228A" w:rsidDel="00936EF0" w:rsidRDefault="00A15BB3" w:rsidP="00A15BB3">
      <w:pPr>
        <w:spacing w:before="60" w:after="60"/>
        <w:rPr>
          <w:del w:id="282" w:author="David Silva" w:date="2013-05-27T19:19:00Z"/>
          <w:rFonts w:ascii="Times New Roman" w:hAnsi="Times New Roman"/>
          <w:szCs w:val="24"/>
          <w:lang w:val="en-US"/>
        </w:rPr>
      </w:pPr>
    </w:p>
    <w:tbl>
      <w:tblPr>
        <w:tblW w:w="0" w:type="auto"/>
        <w:tblInd w:w="60" w:type="dxa"/>
        <w:tblLayout w:type="fixed"/>
        <w:tblCellMar>
          <w:left w:w="60" w:type="dxa"/>
          <w:right w:w="60" w:type="dxa"/>
        </w:tblCellMar>
        <w:tblLook w:val="0000"/>
      </w:tblPr>
      <w:tblGrid>
        <w:gridCol w:w="1500"/>
        <w:gridCol w:w="2910"/>
        <w:gridCol w:w="2125"/>
        <w:gridCol w:w="3250"/>
      </w:tblGrid>
      <w:tr w:rsidR="00A15BB3" w:rsidRPr="000B31EC" w:rsidDel="00936EF0" w:rsidTr="00E8760D">
        <w:trPr>
          <w:trHeight w:val="237"/>
          <w:del w:id="283" w:author="David Silva" w:date="2013-05-27T19:19:00Z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:rsidR="00A15BB3" w:rsidRPr="00F6228A" w:rsidDel="00936EF0" w:rsidRDefault="00A15BB3" w:rsidP="00E8760D">
            <w:pPr>
              <w:rPr>
                <w:del w:id="284" w:author="David Silva" w:date="2013-05-27T19:19:00Z"/>
                <w:rFonts w:ascii="Times New Roman" w:hAnsi="Times New Roman"/>
                <w:b/>
                <w:szCs w:val="24"/>
                <w:lang w:val="en-US"/>
              </w:rPr>
            </w:pPr>
            <w:del w:id="285" w:author="David Silva" w:date="2013-05-27T19:19:00Z">
              <w:r w:rsidRPr="00F6228A" w:rsidDel="00936EF0">
                <w:rPr>
                  <w:rFonts w:ascii="Times New Roman" w:hAnsi="Times New Roman"/>
                  <w:b/>
                  <w:szCs w:val="24"/>
                  <w:lang w:val="en-US"/>
                </w:rPr>
                <w:delText>Related To:</w:delText>
              </w:r>
            </w:del>
          </w:p>
        </w:tc>
        <w:tc>
          <w:tcPr>
            <w:tcW w:w="291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A15BB3" w:rsidRPr="00F6228A" w:rsidDel="00936EF0" w:rsidRDefault="00A15BB3" w:rsidP="00E8760D">
            <w:pPr>
              <w:rPr>
                <w:del w:id="286" w:author="David Silva" w:date="2013-05-27T19:19:00Z"/>
                <w:rFonts w:ascii="Times New Roman" w:hAnsi="Times New Roman"/>
                <w:b/>
                <w:szCs w:val="24"/>
                <w:lang w:val="en-US"/>
              </w:rPr>
            </w:pPr>
            <w:del w:id="287" w:author="David Silva" w:date="2013-05-27T19:19:00Z">
              <w:r w:rsidRPr="00F6228A" w:rsidDel="00936EF0">
                <w:rPr>
                  <w:rFonts w:ascii="Times New Roman" w:hAnsi="Times New Roman"/>
                  <w:b/>
                  <w:szCs w:val="24"/>
                  <w:lang w:val="en-US"/>
                </w:rPr>
                <w:delText>Source</w:delText>
              </w:r>
            </w:del>
          </w:p>
        </w:tc>
        <w:tc>
          <w:tcPr>
            <w:tcW w:w="2125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A15BB3" w:rsidRPr="00F6228A" w:rsidDel="00936EF0" w:rsidRDefault="00A15BB3" w:rsidP="00E8760D">
            <w:pPr>
              <w:rPr>
                <w:del w:id="288" w:author="David Silva" w:date="2013-05-27T19:19:00Z"/>
                <w:rFonts w:ascii="Times New Roman" w:hAnsi="Times New Roman"/>
                <w:b/>
                <w:szCs w:val="24"/>
                <w:lang w:val="en-US"/>
              </w:rPr>
            </w:pPr>
            <w:del w:id="289" w:author="David Silva" w:date="2013-05-27T19:19:00Z">
              <w:r w:rsidRPr="00F6228A" w:rsidDel="00936EF0">
                <w:rPr>
                  <w:rFonts w:ascii="Times New Roman" w:hAnsi="Times New Roman"/>
                  <w:b/>
                  <w:szCs w:val="24"/>
                  <w:lang w:val="en-US"/>
                </w:rPr>
                <w:delText>Connector</w:delText>
              </w:r>
            </w:del>
          </w:p>
        </w:tc>
        <w:tc>
          <w:tcPr>
            <w:tcW w:w="325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A15BB3" w:rsidRPr="00F6228A" w:rsidDel="00936EF0" w:rsidRDefault="00A15BB3" w:rsidP="00E8760D">
            <w:pPr>
              <w:rPr>
                <w:del w:id="290" w:author="David Silva" w:date="2013-05-27T19:19:00Z"/>
                <w:rFonts w:ascii="Times New Roman" w:hAnsi="Times New Roman"/>
                <w:b/>
                <w:szCs w:val="24"/>
                <w:lang w:val="en-US"/>
              </w:rPr>
            </w:pPr>
            <w:del w:id="291" w:author="David Silva" w:date="2013-05-27T19:19:00Z">
              <w:r w:rsidRPr="00F6228A" w:rsidDel="00936EF0">
                <w:rPr>
                  <w:rFonts w:ascii="Times New Roman" w:hAnsi="Times New Roman"/>
                  <w:b/>
                  <w:szCs w:val="24"/>
                  <w:lang w:val="en-US"/>
                </w:rPr>
                <w:delText>Target</w:delText>
              </w:r>
            </w:del>
          </w:p>
        </w:tc>
      </w:tr>
      <w:tr w:rsidR="00A15BB3" w:rsidRPr="000B31EC" w:rsidDel="00936EF0" w:rsidTr="00E8760D">
        <w:trPr>
          <w:del w:id="292" w:author="David Silva" w:date="2013-05-27T19:19:00Z"/>
        </w:trPr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A15BB3" w:rsidRPr="00F6228A" w:rsidDel="00936EF0" w:rsidRDefault="00A15BB3" w:rsidP="00E8760D">
            <w:pPr>
              <w:rPr>
                <w:del w:id="293" w:author="David Silva" w:date="2013-05-27T19:19:00Z"/>
                <w:rFonts w:eastAsia="Times New Roman"/>
                <w:szCs w:val="24"/>
                <w:lang w:val="en-US"/>
              </w:rPr>
            </w:pPr>
          </w:p>
        </w:tc>
        <w:tc>
          <w:tcPr>
            <w:tcW w:w="291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A15BB3" w:rsidRPr="000B31EC" w:rsidDel="00936EF0" w:rsidRDefault="00DF5B6C" w:rsidP="00E8760D">
            <w:pPr>
              <w:spacing w:before="60" w:after="60"/>
              <w:rPr>
                <w:del w:id="294" w:author="David Silva" w:date="2013-05-27T19:19:00Z"/>
                <w:rFonts w:ascii="Times New Roman" w:hAnsi="Times New Roman"/>
                <w:szCs w:val="24"/>
                <w:lang w:val="en-US"/>
              </w:rPr>
            </w:pPr>
            <w:del w:id="295" w:author="David Silva" w:date="2013-05-27T19:19:00Z">
              <w:r w:rsidRPr="00F6228A" w:rsidDel="00936EF0">
                <w:rPr>
                  <w:sz w:val="20"/>
                  <w:szCs w:val="24"/>
                  <w:lang w:val="en-US"/>
                </w:rPr>
                <w:fldChar w:fldCharType="begin" w:fldLock="1"/>
              </w:r>
              <w:r w:rsidR="00A15BB3" w:rsidRPr="000B31EC" w:rsidDel="00936EF0">
                <w:rPr>
                  <w:sz w:val="20"/>
                  <w:szCs w:val="24"/>
                  <w:lang w:val="en-US"/>
                </w:rPr>
                <w:delInstrText xml:space="preserve">MERGEFIELD </w:delInstrText>
              </w:r>
              <w:r w:rsidR="00A15BB3" w:rsidRPr="000B31EC" w:rsidDel="00936EF0">
                <w:rPr>
                  <w:rFonts w:ascii="Times New Roman" w:hAnsi="Times New Roman"/>
                  <w:szCs w:val="24"/>
                  <w:lang w:val="en-US"/>
                </w:rPr>
                <w:delInstrText>Element.ParentPackage</w:delInstrText>
              </w:r>
              <w:r w:rsidRPr="00F6228A" w:rsidDel="00936EF0">
                <w:rPr>
                  <w:sz w:val="20"/>
                  <w:szCs w:val="24"/>
                  <w:lang w:val="en-US"/>
                </w:rPr>
                <w:fldChar w:fldCharType="separate"/>
              </w:r>
              <w:r w:rsidR="00A15BB3" w:rsidRPr="000B31EC" w:rsidDel="00936EF0">
                <w:rPr>
                  <w:rFonts w:ascii="Times New Roman" w:hAnsi="Times New Roman"/>
                  <w:szCs w:val="24"/>
                  <w:lang w:val="en-US"/>
                </w:rPr>
                <w:delText>Acceptance Tests</w:delText>
              </w:r>
              <w:r w:rsidRPr="00F6228A" w:rsidDel="00936EF0">
                <w:rPr>
                  <w:sz w:val="20"/>
                  <w:szCs w:val="24"/>
                  <w:lang w:val="en-US"/>
                </w:rPr>
                <w:fldChar w:fldCharType="end"/>
              </w:r>
              <w:r w:rsidR="00A15BB3" w:rsidRPr="000B31EC" w:rsidDel="00936EF0">
                <w:rPr>
                  <w:rFonts w:ascii="Times New Roman" w:hAnsi="Times New Roman"/>
                  <w:szCs w:val="24"/>
                  <w:lang w:val="en-US"/>
                </w:rPr>
                <w:delText>.</w:delText>
              </w:r>
              <w:r w:rsidRPr="00F6228A" w:rsidDel="00936EF0">
                <w:rPr>
                  <w:rFonts w:ascii="Times New Roman" w:hAnsi="Times New Roman"/>
                  <w:szCs w:val="24"/>
                  <w:lang w:val="en-US"/>
                </w:rPr>
                <w:fldChar w:fldCharType="begin" w:fldLock="1"/>
              </w:r>
              <w:r w:rsidR="00A15BB3" w:rsidRPr="000B31EC" w:rsidDel="00936EF0">
                <w:rPr>
                  <w:rFonts w:ascii="Times New Roman" w:hAnsi="Times New Roman"/>
                  <w:szCs w:val="24"/>
                  <w:lang w:val="en-US"/>
                </w:rPr>
                <w:delInstrText>MERGEFIELD Element.Name</w:delInstrText>
              </w:r>
              <w:r w:rsidRPr="00F6228A" w:rsidDel="00936EF0">
                <w:rPr>
                  <w:rFonts w:ascii="Times New Roman" w:hAnsi="Times New Roman"/>
                  <w:szCs w:val="24"/>
                  <w:lang w:val="en-US"/>
                </w:rPr>
                <w:fldChar w:fldCharType="separate"/>
              </w:r>
              <w:r w:rsidR="00A15BB3" w:rsidRPr="000B31EC" w:rsidDel="00936EF0">
                <w:rPr>
                  <w:rFonts w:ascii="Times New Roman" w:hAnsi="Times New Roman"/>
                  <w:szCs w:val="24"/>
                  <w:lang w:val="en-US"/>
                </w:rPr>
                <w:delText>Start time task via shortcut when another task is running</w:delText>
              </w:r>
              <w:r w:rsidRPr="00F6228A" w:rsidDel="00936EF0">
                <w:rPr>
                  <w:rFonts w:ascii="Times New Roman" w:hAnsi="Times New Roman"/>
                  <w:szCs w:val="24"/>
                  <w:lang w:val="en-US"/>
                </w:rPr>
                <w:fldChar w:fldCharType="end"/>
              </w:r>
            </w:del>
          </w:p>
          <w:p w:rsidR="00A15BB3" w:rsidRPr="000B31EC" w:rsidDel="00936EF0" w:rsidRDefault="00A15BB3" w:rsidP="00E8760D">
            <w:pPr>
              <w:spacing w:before="60" w:after="60"/>
              <w:rPr>
                <w:del w:id="296" w:author="David Silva" w:date="2013-05-27T19:19:00Z"/>
                <w:rFonts w:eastAsia="Times New Roman"/>
                <w:szCs w:val="24"/>
                <w:lang w:val="en-US"/>
              </w:rPr>
            </w:pPr>
          </w:p>
        </w:tc>
        <w:tc>
          <w:tcPr>
            <w:tcW w:w="2125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A15BB3" w:rsidRPr="00F6228A" w:rsidDel="00936EF0" w:rsidRDefault="00DF5B6C" w:rsidP="00E8760D">
            <w:pPr>
              <w:spacing w:before="60" w:after="60"/>
              <w:rPr>
                <w:del w:id="297" w:author="David Silva" w:date="2013-05-27T19:19:00Z"/>
                <w:rFonts w:ascii="Times New Roman" w:hAnsi="Times New Roman"/>
                <w:i/>
                <w:color w:val="0080FF"/>
                <w:szCs w:val="24"/>
                <w:lang w:val="en-US"/>
              </w:rPr>
            </w:pPr>
            <w:del w:id="298" w:author="David Silva" w:date="2013-05-27T19:19:00Z">
              <w:r w:rsidRPr="00F6228A" w:rsidDel="00936EF0">
                <w:rPr>
                  <w:sz w:val="20"/>
                  <w:szCs w:val="24"/>
                  <w:lang w:val="en-US"/>
                </w:rPr>
                <w:fldChar w:fldCharType="begin" w:fldLock="1"/>
              </w:r>
              <w:r w:rsidR="00A15BB3" w:rsidRPr="00F6228A" w:rsidDel="00936EF0">
                <w:rPr>
                  <w:sz w:val="20"/>
                  <w:szCs w:val="24"/>
                  <w:lang w:val="en-US"/>
                </w:rPr>
                <w:delInstrText xml:space="preserve">MERGEFIELD </w:delInstrText>
              </w:r>
              <w:r w:rsidR="00A15BB3" w:rsidRPr="00F6228A" w:rsidDel="00936EF0">
                <w:rPr>
                  <w:rFonts w:ascii="Times New Roman" w:hAnsi="Times New Roman"/>
                  <w:i/>
                  <w:color w:val="0080FF"/>
                  <w:szCs w:val="24"/>
                  <w:lang w:val="en-US"/>
                </w:rPr>
                <w:delInstrText>Connector.Type</w:delInstrText>
              </w:r>
              <w:r w:rsidRPr="00F6228A" w:rsidDel="00936EF0">
                <w:rPr>
                  <w:sz w:val="20"/>
                  <w:szCs w:val="24"/>
                  <w:lang w:val="en-US"/>
                </w:rPr>
                <w:fldChar w:fldCharType="separate"/>
              </w:r>
              <w:r w:rsidR="00A15BB3" w:rsidRPr="00F6228A" w:rsidDel="00936EF0">
                <w:rPr>
                  <w:rFonts w:ascii="Times New Roman" w:hAnsi="Times New Roman"/>
                  <w:i/>
                  <w:color w:val="0080FF"/>
                  <w:szCs w:val="24"/>
                  <w:lang w:val="en-US"/>
                </w:rPr>
                <w:delText>Trace</w:delText>
              </w:r>
              <w:r w:rsidRPr="00F6228A" w:rsidDel="00936EF0">
                <w:rPr>
                  <w:sz w:val="20"/>
                  <w:szCs w:val="24"/>
                  <w:lang w:val="en-US"/>
                </w:rPr>
                <w:fldChar w:fldCharType="end"/>
              </w:r>
            </w:del>
          </w:p>
        </w:tc>
        <w:tc>
          <w:tcPr>
            <w:tcW w:w="325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A15BB3" w:rsidRPr="00F6228A" w:rsidDel="00936EF0" w:rsidRDefault="00DF5B6C" w:rsidP="00E8760D">
            <w:pPr>
              <w:spacing w:before="60" w:after="60"/>
              <w:rPr>
                <w:del w:id="299" w:author="David Silva" w:date="2013-05-27T19:19:00Z"/>
                <w:rFonts w:ascii="Times New Roman" w:hAnsi="Times New Roman"/>
                <w:sz w:val="20"/>
                <w:szCs w:val="24"/>
                <w:lang w:val="en-US"/>
              </w:rPr>
            </w:pPr>
            <w:del w:id="300" w:author="David Silva" w:date="2013-05-27T19:19:00Z">
              <w:r w:rsidRPr="00F6228A" w:rsidDel="00936EF0">
                <w:rPr>
                  <w:sz w:val="20"/>
                  <w:szCs w:val="24"/>
                  <w:lang w:val="en-US"/>
                </w:rPr>
                <w:fldChar w:fldCharType="begin" w:fldLock="1"/>
              </w:r>
              <w:r w:rsidR="00A15BB3" w:rsidRPr="00F6228A" w:rsidDel="00936EF0">
                <w:rPr>
                  <w:sz w:val="20"/>
                  <w:szCs w:val="24"/>
                  <w:lang w:val="en-US"/>
                </w:rPr>
                <w:delInstrText xml:space="preserve">MERGEFIELD </w:delInstrText>
              </w:r>
              <w:r w:rsidR="00A15BB3" w:rsidRPr="00F6228A" w:rsidDel="00936EF0">
                <w:rPr>
                  <w:rFonts w:ascii="Times New Roman" w:hAnsi="Times New Roman"/>
                  <w:szCs w:val="24"/>
                  <w:lang w:val="en-US"/>
                </w:rPr>
                <w:delInstrText>Element.ParentPackage</w:delInstrText>
              </w:r>
              <w:r w:rsidRPr="00F6228A" w:rsidDel="00936EF0">
                <w:rPr>
                  <w:sz w:val="20"/>
                  <w:szCs w:val="24"/>
                  <w:lang w:val="en-US"/>
                </w:rPr>
                <w:fldChar w:fldCharType="separate"/>
              </w:r>
              <w:r w:rsidR="00A15BB3" w:rsidRPr="00F6228A" w:rsidDel="00936EF0">
                <w:rPr>
                  <w:rFonts w:ascii="Times New Roman" w:hAnsi="Times New Roman"/>
                  <w:szCs w:val="24"/>
                  <w:lang w:val="en-US"/>
                </w:rPr>
                <w:delText>Functional</w:delText>
              </w:r>
              <w:r w:rsidRPr="00F6228A" w:rsidDel="00936EF0">
                <w:rPr>
                  <w:sz w:val="20"/>
                  <w:szCs w:val="24"/>
                  <w:lang w:val="en-US"/>
                </w:rPr>
                <w:fldChar w:fldCharType="end"/>
              </w:r>
              <w:r w:rsidR="00A15BB3" w:rsidRPr="00F6228A" w:rsidDel="00936EF0">
                <w:rPr>
                  <w:rFonts w:ascii="Times New Roman" w:hAnsi="Times New Roman"/>
                  <w:szCs w:val="24"/>
                  <w:lang w:val="en-US"/>
                </w:rPr>
                <w:delText>.</w:delText>
              </w:r>
              <w:r w:rsidRPr="00F6228A" w:rsidDel="00936EF0">
                <w:rPr>
                  <w:rFonts w:ascii="Times New Roman" w:hAnsi="Times New Roman"/>
                  <w:szCs w:val="24"/>
                  <w:lang w:val="en-US"/>
                </w:rPr>
                <w:fldChar w:fldCharType="begin" w:fldLock="1"/>
              </w:r>
              <w:r w:rsidR="00A15BB3" w:rsidRPr="00F6228A" w:rsidDel="00936EF0">
                <w:rPr>
                  <w:rFonts w:ascii="Times New Roman" w:hAnsi="Times New Roman"/>
                  <w:szCs w:val="24"/>
                  <w:lang w:val="en-US"/>
                </w:rPr>
                <w:delInstrText>MERGEFIELD Element.Name</w:delInstrText>
              </w:r>
              <w:r w:rsidRPr="00F6228A" w:rsidDel="00936EF0">
                <w:rPr>
                  <w:rFonts w:ascii="Times New Roman" w:hAnsi="Times New Roman"/>
                  <w:szCs w:val="24"/>
                  <w:lang w:val="en-US"/>
                </w:rPr>
                <w:fldChar w:fldCharType="separate"/>
              </w:r>
              <w:r w:rsidR="00A15BB3" w:rsidRPr="00F6228A" w:rsidDel="00936EF0">
                <w:rPr>
                  <w:rFonts w:ascii="Times New Roman" w:hAnsi="Times New Roman"/>
                  <w:szCs w:val="24"/>
                  <w:lang w:val="en-US"/>
                </w:rPr>
                <w:delText>4STT-001:StartTime</w:delText>
              </w:r>
              <w:r w:rsidRPr="00F6228A" w:rsidDel="00936EF0">
                <w:rPr>
                  <w:rFonts w:ascii="Times New Roman" w:hAnsi="Times New Roman"/>
                  <w:szCs w:val="24"/>
                  <w:lang w:val="en-US"/>
                </w:rPr>
                <w:fldChar w:fldCharType="end"/>
              </w:r>
            </w:del>
          </w:p>
          <w:p w:rsidR="00A15BB3" w:rsidRPr="00F6228A" w:rsidDel="00936EF0" w:rsidRDefault="00A15BB3" w:rsidP="00E8760D">
            <w:pPr>
              <w:spacing w:before="60" w:after="60"/>
              <w:rPr>
                <w:del w:id="301" w:author="David Silva" w:date="2013-05-27T19:19:00Z"/>
                <w:rFonts w:eastAsia="Times New Roman"/>
                <w:szCs w:val="24"/>
                <w:lang w:val="en-US"/>
              </w:rPr>
            </w:pPr>
          </w:p>
        </w:tc>
      </w:tr>
    </w:tbl>
    <w:p w:rsidR="00A15BB3" w:rsidRPr="00F6228A" w:rsidDel="00936EF0" w:rsidRDefault="00A15BB3" w:rsidP="00A15BB3">
      <w:pPr>
        <w:spacing w:before="60" w:after="60"/>
        <w:rPr>
          <w:del w:id="302" w:author="David Silva" w:date="2013-05-27T19:19:00Z"/>
          <w:rFonts w:ascii="Times New Roman" w:hAnsi="Times New Roman"/>
          <w:szCs w:val="24"/>
          <w:lang w:val="en-US"/>
        </w:rPr>
      </w:pPr>
    </w:p>
    <w:bookmarkEnd w:id="230"/>
    <w:p w:rsidR="008E51E2" w:rsidRDefault="008E51E2">
      <w:pPr>
        <w:rPr>
          <w:rFonts w:eastAsia="Times New Roman"/>
          <w:szCs w:val="24"/>
          <w:lang w:val="en-US"/>
        </w:rPr>
      </w:pPr>
      <w:del w:id="303" w:author="David Silva" w:date="2013-05-27T19:19:00Z">
        <w:r w:rsidDel="00936EF0">
          <w:rPr>
            <w:rFonts w:eastAsia="Times New Roman"/>
            <w:szCs w:val="24"/>
            <w:lang w:val="en-US"/>
          </w:rPr>
          <w:br w:type="page"/>
        </w:r>
      </w:del>
    </w:p>
    <w:tbl>
      <w:tblPr>
        <w:tblW w:w="0" w:type="auto"/>
        <w:tblLayout w:type="fixed"/>
        <w:tblCellMar>
          <w:left w:w="60" w:type="dxa"/>
          <w:right w:w="60" w:type="dxa"/>
        </w:tblCellMar>
        <w:tblLook w:val="0000"/>
      </w:tblPr>
      <w:tblGrid>
        <w:gridCol w:w="1500"/>
        <w:gridCol w:w="2031"/>
        <w:gridCol w:w="2769"/>
        <w:gridCol w:w="3498"/>
      </w:tblGrid>
      <w:tr w:rsidR="00A15BB3" w:rsidRPr="000B31EC" w:rsidTr="00E8760D"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bookmarkStart w:id="304" w:name="BKM_A0D9827E_A853_4e3e_93F5_0A44F89F9CDB"/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lastRenderedPageBreak/>
              <w:t>Use Case:</w:t>
            </w:r>
          </w:p>
        </w:tc>
        <w:tc>
          <w:tcPr>
            <w:tcW w:w="4800" w:type="dxa"/>
            <w:gridSpan w:val="2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0B31EC" w:rsidRDefault="00DF5B6C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15BB3" w:rsidRPr="000B31EC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15BB3" w:rsidRPr="000B31EC">
              <w:rPr>
                <w:rFonts w:ascii="Times New Roman" w:hAnsi="Times New Roman"/>
                <w:szCs w:val="24"/>
                <w:lang w:val="en-US"/>
              </w:rPr>
              <w:instrText>Element.Name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A15BB3" w:rsidRPr="000B31EC">
              <w:rPr>
                <w:rFonts w:ascii="Times New Roman" w:hAnsi="Times New Roman"/>
                <w:szCs w:val="24"/>
                <w:lang w:val="en-US"/>
              </w:rPr>
              <w:t>Start time task via start button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>
              <w:rPr>
                <w:rFonts w:ascii="Times New Roman" w:hAnsi="Times New Roman"/>
                <w:szCs w:val="24"/>
                <w:lang w:val="en-US"/>
              </w:rPr>
              <w:t>Test Id: T1</w:t>
            </w:r>
            <w:ins w:id="305" w:author="David Silva" w:date="2013-05-27T19:20:00Z">
              <w:r w:rsidR="00936EF0">
                <w:rPr>
                  <w:rFonts w:ascii="Times New Roman" w:hAnsi="Times New Roman"/>
                  <w:szCs w:val="24"/>
                  <w:lang w:val="en-US"/>
                </w:rPr>
                <w:t>0</w:t>
              </w:r>
            </w:ins>
            <w:del w:id="306" w:author="David Silva" w:date="2013-05-27T19:20:00Z">
              <w:r w:rsidDel="00936EF0">
                <w:rPr>
                  <w:rFonts w:ascii="Times New Roman" w:hAnsi="Times New Roman"/>
                  <w:szCs w:val="24"/>
                  <w:lang w:val="en-US"/>
                </w:rPr>
                <w:delText>1</w:delText>
              </w:r>
            </w:del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Element.Alias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A15BB3" w:rsidRPr="000B31EC" w:rsidTr="00E8760D"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Status:</w:t>
            </w:r>
          </w:p>
        </w:tc>
        <w:tc>
          <w:tcPr>
            <w:tcW w:w="2031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F6228A" w:rsidRDefault="00DF5B6C" w:rsidP="00E8760D">
            <w:pPr>
              <w:tabs>
                <w:tab w:val="left" w:pos="2160"/>
                <w:tab w:val="left" w:pos="3150"/>
                <w:tab w:val="left" w:pos="567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15BB3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instrText>Element.Status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del w:id="307" w:author="David Silva" w:date="2013-05-27T21:24:00Z">
              <w:r w:rsidR="00A15BB3" w:rsidRPr="00F6228A" w:rsidDel="00A46F0C">
                <w:rPr>
                  <w:rFonts w:ascii="Times New Roman" w:hAnsi="Times New Roman"/>
                  <w:szCs w:val="24"/>
                  <w:lang w:val="en-US"/>
                </w:rPr>
                <w:delText>Proposed</w:delText>
              </w:r>
            </w:del>
            <w:ins w:id="308" w:author="David Silva" w:date="2013-05-27T21:24:00Z">
              <w:r w:rsidR="00A46F0C">
                <w:rPr>
                  <w:rFonts w:ascii="Times New Roman" w:hAnsi="Times New Roman"/>
                  <w:szCs w:val="24"/>
                  <w:lang w:val="en-US"/>
                </w:rPr>
                <w:t>Draft</w:t>
              </w:r>
            </w:ins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2769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tabs>
                <w:tab w:val="left" w:pos="900"/>
                <w:tab w:val="left" w:pos="3150"/>
                <w:tab w:val="left" w:pos="5670"/>
              </w:tabs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Version: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Element.Version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1.0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tabs>
                <w:tab w:val="left" w:pos="990"/>
                <w:tab w:val="left" w:pos="4590"/>
                <w:tab w:val="left" w:pos="567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Phase: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Element.Phase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1.0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A15BB3" w:rsidRPr="000B31EC" w:rsidTr="00E8760D">
        <w:trPr>
          <w:trHeight w:val="280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Author:</w:t>
            </w:r>
          </w:p>
        </w:tc>
        <w:tc>
          <w:tcPr>
            <w:tcW w:w="2031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F6228A" w:rsidRDefault="00DF5B6C" w:rsidP="00E8760D">
            <w:pPr>
              <w:tabs>
                <w:tab w:val="left" w:pos="216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15BB3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instrText>Element.Author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t>David Silva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2769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tabs>
                <w:tab w:val="left" w:pos="90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Created: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Element.DateCreatedShort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16-05-2013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tabs>
                <w:tab w:val="left" w:pos="99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del w:id="309" w:author="David Silva" w:date="2013-05-27T19:41:00Z"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delText>Modified:</w:delText>
              </w:r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tab/>
              </w:r>
              <w:r w:rsidR="00DF5B6C" w:rsidRPr="00F6228A" w:rsidDel="00280B27">
                <w:rPr>
                  <w:rFonts w:ascii="Times New Roman" w:hAnsi="Times New Roman"/>
                  <w:szCs w:val="24"/>
                  <w:lang w:val="en-US"/>
                </w:rPr>
                <w:fldChar w:fldCharType="begin" w:fldLock="1"/>
              </w:r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delInstrText>MERGEFIELD Element.DateModifiedShort</w:delInstrText>
              </w:r>
              <w:r w:rsidR="00DF5B6C" w:rsidRPr="00F6228A" w:rsidDel="00280B27">
                <w:rPr>
                  <w:rFonts w:ascii="Times New Roman" w:hAnsi="Times New Roman"/>
                  <w:szCs w:val="24"/>
                  <w:lang w:val="en-US"/>
                </w:rPr>
                <w:fldChar w:fldCharType="separate"/>
              </w:r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delText>16-05-2013</w:delText>
              </w:r>
              <w:r w:rsidR="00DF5B6C" w:rsidRPr="00F6228A" w:rsidDel="00280B27">
                <w:rPr>
                  <w:rFonts w:ascii="Times New Roman" w:hAnsi="Times New Roman"/>
                  <w:szCs w:val="24"/>
                  <w:lang w:val="en-US"/>
                </w:rPr>
                <w:fldChar w:fldCharType="end"/>
              </w:r>
            </w:del>
            <w:ins w:id="310" w:author="David Silva" w:date="2013-05-27T19:41:00Z">
              <w:r w:rsidR="00280B27">
                <w:rPr>
                  <w:rFonts w:ascii="Times New Roman" w:hAnsi="Times New Roman"/>
                  <w:szCs w:val="24"/>
                  <w:lang w:val="en-US"/>
                </w:rPr>
                <w:t>Modified: 21-05-2013</w:t>
              </w:r>
            </w:ins>
          </w:p>
        </w:tc>
      </w:tr>
      <w:tr w:rsidR="00A15BB3" w:rsidRPr="000B31EC" w:rsidTr="00E8760D">
        <w:trPr>
          <w:trHeight w:val="387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50" w:type="dxa"/>
              <w:left w:w="0" w:type="dxa"/>
              <w:bottom w:w="0" w:type="dxa"/>
              <w:right w:w="50" w:type="dxa"/>
            </w:tcMar>
          </w:tcPr>
          <w:p w:rsidR="00A15BB3" w:rsidRPr="00F6228A" w:rsidRDefault="00A15BB3" w:rsidP="00E8760D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Notes:</w:t>
            </w:r>
          </w:p>
        </w:tc>
        <w:tc>
          <w:tcPr>
            <w:tcW w:w="8298" w:type="dxa"/>
            <w:gridSpan w:val="3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50" w:type="dxa"/>
              <w:left w:w="0" w:type="dxa"/>
              <w:bottom w:w="0" w:type="dxa"/>
              <w:right w:w="50" w:type="dxa"/>
            </w:tcMar>
          </w:tcPr>
          <w:p w:rsidR="00A15BB3" w:rsidRPr="000B31EC" w:rsidRDefault="00DF5B6C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15BB3" w:rsidRPr="000B31EC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15BB3" w:rsidRPr="000B31EC">
              <w:rPr>
                <w:rFonts w:ascii="Times New Roman" w:hAnsi="Times New Roman"/>
                <w:szCs w:val="24"/>
                <w:lang w:val="en-US"/>
              </w:rPr>
              <w:instrText>Element.Notes</w:instrTex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  <w:p w:rsidR="00A15BB3" w:rsidRPr="000B31EC" w:rsidRDefault="00A15BB3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u w:val="single"/>
                <w:lang w:val="en-US"/>
              </w:rPr>
              <w:t>Start:</w:t>
            </w:r>
          </w:p>
          <w:p w:rsidR="00A15BB3" w:rsidRPr="000B31EC" w:rsidRDefault="00A15BB3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 xml:space="preserve">1. Click the play button </w:t>
            </w:r>
            <w:del w:id="311" w:author="Carla" w:date="2013-05-29T23:00:00Z">
              <w:r w:rsidRPr="000B31EC" w:rsidDel="002A1282">
                <w:rPr>
                  <w:rFonts w:ascii="Times New Roman" w:hAnsi="Times New Roman"/>
                  <w:szCs w:val="24"/>
                  <w:lang w:val="en-US"/>
                </w:rPr>
                <w:delText xml:space="preserve">in </w:delText>
              </w:r>
            </w:del>
            <w:ins w:id="312" w:author="Carla" w:date="2013-05-29T23:00:00Z">
              <w:r w:rsidR="002A1282">
                <w:rPr>
                  <w:rFonts w:ascii="Times New Roman" w:hAnsi="Times New Roman"/>
                  <w:szCs w:val="24"/>
                  <w:lang w:val="en-US"/>
                </w:rPr>
                <w:t>of one of</w:t>
              </w:r>
              <w:r w:rsidR="002A1282" w:rsidRPr="000B31EC">
                <w:rPr>
                  <w:rFonts w:ascii="Times New Roman" w:hAnsi="Times New Roman"/>
                  <w:szCs w:val="24"/>
                  <w:lang w:val="en-US"/>
                </w:rPr>
                <w:t xml:space="preserve"> </w:t>
              </w:r>
            </w:ins>
            <w:r w:rsidRPr="000B31EC">
              <w:rPr>
                <w:rFonts w:ascii="Times New Roman" w:hAnsi="Times New Roman"/>
                <w:szCs w:val="24"/>
                <w:lang w:val="en-US"/>
              </w:rPr>
              <w:t>the entr</w:t>
            </w:r>
            <w:ins w:id="313" w:author="Carla" w:date="2013-05-29T23:00:00Z">
              <w:r w:rsidR="002A1282">
                <w:rPr>
                  <w:rFonts w:ascii="Times New Roman" w:hAnsi="Times New Roman"/>
                  <w:szCs w:val="24"/>
                  <w:lang w:val="en-US"/>
                </w:rPr>
                <w:t>ies</w:t>
              </w:r>
            </w:ins>
            <w:del w:id="314" w:author="Carla" w:date="2013-05-29T23:00:00Z">
              <w:r w:rsidRPr="000B31EC" w:rsidDel="002A1282">
                <w:rPr>
                  <w:rFonts w:ascii="Times New Roman" w:hAnsi="Times New Roman"/>
                  <w:szCs w:val="24"/>
                  <w:lang w:val="en-US"/>
                </w:rPr>
                <w:delText>y</w:delText>
              </w:r>
            </w:del>
            <w:r w:rsidRPr="000B31EC">
              <w:rPr>
                <w:rFonts w:ascii="Times New Roman" w:hAnsi="Times New Roman"/>
                <w:szCs w:val="24"/>
                <w:lang w:val="en-US"/>
              </w:rPr>
              <w:t xml:space="preserve"> from the task list from the main window</w:t>
            </w:r>
          </w:p>
          <w:p w:rsidR="00A15BB3" w:rsidRPr="000B31EC" w:rsidRDefault="00A15BB3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</w:p>
          <w:p w:rsidR="00A15BB3" w:rsidRPr="000B31EC" w:rsidRDefault="00A15BB3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u w:val="single"/>
                <w:lang w:val="en-US"/>
              </w:rPr>
              <w:t>Result:</w:t>
            </w:r>
          </w:p>
          <w:p w:rsidR="00A15BB3" w:rsidRPr="000B31EC" w:rsidRDefault="00A15BB3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 xml:space="preserve">The system starts the task </w:t>
            </w:r>
            <w:commentRangeStart w:id="315"/>
            <w:r w:rsidRPr="000B31EC">
              <w:rPr>
                <w:rFonts w:ascii="Times New Roman" w:hAnsi="Times New Roman"/>
                <w:szCs w:val="24"/>
                <w:lang w:val="en-US"/>
              </w:rPr>
              <w:t>and creates a new entry in the database with the start date in the selected task</w:t>
            </w:r>
            <w:commentRangeEnd w:id="315"/>
            <w:r w:rsidR="00A676E1">
              <w:rPr>
                <w:rStyle w:val="Refdecomentrio"/>
                <w:rFonts w:ascii="Arial" w:eastAsiaTheme="minorEastAsia" w:hAnsi="Arial"/>
                <w:color w:val="000000"/>
                <w:lang w:val="en-AU" w:eastAsia="pt-PT"/>
              </w:rPr>
              <w:commentReference w:id="315"/>
            </w:r>
          </w:p>
          <w:p w:rsidR="00A15BB3" w:rsidRPr="00F6228A" w:rsidRDefault="00A15BB3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Use case ends.</w:t>
            </w:r>
          </w:p>
        </w:tc>
      </w:tr>
    </w:tbl>
    <w:p w:rsidR="00A15BB3" w:rsidRPr="00F6228A" w:rsidRDefault="00A15BB3" w:rsidP="00A15BB3">
      <w:pPr>
        <w:spacing w:before="60" w:after="60"/>
        <w:rPr>
          <w:rFonts w:ascii="Times New Roman" w:hAnsi="Times New Roman"/>
          <w:szCs w:val="24"/>
          <w:lang w:val="en-US"/>
        </w:rPr>
      </w:pPr>
    </w:p>
    <w:tbl>
      <w:tblPr>
        <w:tblW w:w="0" w:type="auto"/>
        <w:tblInd w:w="60" w:type="dxa"/>
        <w:tblLayout w:type="fixed"/>
        <w:tblCellMar>
          <w:left w:w="60" w:type="dxa"/>
          <w:right w:w="60" w:type="dxa"/>
        </w:tblCellMar>
        <w:tblLook w:val="0000"/>
      </w:tblPr>
      <w:tblGrid>
        <w:gridCol w:w="1500"/>
        <w:gridCol w:w="2910"/>
        <w:gridCol w:w="2125"/>
        <w:gridCol w:w="3250"/>
      </w:tblGrid>
      <w:tr w:rsidR="00A15BB3" w:rsidRPr="000B31EC" w:rsidTr="00E8760D">
        <w:trPr>
          <w:trHeight w:val="237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Related To:</w:t>
            </w:r>
          </w:p>
        </w:tc>
        <w:tc>
          <w:tcPr>
            <w:tcW w:w="291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Source</w:t>
            </w:r>
          </w:p>
        </w:tc>
        <w:tc>
          <w:tcPr>
            <w:tcW w:w="2125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Connector</w:t>
            </w:r>
          </w:p>
        </w:tc>
        <w:tc>
          <w:tcPr>
            <w:tcW w:w="325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Target</w:t>
            </w:r>
          </w:p>
        </w:tc>
      </w:tr>
      <w:tr w:rsidR="00A15BB3" w:rsidRPr="000B31EC" w:rsidTr="00E8760D"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91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A15BB3" w:rsidRPr="000B31EC" w:rsidRDefault="00DF5B6C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15BB3" w:rsidRPr="000B31EC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15BB3" w:rsidRPr="000B31EC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A15BB3" w:rsidRPr="000B31EC">
              <w:rPr>
                <w:rFonts w:ascii="Times New Roman" w:hAnsi="Times New Roman"/>
                <w:szCs w:val="24"/>
                <w:lang w:val="en-US"/>
              </w:rPr>
              <w:t xml:space="preserve">Acceptance </w:t>
            </w:r>
            <w:proofErr w:type="spellStart"/>
            <w:r w:rsidR="00A15BB3" w:rsidRPr="000B31EC">
              <w:rPr>
                <w:rFonts w:ascii="Times New Roman" w:hAnsi="Times New Roman"/>
                <w:szCs w:val="24"/>
                <w:lang w:val="en-US"/>
              </w:rPr>
              <w:t>Tests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A15BB3" w:rsidRPr="000B31EC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A15BB3" w:rsidRPr="000B31EC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A15BB3" w:rsidRPr="000B31EC">
              <w:rPr>
                <w:rFonts w:ascii="Times New Roman" w:hAnsi="Times New Roman"/>
                <w:szCs w:val="24"/>
                <w:lang w:val="en-US"/>
              </w:rPr>
              <w:t>Start</w:t>
            </w:r>
            <w:proofErr w:type="spellEnd"/>
            <w:r w:rsidR="00A15BB3" w:rsidRPr="000B31EC">
              <w:rPr>
                <w:rFonts w:ascii="Times New Roman" w:hAnsi="Times New Roman"/>
                <w:szCs w:val="24"/>
                <w:lang w:val="en-US"/>
              </w:rPr>
              <w:t xml:space="preserve"> time task via start button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A15BB3" w:rsidRPr="000B31EC" w:rsidRDefault="00A15BB3" w:rsidP="00E8760D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125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A15BB3" w:rsidRPr="00F6228A" w:rsidRDefault="00DF5B6C" w:rsidP="00E8760D">
            <w:pPr>
              <w:spacing w:before="60" w:after="60"/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15BB3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15BB3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instrText>Connector.Type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A15BB3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t>Trace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25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A15BB3" w:rsidRPr="00F6228A" w:rsidRDefault="00DF5B6C" w:rsidP="00E8760D">
            <w:pPr>
              <w:spacing w:before="60" w:after="60"/>
              <w:rPr>
                <w:rFonts w:ascii="Times New Roman" w:hAnsi="Times New Roman"/>
                <w:sz w:val="20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15BB3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t>Functional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t>4STT-001:StartTime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A15BB3" w:rsidRPr="00F6228A" w:rsidRDefault="00A15BB3" w:rsidP="00E8760D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</w:tr>
      <w:bookmarkEnd w:id="304"/>
    </w:tbl>
    <w:p w:rsidR="008E51E2" w:rsidDel="00936EF0" w:rsidRDefault="008E51E2" w:rsidP="00A15BB3">
      <w:pPr>
        <w:rPr>
          <w:del w:id="316" w:author="David Silva" w:date="2013-05-27T19:20:00Z"/>
          <w:rFonts w:eastAsia="Times New Roman"/>
          <w:szCs w:val="24"/>
          <w:lang w:val="en-US"/>
        </w:rPr>
      </w:pPr>
    </w:p>
    <w:p w:rsidR="008E51E2" w:rsidRDefault="008E51E2">
      <w:pPr>
        <w:rPr>
          <w:rFonts w:eastAsia="Times New Roman"/>
          <w:szCs w:val="24"/>
          <w:lang w:val="en-US"/>
        </w:rPr>
      </w:pPr>
      <w:del w:id="317" w:author="David Silva" w:date="2013-05-27T19:20:00Z">
        <w:r w:rsidDel="00936EF0">
          <w:rPr>
            <w:rFonts w:eastAsia="Times New Roman"/>
            <w:szCs w:val="24"/>
            <w:lang w:val="en-US"/>
          </w:rPr>
          <w:br w:type="page"/>
        </w:r>
      </w:del>
    </w:p>
    <w:tbl>
      <w:tblPr>
        <w:tblW w:w="0" w:type="auto"/>
        <w:tblLayout w:type="fixed"/>
        <w:tblCellMar>
          <w:left w:w="60" w:type="dxa"/>
          <w:right w:w="60" w:type="dxa"/>
        </w:tblCellMar>
        <w:tblLook w:val="0000"/>
      </w:tblPr>
      <w:tblGrid>
        <w:gridCol w:w="1500"/>
        <w:gridCol w:w="2031"/>
        <w:gridCol w:w="2769"/>
        <w:gridCol w:w="3498"/>
      </w:tblGrid>
      <w:tr w:rsidR="00A15BB3" w:rsidRPr="000B31EC" w:rsidTr="00E8760D"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lastRenderedPageBreak/>
              <w:t>Use Case:</w:t>
            </w:r>
          </w:p>
        </w:tc>
        <w:tc>
          <w:tcPr>
            <w:tcW w:w="4800" w:type="dxa"/>
            <w:gridSpan w:val="2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0B31EC" w:rsidRDefault="00DF5B6C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15BB3" w:rsidRPr="000B31EC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15BB3" w:rsidRPr="000B31EC">
              <w:rPr>
                <w:rFonts w:ascii="Times New Roman" w:hAnsi="Times New Roman"/>
                <w:szCs w:val="24"/>
                <w:lang w:val="en-US"/>
              </w:rPr>
              <w:instrText>Element.Name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A15BB3" w:rsidRPr="000B31EC">
              <w:rPr>
                <w:rFonts w:ascii="Times New Roman" w:hAnsi="Times New Roman"/>
                <w:szCs w:val="24"/>
                <w:lang w:val="en-US"/>
              </w:rPr>
              <w:t>Change running task with shortcut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>
              <w:rPr>
                <w:rFonts w:ascii="Times New Roman" w:hAnsi="Times New Roman"/>
                <w:szCs w:val="24"/>
                <w:lang w:val="en-US"/>
              </w:rPr>
              <w:t>Test Id: T1</w:t>
            </w:r>
            <w:ins w:id="318" w:author="David Silva" w:date="2013-05-27T19:20:00Z">
              <w:r w:rsidR="00936EF0">
                <w:rPr>
                  <w:rFonts w:ascii="Times New Roman" w:hAnsi="Times New Roman"/>
                  <w:szCs w:val="24"/>
                  <w:lang w:val="en-US"/>
                </w:rPr>
                <w:t>1</w:t>
              </w:r>
            </w:ins>
            <w:del w:id="319" w:author="David Silva" w:date="2013-05-27T19:20:00Z">
              <w:r w:rsidDel="00936EF0">
                <w:rPr>
                  <w:rFonts w:ascii="Times New Roman" w:hAnsi="Times New Roman"/>
                  <w:szCs w:val="24"/>
                  <w:lang w:val="en-US"/>
                </w:rPr>
                <w:delText>2</w:delText>
              </w:r>
            </w:del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Element.Alias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A15BB3" w:rsidRPr="000B31EC" w:rsidTr="00E8760D"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Status:</w:t>
            </w:r>
          </w:p>
        </w:tc>
        <w:tc>
          <w:tcPr>
            <w:tcW w:w="2031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F6228A" w:rsidRDefault="00DF5B6C" w:rsidP="00E8760D">
            <w:pPr>
              <w:tabs>
                <w:tab w:val="left" w:pos="2160"/>
                <w:tab w:val="left" w:pos="3150"/>
                <w:tab w:val="left" w:pos="567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15BB3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instrText>Element.Status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del w:id="320" w:author="David Silva" w:date="2013-05-27T21:24:00Z">
              <w:r w:rsidR="00A15BB3" w:rsidRPr="00F6228A" w:rsidDel="00A46F0C">
                <w:rPr>
                  <w:rFonts w:ascii="Times New Roman" w:hAnsi="Times New Roman"/>
                  <w:szCs w:val="24"/>
                  <w:lang w:val="en-US"/>
                </w:rPr>
                <w:delText>Proposed</w:delText>
              </w:r>
            </w:del>
            <w:ins w:id="321" w:author="David Silva" w:date="2013-05-27T21:24:00Z">
              <w:r w:rsidR="00A46F0C">
                <w:rPr>
                  <w:rFonts w:ascii="Times New Roman" w:hAnsi="Times New Roman"/>
                  <w:szCs w:val="24"/>
                  <w:lang w:val="en-US"/>
                </w:rPr>
                <w:t>Draft</w:t>
              </w:r>
            </w:ins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2769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tabs>
                <w:tab w:val="left" w:pos="900"/>
                <w:tab w:val="left" w:pos="3150"/>
                <w:tab w:val="left" w:pos="5670"/>
              </w:tabs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Version: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Element.Version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1.0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tabs>
                <w:tab w:val="left" w:pos="990"/>
                <w:tab w:val="left" w:pos="4590"/>
                <w:tab w:val="left" w:pos="567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Phase: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Element.Phase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1.0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A15BB3" w:rsidRPr="000B31EC" w:rsidTr="00E8760D">
        <w:trPr>
          <w:trHeight w:val="280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Author:</w:t>
            </w:r>
          </w:p>
        </w:tc>
        <w:tc>
          <w:tcPr>
            <w:tcW w:w="2031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F6228A" w:rsidRDefault="00DF5B6C" w:rsidP="00E8760D">
            <w:pPr>
              <w:tabs>
                <w:tab w:val="left" w:pos="216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15BB3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instrText>Element.Author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t>David Silva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2769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tabs>
                <w:tab w:val="left" w:pos="90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Created: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Element.DateCreatedShort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16-05-2013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tabs>
                <w:tab w:val="left" w:pos="99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del w:id="322" w:author="David Silva" w:date="2013-05-27T19:41:00Z"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delText>Modified:</w:delText>
              </w:r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tab/>
              </w:r>
              <w:r w:rsidR="00DF5B6C" w:rsidRPr="00F6228A" w:rsidDel="00280B27">
                <w:rPr>
                  <w:rFonts w:ascii="Times New Roman" w:hAnsi="Times New Roman"/>
                  <w:szCs w:val="24"/>
                  <w:lang w:val="en-US"/>
                </w:rPr>
                <w:fldChar w:fldCharType="begin" w:fldLock="1"/>
              </w:r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delInstrText>MERGEFIELD Element.DateModifiedShort</w:delInstrText>
              </w:r>
              <w:r w:rsidR="00DF5B6C" w:rsidRPr="00F6228A" w:rsidDel="00280B27">
                <w:rPr>
                  <w:rFonts w:ascii="Times New Roman" w:hAnsi="Times New Roman"/>
                  <w:szCs w:val="24"/>
                  <w:lang w:val="en-US"/>
                </w:rPr>
                <w:fldChar w:fldCharType="separate"/>
              </w:r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delText>16-05-2013</w:delText>
              </w:r>
              <w:r w:rsidR="00DF5B6C" w:rsidRPr="00F6228A" w:rsidDel="00280B27">
                <w:rPr>
                  <w:rFonts w:ascii="Times New Roman" w:hAnsi="Times New Roman"/>
                  <w:szCs w:val="24"/>
                  <w:lang w:val="en-US"/>
                </w:rPr>
                <w:fldChar w:fldCharType="end"/>
              </w:r>
            </w:del>
            <w:ins w:id="323" w:author="David Silva" w:date="2013-05-27T19:41:00Z">
              <w:r w:rsidR="00280B27">
                <w:rPr>
                  <w:rFonts w:ascii="Times New Roman" w:hAnsi="Times New Roman"/>
                  <w:szCs w:val="24"/>
                  <w:lang w:val="en-US"/>
                </w:rPr>
                <w:t>Modified: 21-05-2013</w:t>
              </w:r>
            </w:ins>
          </w:p>
        </w:tc>
      </w:tr>
      <w:tr w:rsidR="00A15BB3" w:rsidRPr="000B31EC" w:rsidTr="00E8760D">
        <w:trPr>
          <w:trHeight w:val="387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50" w:type="dxa"/>
              <w:left w:w="0" w:type="dxa"/>
              <w:bottom w:w="0" w:type="dxa"/>
              <w:right w:w="50" w:type="dxa"/>
            </w:tcMar>
          </w:tcPr>
          <w:p w:rsidR="00A15BB3" w:rsidRPr="00F6228A" w:rsidRDefault="00A15BB3" w:rsidP="00E8760D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Notes:</w:t>
            </w:r>
          </w:p>
        </w:tc>
        <w:tc>
          <w:tcPr>
            <w:tcW w:w="8298" w:type="dxa"/>
            <w:gridSpan w:val="3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50" w:type="dxa"/>
              <w:left w:w="0" w:type="dxa"/>
              <w:bottom w:w="0" w:type="dxa"/>
              <w:right w:w="50" w:type="dxa"/>
            </w:tcMar>
          </w:tcPr>
          <w:p w:rsidR="00A15BB3" w:rsidRPr="000B31EC" w:rsidRDefault="00DF5B6C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15BB3" w:rsidRPr="000B31EC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15BB3" w:rsidRPr="000B31EC">
              <w:rPr>
                <w:rFonts w:ascii="Times New Roman" w:hAnsi="Times New Roman"/>
                <w:szCs w:val="24"/>
                <w:lang w:val="en-US"/>
              </w:rPr>
              <w:instrText>Element.Notes</w:instrTex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  <w:p w:rsidR="00A15BB3" w:rsidRPr="000B31EC" w:rsidRDefault="00A15BB3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u w:val="single"/>
                <w:lang w:val="en-US"/>
              </w:rPr>
              <w:t>Start:</w:t>
            </w:r>
          </w:p>
          <w:p w:rsidR="00A15BB3" w:rsidRPr="00F6228A" w:rsidRDefault="00A15BB3" w:rsidP="00E8760D">
            <w:pPr>
              <w:pStyle w:val="PargrafodaLista"/>
              <w:numPr>
                <w:ilvl w:val="0"/>
                <w:numId w:val="5"/>
              </w:num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Ensure that the system is running a task</w:t>
            </w:r>
          </w:p>
          <w:p w:rsidR="00A15BB3" w:rsidRPr="000B31EC" w:rsidRDefault="00A15BB3" w:rsidP="00E8760D">
            <w:pPr>
              <w:pStyle w:val="PargrafodaLista"/>
              <w:numPr>
                <w:ilvl w:val="0"/>
                <w:numId w:val="5"/>
              </w:num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 xml:space="preserve">Press a shortcut key combination associated with another task </w:t>
            </w:r>
          </w:p>
          <w:p w:rsidR="00A15BB3" w:rsidRPr="000B31EC" w:rsidRDefault="00A15BB3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</w:p>
          <w:p w:rsidR="00A15BB3" w:rsidRPr="000B31EC" w:rsidRDefault="00A15BB3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u w:val="single"/>
                <w:lang w:val="en-US"/>
              </w:rPr>
              <w:t>Result:</w:t>
            </w:r>
          </w:p>
          <w:p w:rsidR="00A15BB3" w:rsidRPr="000B31EC" w:rsidRDefault="00A15BB3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>The system stops the time of the current running task and updates the task information.</w:t>
            </w:r>
          </w:p>
          <w:p w:rsidR="00A15BB3" w:rsidRPr="000B31EC" w:rsidRDefault="00A15BB3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 xml:space="preserve">The system selects the task assigned to the shortcut the </w:t>
            </w:r>
            <w:r w:rsidR="00DF5B6C" w:rsidRPr="00DF5B6C">
              <w:fldChar w:fldCharType="begin"/>
            </w:r>
            <w:r w:rsidR="00DF5B6C" w:rsidRPr="00DF5B6C">
              <w:rPr>
                <w:lang w:val="en-US"/>
                <w:rPrChange w:id="324" w:author="David Silva" w:date="2013-05-27T19:11:00Z">
                  <w:rPr>
                    <w:color w:val="0000FF" w:themeColor="hyperlink"/>
                    <w:u w:val="single"/>
                  </w:rPr>
                </w:rPrChange>
              </w:rPr>
              <w:instrText xml:space="preserve"> HYPERLINK \l "BKM_0B9DE5D0_A799_433C_9796_17FAF6E42CC4" </w:instrText>
            </w:r>
            <w:r w:rsidR="00DF5B6C" w:rsidRPr="00DF5B6C">
              <w:fldChar w:fldCharType="separate"/>
            </w:r>
            <w:r w:rsidRPr="000B31EC">
              <w:rPr>
                <w:rFonts w:ascii="Times New Roman" w:hAnsi="Times New Roman"/>
                <w:color w:val="0000FF"/>
                <w:szCs w:val="24"/>
                <w:u w:val="single"/>
                <w:lang w:val="en-US"/>
              </w:rPr>
              <w:t>User</w:t>
            </w:r>
            <w:r w:rsidR="00DF5B6C">
              <w:rPr>
                <w:rFonts w:ascii="Times New Roman" w:hAnsi="Times New Roman"/>
                <w:color w:val="0000FF"/>
                <w:szCs w:val="24"/>
                <w:u w:val="single"/>
                <w:lang w:val="en-US"/>
              </w:rPr>
              <w:fldChar w:fldCharType="end"/>
            </w:r>
            <w:r w:rsidRPr="000B31EC">
              <w:rPr>
                <w:rFonts w:ascii="Times New Roman" w:hAnsi="Times New Roman"/>
                <w:szCs w:val="24"/>
                <w:lang w:val="en-US"/>
              </w:rPr>
              <w:t xml:space="preserve"> pressed and starts it.</w:t>
            </w:r>
          </w:p>
          <w:p w:rsidR="00A15BB3" w:rsidRPr="00F6228A" w:rsidRDefault="00A15BB3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Use case ends.</w:t>
            </w:r>
          </w:p>
        </w:tc>
      </w:tr>
    </w:tbl>
    <w:p w:rsidR="00A15BB3" w:rsidRPr="00F6228A" w:rsidRDefault="00A15BB3" w:rsidP="00A15BB3">
      <w:pPr>
        <w:spacing w:before="60" w:after="60"/>
        <w:rPr>
          <w:rFonts w:ascii="Times New Roman" w:hAnsi="Times New Roman"/>
          <w:szCs w:val="24"/>
          <w:lang w:val="en-US"/>
        </w:rPr>
      </w:pPr>
    </w:p>
    <w:tbl>
      <w:tblPr>
        <w:tblW w:w="0" w:type="auto"/>
        <w:tblInd w:w="60" w:type="dxa"/>
        <w:tblLayout w:type="fixed"/>
        <w:tblCellMar>
          <w:left w:w="60" w:type="dxa"/>
          <w:right w:w="60" w:type="dxa"/>
        </w:tblCellMar>
        <w:tblLook w:val="0000"/>
      </w:tblPr>
      <w:tblGrid>
        <w:gridCol w:w="1500"/>
        <w:gridCol w:w="2910"/>
        <w:gridCol w:w="2125"/>
        <w:gridCol w:w="3250"/>
      </w:tblGrid>
      <w:tr w:rsidR="00A15BB3" w:rsidRPr="000B31EC" w:rsidTr="00E8760D">
        <w:trPr>
          <w:trHeight w:val="237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Related To:</w:t>
            </w:r>
          </w:p>
        </w:tc>
        <w:tc>
          <w:tcPr>
            <w:tcW w:w="291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Source</w:t>
            </w:r>
          </w:p>
        </w:tc>
        <w:tc>
          <w:tcPr>
            <w:tcW w:w="2125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Connector</w:t>
            </w:r>
          </w:p>
        </w:tc>
        <w:tc>
          <w:tcPr>
            <w:tcW w:w="325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Target</w:t>
            </w:r>
          </w:p>
        </w:tc>
      </w:tr>
      <w:tr w:rsidR="00A15BB3" w:rsidRPr="000B31EC" w:rsidTr="00E8760D"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91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A15BB3" w:rsidRPr="000B31EC" w:rsidRDefault="00DF5B6C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15BB3" w:rsidRPr="000B31EC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15BB3" w:rsidRPr="000B31EC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A15BB3" w:rsidRPr="000B31EC">
              <w:rPr>
                <w:rFonts w:ascii="Times New Roman" w:hAnsi="Times New Roman"/>
                <w:szCs w:val="24"/>
                <w:lang w:val="en-US"/>
              </w:rPr>
              <w:t xml:space="preserve">Acceptance </w:t>
            </w:r>
            <w:proofErr w:type="spellStart"/>
            <w:r w:rsidR="00A15BB3" w:rsidRPr="000B31EC">
              <w:rPr>
                <w:rFonts w:ascii="Times New Roman" w:hAnsi="Times New Roman"/>
                <w:szCs w:val="24"/>
                <w:lang w:val="en-US"/>
              </w:rPr>
              <w:t>Tests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A15BB3" w:rsidRPr="000B31EC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A15BB3" w:rsidRPr="000B31EC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A15BB3" w:rsidRPr="000B31EC">
              <w:rPr>
                <w:rFonts w:ascii="Times New Roman" w:hAnsi="Times New Roman"/>
                <w:szCs w:val="24"/>
                <w:lang w:val="en-US"/>
              </w:rPr>
              <w:t>Change</w:t>
            </w:r>
            <w:proofErr w:type="spellEnd"/>
            <w:r w:rsidR="00A15BB3" w:rsidRPr="000B31EC">
              <w:rPr>
                <w:rFonts w:ascii="Times New Roman" w:hAnsi="Times New Roman"/>
                <w:szCs w:val="24"/>
                <w:lang w:val="en-US"/>
              </w:rPr>
              <w:t xml:space="preserve"> running task with shortcut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A15BB3" w:rsidRPr="000B31EC" w:rsidRDefault="00A15BB3" w:rsidP="00E8760D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125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A15BB3" w:rsidRPr="00F6228A" w:rsidRDefault="00DF5B6C" w:rsidP="00E8760D">
            <w:pPr>
              <w:spacing w:before="60" w:after="60"/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15BB3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15BB3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instrText>Connector.Type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A15BB3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t>Trace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25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A15BB3" w:rsidRPr="00F6228A" w:rsidRDefault="00DF5B6C" w:rsidP="00E8760D">
            <w:pPr>
              <w:spacing w:before="60" w:after="60"/>
              <w:rPr>
                <w:rFonts w:ascii="Times New Roman" w:hAnsi="Times New Roman"/>
                <w:sz w:val="20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15BB3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t>Functional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t>6CT-001:ChangeRunningTask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A15BB3" w:rsidRPr="00F6228A" w:rsidRDefault="00A15BB3" w:rsidP="00E8760D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</w:tr>
      <w:tr w:rsidR="00A15BB3" w:rsidRPr="000B31EC" w:rsidTr="00E8760D"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91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A15BB3" w:rsidRPr="000B31EC" w:rsidRDefault="00DF5B6C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15BB3" w:rsidRPr="000B31EC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15BB3" w:rsidRPr="000B31EC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A15BB3" w:rsidRPr="000B31EC">
              <w:rPr>
                <w:rFonts w:ascii="Times New Roman" w:hAnsi="Times New Roman"/>
                <w:szCs w:val="24"/>
                <w:lang w:val="en-US"/>
              </w:rPr>
              <w:t xml:space="preserve">Acceptance </w:t>
            </w:r>
            <w:proofErr w:type="spellStart"/>
            <w:r w:rsidR="00A15BB3" w:rsidRPr="000B31EC">
              <w:rPr>
                <w:rFonts w:ascii="Times New Roman" w:hAnsi="Times New Roman"/>
                <w:szCs w:val="24"/>
                <w:lang w:val="en-US"/>
              </w:rPr>
              <w:t>Tests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A15BB3" w:rsidRPr="000B31EC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A15BB3" w:rsidRPr="000B31EC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A15BB3" w:rsidRPr="000B31EC">
              <w:rPr>
                <w:rFonts w:ascii="Times New Roman" w:hAnsi="Times New Roman"/>
                <w:szCs w:val="24"/>
                <w:lang w:val="en-US"/>
              </w:rPr>
              <w:t>Change</w:t>
            </w:r>
            <w:proofErr w:type="spellEnd"/>
            <w:r w:rsidR="00A15BB3" w:rsidRPr="000B31EC">
              <w:rPr>
                <w:rFonts w:ascii="Times New Roman" w:hAnsi="Times New Roman"/>
                <w:szCs w:val="24"/>
                <w:lang w:val="en-US"/>
              </w:rPr>
              <w:t xml:space="preserve"> running task with shortcut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A15BB3" w:rsidRPr="000B31EC" w:rsidRDefault="00A15BB3" w:rsidP="00E8760D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125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A15BB3" w:rsidRPr="00F6228A" w:rsidRDefault="00DF5B6C" w:rsidP="00E8760D">
            <w:pPr>
              <w:spacing w:before="60" w:after="60"/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15BB3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15BB3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instrText>Connector.Type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A15BB3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t>Trace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25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A15BB3" w:rsidRPr="00F6228A" w:rsidRDefault="00DF5B6C" w:rsidP="00E8760D">
            <w:pPr>
              <w:spacing w:before="60" w:after="60"/>
              <w:rPr>
                <w:rFonts w:ascii="Times New Roman" w:hAnsi="Times New Roman"/>
                <w:sz w:val="20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15BB3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t>Functional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t>6CT-003:ChangeRunningTask.Success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A15BB3" w:rsidRPr="00F6228A" w:rsidRDefault="00A15BB3" w:rsidP="00E8760D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</w:tr>
    </w:tbl>
    <w:p w:rsidR="00A15BB3" w:rsidRPr="00F6228A" w:rsidRDefault="00A15BB3" w:rsidP="00A15BB3">
      <w:pPr>
        <w:spacing w:before="60" w:after="60"/>
        <w:rPr>
          <w:rFonts w:ascii="Times New Roman" w:hAnsi="Times New Roman"/>
          <w:szCs w:val="24"/>
          <w:lang w:val="en-US"/>
        </w:rPr>
      </w:pPr>
    </w:p>
    <w:tbl>
      <w:tblPr>
        <w:tblW w:w="0" w:type="auto"/>
        <w:tblLayout w:type="fixed"/>
        <w:tblCellMar>
          <w:left w:w="60" w:type="dxa"/>
          <w:right w:w="60" w:type="dxa"/>
        </w:tblCellMar>
        <w:tblLook w:val="0000"/>
      </w:tblPr>
      <w:tblGrid>
        <w:gridCol w:w="1500"/>
        <w:gridCol w:w="2031"/>
        <w:gridCol w:w="2769"/>
        <w:gridCol w:w="3498"/>
      </w:tblGrid>
      <w:tr w:rsidR="00A15BB3" w:rsidRPr="000B31EC" w:rsidTr="00E8760D"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bookmarkStart w:id="325" w:name="BKM_6A3A3BC3_C4A1_44cc_829C_661C5FC0216F"/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Use Case:</w:t>
            </w:r>
          </w:p>
        </w:tc>
        <w:tc>
          <w:tcPr>
            <w:tcW w:w="4800" w:type="dxa"/>
            <w:gridSpan w:val="2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F6228A" w:rsidRDefault="00DF5B6C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15BB3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instrText>Element.Name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t>Stop time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>
              <w:rPr>
                <w:rFonts w:ascii="Times New Roman" w:hAnsi="Times New Roman"/>
                <w:szCs w:val="24"/>
                <w:lang w:val="en-US"/>
              </w:rPr>
              <w:t>Test Id: T1</w:t>
            </w:r>
            <w:ins w:id="326" w:author="David Silva" w:date="2013-05-27T19:20:00Z">
              <w:r w:rsidR="00936EF0">
                <w:rPr>
                  <w:rFonts w:ascii="Times New Roman" w:hAnsi="Times New Roman"/>
                  <w:szCs w:val="24"/>
                  <w:lang w:val="en-US"/>
                </w:rPr>
                <w:t>2</w:t>
              </w:r>
            </w:ins>
            <w:del w:id="327" w:author="David Silva" w:date="2013-05-27T19:20:00Z">
              <w:r w:rsidDel="00936EF0">
                <w:rPr>
                  <w:rFonts w:ascii="Times New Roman" w:hAnsi="Times New Roman"/>
                  <w:szCs w:val="24"/>
                  <w:lang w:val="en-US"/>
                </w:rPr>
                <w:delText>3</w:delText>
              </w:r>
            </w:del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Element.Alias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A15BB3" w:rsidRPr="000B31EC" w:rsidTr="00E8760D"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Status:</w:t>
            </w:r>
          </w:p>
        </w:tc>
        <w:tc>
          <w:tcPr>
            <w:tcW w:w="2031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F6228A" w:rsidRDefault="00DF5B6C" w:rsidP="00E8760D">
            <w:pPr>
              <w:tabs>
                <w:tab w:val="left" w:pos="2160"/>
                <w:tab w:val="left" w:pos="3150"/>
                <w:tab w:val="left" w:pos="567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15BB3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instrText>Element.Status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del w:id="328" w:author="David Silva" w:date="2013-05-27T21:24:00Z">
              <w:r w:rsidR="00A15BB3" w:rsidRPr="00F6228A" w:rsidDel="00A46F0C">
                <w:rPr>
                  <w:rFonts w:ascii="Times New Roman" w:hAnsi="Times New Roman"/>
                  <w:szCs w:val="24"/>
                  <w:lang w:val="en-US"/>
                </w:rPr>
                <w:delText>Proposed</w:delText>
              </w:r>
            </w:del>
            <w:ins w:id="329" w:author="David Silva" w:date="2013-05-27T21:24:00Z">
              <w:r w:rsidR="00A46F0C">
                <w:rPr>
                  <w:rFonts w:ascii="Times New Roman" w:hAnsi="Times New Roman"/>
                  <w:szCs w:val="24"/>
                  <w:lang w:val="en-US"/>
                </w:rPr>
                <w:t>Draft</w:t>
              </w:r>
            </w:ins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2769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tabs>
                <w:tab w:val="left" w:pos="900"/>
                <w:tab w:val="left" w:pos="3150"/>
                <w:tab w:val="left" w:pos="5670"/>
              </w:tabs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Version: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Element.Version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1.0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tabs>
                <w:tab w:val="left" w:pos="990"/>
                <w:tab w:val="left" w:pos="4590"/>
                <w:tab w:val="left" w:pos="567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Phase: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Element.Phase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1.0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A15BB3" w:rsidRPr="000B31EC" w:rsidTr="00E8760D">
        <w:trPr>
          <w:trHeight w:val="280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Author:</w:t>
            </w:r>
          </w:p>
        </w:tc>
        <w:tc>
          <w:tcPr>
            <w:tcW w:w="2031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F6228A" w:rsidRDefault="00DF5B6C" w:rsidP="00E8760D">
            <w:pPr>
              <w:tabs>
                <w:tab w:val="left" w:pos="216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15BB3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instrText>Element.Author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t>David Silva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2769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tabs>
                <w:tab w:val="left" w:pos="90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Created: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Element.DateCreatedShort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16-05-2013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tabs>
                <w:tab w:val="left" w:pos="99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del w:id="330" w:author="David Silva" w:date="2013-05-27T19:41:00Z"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delText>Modified:</w:delText>
              </w:r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tab/>
              </w:r>
              <w:r w:rsidR="00DF5B6C" w:rsidRPr="00F6228A" w:rsidDel="00280B27">
                <w:rPr>
                  <w:rFonts w:ascii="Times New Roman" w:hAnsi="Times New Roman"/>
                  <w:szCs w:val="24"/>
                  <w:lang w:val="en-US"/>
                </w:rPr>
                <w:fldChar w:fldCharType="begin" w:fldLock="1"/>
              </w:r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delInstrText>MERGEFIELD Element.DateModifiedShort</w:delInstrText>
              </w:r>
              <w:r w:rsidR="00DF5B6C" w:rsidRPr="00F6228A" w:rsidDel="00280B27">
                <w:rPr>
                  <w:rFonts w:ascii="Times New Roman" w:hAnsi="Times New Roman"/>
                  <w:szCs w:val="24"/>
                  <w:lang w:val="en-US"/>
                </w:rPr>
                <w:fldChar w:fldCharType="separate"/>
              </w:r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delText>16-05-2013</w:delText>
              </w:r>
              <w:r w:rsidR="00DF5B6C" w:rsidRPr="00F6228A" w:rsidDel="00280B27">
                <w:rPr>
                  <w:rFonts w:ascii="Times New Roman" w:hAnsi="Times New Roman"/>
                  <w:szCs w:val="24"/>
                  <w:lang w:val="en-US"/>
                </w:rPr>
                <w:fldChar w:fldCharType="end"/>
              </w:r>
            </w:del>
            <w:ins w:id="331" w:author="David Silva" w:date="2013-05-27T19:41:00Z">
              <w:r w:rsidR="00280B27">
                <w:rPr>
                  <w:rFonts w:ascii="Times New Roman" w:hAnsi="Times New Roman"/>
                  <w:szCs w:val="24"/>
                  <w:lang w:val="en-US"/>
                </w:rPr>
                <w:t>Modified: 21-05-2013</w:t>
              </w:r>
            </w:ins>
          </w:p>
        </w:tc>
      </w:tr>
      <w:tr w:rsidR="00A15BB3" w:rsidRPr="000B31EC" w:rsidTr="00E8760D">
        <w:trPr>
          <w:trHeight w:val="387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50" w:type="dxa"/>
              <w:left w:w="0" w:type="dxa"/>
              <w:bottom w:w="0" w:type="dxa"/>
              <w:right w:w="50" w:type="dxa"/>
            </w:tcMar>
          </w:tcPr>
          <w:p w:rsidR="00A15BB3" w:rsidRPr="00F6228A" w:rsidRDefault="00A15BB3" w:rsidP="00E8760D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Notes:</w:t>
            </w:r>
          </w:p>
        </w:tc>
        <w:tc>
          <w:tcPr>
            <w:tcW w:w="8298" w:type="dxa"/>
            <w:gridSpan w:val="3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50" w:type="dxa"/>
              <w:left w:w="0" w:type="dxa"/>
              <w:bottom w:w="0" w:type="dxa"/>
              <w:right w:w="50" w:type="dxa"/>
            </w:tcMar>
          </w:tcPr>
          <w:p w:rsidR="00A15BB3" w:rsidRPr="000B31EC" w:rsidRDefault="00DF5B6C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15BB3" w:rsidRPr="000B31EC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15BB3" w:rsidRPr="000B31EC">
              <w:rPr>
                <w:rFonts w:ascii="Times New Roman" w:hAnsi="Times New Roman"/>
                <w:szCs w:val="24"/>
                <w:lang w:val="en-US"/>
              </w:rPr>
              <w:instrText>Element.Notes</w:instrTex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  <w:p w:rsidR="00A15BB3" w:rsidRPr="000B31EC" w:rsidRDefault="00A15BB3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u w:val="single"/>
                <w:lang w:val="en-US"/>
              </w:rPr>
              <w:t>Start:</w:t>
            </w:r>
          </w:p>
          <w:p w:rsidR="00A15BB3" w:rsidRPr="000B31EC" w:rsidRDefault="00A15BB3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 xml:space="preserve">1. </w:t>
            </w:r>
            <w:commentRangeStart w:id="332"/>
            <w:r w:rsidRPr="000B31EC">
              <w:rPr>
                <w:rFonts w:ascii="Times New Roman" w:hAnsi="Times New Roman"/>
                <w:szCs w:val="24"/>
                <w:lang w:val="en-US"/>
              </w:rPr>
              <w:t>Click the stop button in the entry from the task list from the main window</w:t>
            </w:r>
            <w:commentRangeEnd w:id="332"/>
            <w:r w:rsidR="00A676E1">
              <w:rPr>
                <w:rStyle w:val="Refdecomentrio"/>
                <w:rFonts w:ascii="Arial" w:eastAsiaTheme="minorEastAsia" w:hAnsi="Arial"/>
                <w:color w:val="000000"/>
                <w:lang w:val="en-AU" w:eastAsia="pt-PT"/>
              </w:rPr>
              <w:commentReference w:id="332"/>
            </w:r>
          </w:p>
          <w:p w:rsidR="00A15BB3" w:rsidRPr="000B31EC" w:rsidRDefault="00A15BB3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</w:p>
          <w:p w:rsidR="00A15BB3" w:rsidRPr="000B31EC" w:rsidRDefault="00A15BB3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u w:val="single"/>
                <w:lang w:val="en-US"/>
              </w:rPr>
              <w:t>Result:</w:t>
            </w:r>
          </w:p>
          <w:p w:rsidR="00A15BB3" w:rsidRPr="000B31EC" w:rsidRDefault="00A15BB3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 xml:space="preserve">The system stops the timer and updates the task's end date into </w:t>
            </w:r>
            <w:ins w:id="333" w:author="Carla" w:date="2013-05-29T23:12:00Z">
              <w:r w:rsidR="00A676E1">
                <w:rPr>
                  <w:rFonts w:ascii="Times New Roman" w:hAnsi="Times New Roman"/>
                  <w:szCs w:val="24"/>
                  <w:lang w:val="en-US"/>
                </w:rPr>
                <w:t xml:space="preserve">the </w:t>
              </w:r>
            </w:ins>
            <w:r w:rsidRPr="000B31EC">
              <w:rPr>
                <w:rFonts w:ascii="Times New Roman" w:hAnsi="Times New Roman"/>
                <w:szCs w:val="24"/>
                <w:lang w:val="en-US"/>
              </w:rPr>
              <w:t>database</w:t>
            </w:r>
          </w:p>
          <w:p w:rsidR="00A15BB3" w:rsidRPr="00F6228A" w:rsidRDefault="00A15BB3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Use case ends.</w:t>
            </w:r>
          </w:p>
        </w:tc>
      </w:tr>
    </w:tbl>
    <w:p w:rsidR="00A15BB3" w:rsidRPr="00F6228A" w:rsidRDefault="00A15BB3" w:rsidP="00A15BB3">
      <w:pPr>
        <w:spacing w:before="60" w:after="60"/>
        <w:rPr>
          <w:rFonts w:ascii="Times New Roman" w:hAnsi="Times New Roman"/>
          <w:szCs w:val="24"/>
          <w:lang w:val="en-US"/>
        </w:rPr>
      </w:pPr>
    </w:p>
    <w:tbl>
      <w:tblPr>
        <w:tblW w:w="0" w:type="auto"/>
        <w:tblInd w:w="60" w:type="dxa"/>
        <w:tblLayout w:type="fixed"/>
        <w:tblCellMar>
          <w:left w:w="60" w:type="dxa"/>
          <w:right w:w="60" w:type="dxa"/>
        </w:tblCellMar>
        <w:tblLook w:val="0000"/>
      </w:tblPr>
      <w:tblGrid>
        <w:gridCol w:w="1500"/>
        <w:gridCol w:w="2910"/>
        <w:gridCol w:w="2125"/>
        <w:gridCol w:w="3250"/>
      </w:tblGrid>
      <w:tr w:rsidR="00A15BB3" w:rsidRPr="000B31EC" w:rsidTr="00E8760D">
        <w:trPr>
          <w:trHeight w:val="237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Related To:</w:t>
            </w:r>
          </w:p>
        </w:tc>
        <w:tc>
          <w:tcPr>
            <w:tcW w:w="291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Source</w:t>
            </w:r>
          </w:p>
        </w:tc>
        <w:tc>
          <w:tcPr>
            <w:tcW w:w="2125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Connector</w:t>
            </w:r>
          </w:p>
        </w:tc>
        <w:tc>
          <w:tcPr>
            <w:tcW w:w="325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Target</w:t>
            </w:r>
          </w:p>
        </w:tc>
      </w:tr>
      <w:tr w:rsidR="00A15BB3" w:rsidRPr="000B31EC" w:rsidTr="00E8760D"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91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A15BB3" w:rsidRPr="00F6228A" w:rsidRDefault="00DF5B6C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15BB3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t xml:space="preserve">Acceptance </w:t>
            </w:r>
            <w:proofErr w:type="spellStart"/>
            <w:r w:rsidR="00A15BB3" w:rsidRPr="00F6228A">
              <w:rPr>
                <w:rFonts w:ascii="Times New Roman" w:hAnsi="Times New Roman"/>
                <w:szCs w:val="24"/>
                <w:lang w:val="en-US"/>
              </w:rPr>
              <w:t>Tests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t>Stop</w:t>
            </w:r>
            <w:proofErr w:type="spellEnd"/>
            <w:r w:rsidR="00A15BB3" w:rsidRPr="00F6228A">
              <w:rPr>
                <w:rFonts w:ascii="Times New Roman" w:hAnsi="Times New Roman"/>
                <w:szCs w:val="24"/>
                <w:lang w:val="en-US"/>
              </w:rPr>
              <w:t xml:space="preserve"> time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A15BB3" w:rsidRPr="00F6228A" w:rsidRDefault="00A15BB3" w:rsidP="00E8760D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125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A15BB3" w:rsidRPr="00F6228A" w:rsidRDefault="00DF5B6C" w:rsidP="00E8760D">
            <w:pPr>
              <w:spacing w:before="60" w:after="60"/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15BB3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15BB3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instrText>Connector.Type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A15BB3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t>Trace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25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A15BB3" w:rsidRPr="00F6228A" w:rsidRDefault="00DF5B6C" w:rsidP="00E8760D">
            <w:pPr>
              <w:spacing w:before="60" w:after="60"/>
              <w:rPr>
                <w:rFonts w:ascii="Times New Roman" w:hAnsi="Times New Roman"/>
                <w:sz w:val="20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15BB3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t>Functional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t>5ST-001: StopTime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A15BB3" w:rsidRPr="00F6228A" w:rsidRDefault="00A15BB3" w:rsidP="00E8760D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</w:tr>
    </w:tbl>
    <w:p w:rsidR="00A15BB3" w:rsidRPr="00F6228A" w:rsidRDefault="00A15BB3" w:rsidP="00A15BB3">
      <w:pPr>
        <w:spacing w:before="60" w:after="60"/>
        <w:rPr>
          <w:rFonts w:ascii="Times New Roman" w:hAnsi="Times New Roman"/>
          <w:szCs w:val="24"/>
          <w:lang w:val="en-US"/>
        </w:rPr>
      </w:pPr>
    </w:p>
    <w:tbl>
      <w:tblPr>
        <w:tblW w:w="0" w:type="auto"/>
        <w:tblLayout w:type="fixed"/>
        <w:tblCellMar>
          <w:left w:w="60" w:type="dxa"/>
          <w:right w:w="60" w:type="dxa"/>
        </w:tblCellMar>
        <w:tblLook w:val="0000"/>
      </w:tblPr>
      <w:tblGrid>
        <w:gridCol w:w="1500"/>
        <w:gridCol w:w="2031"/>
        <w:gridCol w:w="2769"/>
        <w:gridCol w:w="3498"/>
      </w:tblGrid>
      <w:tr w:rsidR="00A15BB3" w:rsidRPr="000B31EC" w:rsidTr="00E8760D"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bookmarkEnd w:id="325"/>
          <w:p w:rsidR="00A15BB3" w:rsidRPr="00F6228A" w:rsidRDefault="00A15BB3" w:rsidP="00E8760D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Use Case:</w:t>
            </w:r>
          </w:p>
        </w:tc>
        <w:tc>
          <w:tcPr>
            <w:tcW w:w="4800" w:type="dxa"/>
            <w:gridSpan w:val="2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F6228A" w:rsidRDefault="00DF5B6C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15BB3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instrText>Element.Name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t>View task detail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>
              <w:rPr>
                <w:rFonts w:ascii="Times New Roman" w:hAnsi="Times New Roman"/>
                <w:szCs w:val="24"/>
                <w:lang w:val="en-US"/>
              </w:rPr>
              <w:t>Test Id: T1</w:t>
            </w:r>
            <w:ins w:id="334" w:author="David Silva" w:date="2013-05-27T19:20:00Z">
              <w:r w:rsidR="00936EF0">
                <w:rPr>
                  <w:rFonts w:ascii="Times New Roman" w:hAnsi="Times New Roman"/>
                  <w:szCs w:val="24"/>
                  <w:lang w:val="en-US"/>
                </w:rPr>
                <w:t>3</w:t>
              </w:r>
            </w:ins>
            <w:del w:id="335" w:author="David Silva" w:date="2013-05-27T19:20:00Z">
              <w:r w:rsidDel="00936EF0">
                <w:rPr>
                  <w:rFonts w:ascii="Times New Roman" w:hAnsi="Times New Roman"/>
                  <w:szCs w:val="24"/>
                  <w:lang w:val="en-US"/>
                </w:rPr>
                <w:delText>4</w:delText>
              </w:r>
            </w:del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Element.Alias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A15BB3" w:rsidRPr="000B31EC" w:rsidTr="00E8760D"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Status:</w:t>
            </w:r>
          </w:p>
        </w:tc>
        <w:tc>
          <w:tcPr>
            <w:tcW w:w="2031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F6228A" w:rsidRDefault="00DF5B6C" w:rsidP="00E8760D">
            <w:pPr>
              <w:tabs>
                <w:tab w:val="left" w:pos="2160"/>
                <w:tab w:val="left" w:pos="3150"/>
                <w:tab w:val="left" w:pos="567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15BB3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instrText>Element.Status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del w:id="336" w:author="David Silva" w:date="2013-05-27T21:24:00Z">
              <w:r w:rsidR="00A15BB3" w:rsidRPr="00F6228A" w:rsidDel="00A46F0C">
                <w:rPr>
                  <w:rFonts w:ascii="Times New Roman" w:hAnsi="Times New Roman"/>
                  <w:szCs w:val="24"/>
                  <w:lang w:val="en-US"/>
                </w:rPr>
                <w:delText>Proposed</w:delText>
              </w:r>
            </w:del>
            <w:ins w:id="337" w:author="David Silva" w:date="2013-05-27T21:24:00Z">
              <w:r w:rsidR="00A46F0C">
                <w:rPr>
                  <w:rFonts w:ascii="Times New Roman" w:hAnsi="Times New Roman"/>
                  <w:szCs w:val="24"/>
                  <w:lang w:val="en-US"/>
                </w:rPr>
                <w:t>Draft</w:t>
              </w:r>
            </w:ins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2769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tabs>
                <w:tab w:val="left" w:pos="900"/>
                <w:tab w:val="left" w:pos="3150"/>
                <w:tab w:val="left" w:pos="5670"/>
              </w:tabs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Version: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Element.Version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1.0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tabs>
                <w:tab w:val="left" w:pos="990"/>
                <w:tab w:val="left" w:pos="4590"/>
                <w:tab w:val="left" w:pos="567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Phase: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Element.Phase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1.0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A15BB3" w:rsidRPr="000B31EC" w:rsidTr="00E8760D">
        <w:trPr>
          <w:trHeight w:val="280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Author:</w:t>
            </w:r>
          </w:p>
        </w:tc>
        <w:tc>
          <w:tcPr>
            <w:tcW w:w="2031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F6228A" w:rsidRDefault="00DF5B6C" w:rsidP="00E8760D">
            <w:pPr>
              <w:tabs>
                <w:tab w:val="left" w:pos="216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15BB3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instrText>Element.Author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t>David Silva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2769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tabs>
                <w:tab w:val="left" w:pos="90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Created: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Element.DateCreatedShort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16-05-2013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tabs>
                <w:tab w:val="left" w:pos="99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del w:id="338" w:author="David Silva" w:date="2013-05-27T19:41:00Z"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delText>Modified:</w:delText>
              </w:r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tab/>
              </w:r>
              <w:r w:rsidR="00DF5B6C" w:rsidRPr="00F6228A" w:rsidDel="00280B27">
                <w:rPr>
                  <w:rFonts w:ascii="Times New Roman" w:hAnsi="Times New Roman"/>
                  <w:szCs w:val="24"/>
                  <w:lang w:val="en-US"/>
                </w:rPr>
                <w:fldChar w:fldCharType="begin" w:fldLock="1"/>
              </w:r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delInstrText>MERGEFIELD Element.DateModifiedShort</w:delInstrText>
              </w:r>
              <w:r w:rsidR="00DF5B6C" w:rsidRPr="00F6228A" w:rsidDel="00280B27">
                <w:rPr>
                  <w:rFonts w:ascii="Times New Roman" w:hAnsi="Times New Roman"/>
                  <w:szCs w:val="24"/>
                  <w:lang w:val="en-US"/>
                </w:rPr>
                <w:fldChar w:fldCharType="separate"/>
              </w:r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delText>16-05-2013</w:delText>
              </w:r>
              <w:r w:rsidR="00DF5B6C" w:rsidRPr="00F6228A" w:rsidDel="00280B27">
                <w:rPr>
                  <w:rFonts w:ascii="Times New Roman" w:hAnsi="Times New Roman"/>
                  <w:szCs w:val="24"/>
                  <w:lang w:val="en-US"/>
                </w:rPr>
                <w:fldChar w:fldCharType="end"/>
              </w:r>
            </w:del>
            <w:ins w:id="339" w:author="David Silva" w:date="2013-05-27T19:41:00Z">
              <w:r w:rsidR="00280B27">
                <w:rPr>
                  <w:rFonts w:ascii="Times New Roman" w:hAnsi="Times New Roman"/>
                  <w:szCs w:val="24"/>
                  <w:lang w:val="en-US"/>
                </w:rPr>
                <w:t>Modified: 21-05-2013</w:t>
              </w:r>
            </w:ins>
          </w:p>
        </w:tc>
      </w:tr>
      <w:tr w:rsidR="00A15BB3" w:rsidRPr="000B31EC" w:rsidTr="00E8760D">
        <w:trPr>
          <w:trHeight w:val="387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50" w:type="dxa"/>
              <w:left w:w="0" w:type="dxa"/>
              <w:bottom w:w="0" w:type="dxa"/>
              <w:right w:w="50" w:type="dxa"/>
            </w:tcMar>
          </w:tcPr>
          <w:p w:rsidR="00A15BB3" w:rsidRPr="00F6228A" w:rsidRDefault="00A15BB3" w:rsidP="00E8760D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Notes:</w:t>
            </w:r>
          </w:p>
        </w:tc>
        <w:tc>
          <w:tcPr>
            <w:tcW w:w="8298" w:type="dxa"/>
            <w:gridSpan w:val="3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50" w:type="dxa"/>
              <w:left w:w="0" w:type="dxa"/>
              <w:bottom w:w="0" w:type="dxa"/>
              <w:right w:w="50" w:type="dxa"/>
            </w:tcMar>
          </w:tcPr>
          <w:p w:rsidR="00A15BB3" w:rsidRPr="000B31EC" w:rsidRDefault="00DF5B6C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15BB3" w:rsidRPr="000B31EC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15BB3" w:rsidRPr="000B31EC">
              <w:rPr>
                <w:rFonts w:ascii="Times New Roman" w:hAnsi="Times New Roman"/>
                <w:szCs w:val="24"/>
                <w:lang w:val="en-US"/>
              </w:rPr>
              <w:instrText>Element.Notes</w:instrTex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  <w:p w:rsidR="00A15BB3" w:rsidRPr="000B31EC" w:rsidRDefault="00A15BB3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commentRangeStart w:id="340"/>
            <w:r w:rsidRPr="000B31EC">
              <w:rPr>
                <w:rFonts w:ascii="Times New Roman" w:hAnsi="Times New Roman"/>
                <w:szCs w:val="24"/>
                <w:u w:val="single"/>
                <w:lang w:val="en-US"/>
              </w:rPr>
              <w:t>Start:</w:t>
            </w:r>
            <w:commentRangeEnd w:id="340"/>
            <w:r w:rsidR="00AF07C1">
              <w:rPr>
                <w:rStyle w:val="Refdecomentrio"/>
                <w:rFonts w:ascii="Arial" w:eastAsiaTheme="minorEastAsia" w:hAnsi="Arial"/>
                <w:color w:val="000000"/>
                <w:lang w:val="en-AU" w:eastAsia="pt-PT"/>
              </w:rPr>
              <w:commentReference w:id="340"/>
            </w:r>
          </w:p>
          <w:p w:rsidR="00A15BB3" w:rsidRPr="000B31EC" w:rsidRDefault="00A15BB3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>1. Click on button to view task details from an entry of the task list from main window (The first one from the group of 3 buttons)</w:t>
            </w:r>
          </w:p>
          <w:p w:rsidR="00A15BB3" w:rsidRPr="000B31EC" w:rsidRDefault="00A15BB3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</w:p>
          <w:p w:rsidR="00A15BB3" w:rsidRPr="000B31EC" w:rsidRDefault="00A15BB3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u w:val="single"/>
                <w:lang w:val="en-US"/>
              </w:rPr>
              <w:t>Result:</w:t>
            </w:r>
          </w:p>
          <w:p w:rsidR="00A15BB3" w:rsidRPr="000B31EC" w:rsidRDefault="00A15BB3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 xml:space="preserve">The system loads </w:t>
            </w:r>
            <w:ins w:id="341" w:author="Carla" w:date="2013-05-29T23:13:00Z">
              <w:r w:rsidR="00A676E1">
                <w:rPr>
                  <w:rFonts w:ascii="Times New Roman" w:hAnsi="Times New Roman"/>
                  <w:szCs w:val="24"/>
                  <w:lang w:val="en-US"/>
                </w:rPr>
                <w:t xml:space="preserve">the </w:t>
              </w:r>
            </w:ins>
            <w:r w:rsidRPr="000B31EC">
              <w:rPr>
                <w:rFonts w:ascii="Times New Roman" w:hAnsi="Times New Roman"/>
                <w:szCs w:val="24"/>
                <w:lang w:val="en-US"/>
              </w:rPr>
              <w:t xml:space="preserve">selected task information from the database and presents a window with the task name, </w:t>
            </w:r>
            <w:del w:id="342" w:author="Carla" w:date="2013-05-29T23:14:00Z">
              <w:r w:rsidRPr="000B31EC" w:rsidDel="00A676E1">
                <w:rPr>
                  <w:rFonts w:ascii="Times New Roman" w:hAnsi="Times New Roman"/>
                  <w:szCs w:val="24"/>
                  <w:lang w:val="en-US"/>
                </w:rPr>
                <w:delText xml:space="preserve"> </w:delText>
              </w:r>
            </w:del>
            <w:r w:rsidRPr="000B31EC">
              <w:rPr>
                <w:rFonts w:ascii="Times New Roman" w:hAnsi="Times New Roman"/>
                <w:szCs w:val="24"/>
                <w:lang w:val="en-US"/>
              </w:rPr>
              <w:t>description and the individual times list, with respective start date, end date and time spent.</w:t>
            </w:r>
          </w:p>
          <w:p w:rsidR="00A15BB3" w:rsidRPr="00F6228A" w:rsidRDefault="00A15BB3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Use case ends.</w:t>
            </w:r>
          </w:p>
        </w:tc>
      </w:tr>
    </w:tbl>
    <w:p w:rsidR="00A15BB3" w:rsidRPr="00F6228A" w:rsidRDefault="00A15BB3" w:rsidP="00A15BB3">
      <w:pPr>
        <w:spacing w:before="60" w:after="60"/>
        <w:rPr>
          <w:rFonts w:ascii="Times New Roman" w:hAnsi="Times New Roman"/>
          <w:szCs w:val="24"/>
          <w:lang w:val="en-US"/>
        </w:rPr>
      </w:pPr>
    </w:p>
    <w:p w:rsidR="00A15BB3" w:rsidRPr="00F6228A" w:rsidRDefault="00A15BB3" w:rsidP="00A15BB3">
      <w:pPr>
        <w:spacing w:before="60" w:after="60"/>
        <w:rPr>
          <w:rFonts w:ascii="Times New Roman" w:hAnsi="Times New Roman"/>
          <w:szCs w:val="24"/>
          <w:lang w:val="en-US"/>
        </w:rPr>
      </w:pPr>
    </w:p>
    <w:tbl>
      <w:tblPr>
        <w:tblW w:w="0" w:type="auto"/>
        <w:tblInd w:w="60" w:type="dxa"/>
        <w:tblLayout w:type="fixed"/>
        <w:tblCellMar>
          <w:left w:w="60" w:type="dxa"/>
          <w:right w:w="60" w:type="dxa"/>
        </w:tblCellMar>
        <w:tblLook w:val="0000"/>
      </w:tblPr>
      <w:tblGrid>
        <w:gridCol w:w="1500"/>
        <w:gridCol w:w="2910"/>
        <w:gridCol w:w="2125"/>
        <w:gridCol w:w="3250"/>
      </w:tblGrid>
      <w:tr w:rsidR="00A15BB3" w:rsidRPr="000B31EC" w:rsidTr="00E8760D">
        <w:trPr>
          <w:trHeight w:val="237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Related To:</w:t>
            </w:r>
          </w:p>
        </w:tc>
        <w:tc>
          <w:tcPr>
            <w:tcW w:w="291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Source</w:t>
            </w:r>
          </w:p>
        </w:tc>
        <w:tc>
          <w:tcPr>
            <w:tcW w:w="2125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Connector</w:t>
            </w:r>
          </w:p>
        </w:tc>
        <w:tc>
          <w:tcPr>
            <w:tcW w:w="325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Target</w:t>
            </w:r>
          </w:p>
        </w:tc>
      </w:tr>
      <w:tr w:rsidR="00A15BB3" w:rsidRPr="000B31EC" w:rsidTr="00E8760D"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91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A15BB3" w:rsidRPr="00F6228A" w:rsidRDefault="00DF5B6C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15BB3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t xml:space="preserve">Acceptance </w:t>
            </w:r>
            <w:proofErr w:type="spellStart"/>
            <w:r w:rsidR="00A15BB3" w:rsidRPr="00F6228A">
              <w:rPr>
                <w:rFonts w:ascii="Times New Roman" w:hAnsi="Times New Roman"/>
                <w:szCs w:val="24"/>
                <w:lang w:val="en-US"/>
              </w:rPr>
              <w:t>Tests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t>View</w:t>
            </w:r>
            <w:proofErr w:type="spellEnd"/>
            <w:r w:rsidR="00A15BB3" w:rsidRPr="00F6228A">
              <w:rPr>
                <w:rFonts w:ascii="Times New Roman" w:hAnsi="Times New Roman"/>
                <w:szCs w:val="24"/>
                <w:lang w:val="en-US"/>
              </w:rPr>
              <w:t xml:space="preserve"> task detail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A15BB3" w:rsidRPr="00F6228A" w:rsidRDefault="00A15BB3" w:rsidP="00E8760D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125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A15BB3" w:rsidRPr="00F6228A" w:rsidRDefault="00DF5B6C" w:rsidP="00E8760D">
            <w:pPr>
              <w:spacing w:before="60" w:after="60"/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15BB3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15BB3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instrText>Connector.Type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A15BB3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t>Trace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25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A15BB3" w:rsidRPr="00F6228A" w:rsidRDefault="00DF5B6C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15BB3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t>Functional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t>14VTD-001: TaskDetails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A15BB3" w:rsidRPr="00F6228A" w:rsidRDefault="00A15BB3" w:rsidP="00E8760D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</w:tr>
      <w:tr w:rsidR="00A15BB3" w:rsidRPr="000B31EC" w:rsidTr="00E8760D"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91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A15BB3" w:rsidRPr="00F6228A" w:rsidRDefault="00DF5B6C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15BB3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t xml:space="preserve">Acceptance </w:t>
            </w:r>
            <w:proofErr w:type="spellStart"/>
            <w:r w:rsidR="00A15BB3" w:rsidRPr="00F6228A">
              <w:rPr>
                <w:rFonts w:ascii="Times New Roman" w:hAnsi="Times New Roman"/>
                <w:szCs w:val="24"/>
                <w:lang w:val="en-US"/>
              </w:rPr>
              <w:t>Tests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t>View</w:t>
            </w:r>
            <w:proofErr w:type="spellEnd"/>
            <w:r w:rsidR="00A15BB3" w:rsidRPr="00F6228A">
              <w:rPr>
                <w:rFonts w:ascii="Times New Roman" w:hAnsi="Times New Roman"/>
                <w:szCs w:val="24"/>
                <w:lang w:val="en-US"/>
              </w:rPr>
              <w:t xml:space="preserve"> task detail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A15BB3" w:rsidRPr="00F6228A" w:rsidRDefault="00A15BB3" w:rsidP="00E8760D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125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A15BB3" w:rsidRPr="00F6228A" w:rsidRDefault="00DF5B6C" w:rsidP="00E8760D">
            <w:pPr>
              <w:spacing w:before="60" w:after="60"/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15BB3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15BB3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instrText>Connector.Type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A15BB3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t>Trace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25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A15BB3" w:rsidRPr="00F6228A" w:rsidRDefault="00DF5B6C" w:rsidP="00E8760D">
            <w:pPr>
              <w:spacing w:before="60" w:after="60"/>
              <w:rPr>
                <w:rFonts w:ascii="Times New Roman" w:hAnsi="Times New Roman"/>
                <w:sz w:val="20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15BB3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t>Functional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t>14VTD-002: TaskDetails.Calculate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A15BB3" w:rsidRPr="00F6228A" w:rsidRDefault="00A15BB3" w:rsidP="00E8760D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</w:tr>
      <w:tr w:rsidR="00A15BB3" w:rsidRPr="00F0171D" w:rsidTr="00E8760D"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A15BB3" w:rsidRPr="00F6228A" w:rsidRDefault="00A15BB3" w:rsidP="00E8760D">
            <w:pPr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91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A15BB3" w:rsidRPr="00F6228A" w:rsidRDefault="00DF5B6C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15BB3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t xml:space="preserve">Acceptance </w:t>
            </w:r>
            <w:proofErr w:type="spellStart"/>
            <w:r w:rsidR="00A15BB3" w:rsidRPr="00F6228A">
              <w:rPr>
                <w:rFonts w:ascii="Times New Roman" w:hAnsi="Times New Roman"/>
                <w:szCs w:val="24"/>
                <w:lang w:val="en-US"/>
              </w:rPr>
              <w:t>Tests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A15BB3" w:rsidRPr="00F6228A">
              <w:rPr>
                <w:rFonts w:ascii="Times New Roman" w:hAnsi="Times New Roman"/>
                <w:szCs w:val="24"/>
                <w:lang w:val="en-US"/>
              </w:rPr>
              <w:t>View</w:t>
            </w:r>
            <w:proofErr w:type="spellEnd"/>
            <w:r w:rsidR="00A15BB3" w:rsidRPr="00F6228A">
              <w:rPr>
                <w:rFonts w:ascii="Times New Roman" w:hAnsi="Times New Roman"/>
                <w:szCs w:val="24"/>
                <w:lang w:val="en-US"/>
              </w:rPr>
              <w:t xml:space="preserve"> task detail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A15BB3" w:rsidRPr="00F6228A" w:rsidRDefault="00A15BB3" w:rsidP="00E8760D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125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A15BB3" w:rsidRPr="00F6228A" w:rsidRDefault="00DF5B6C" w:rsidP="00E8760D">
            <w:pPr>
              <w:spacing w:before="60" w:after="60"/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15BB3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15BB3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instrText>Connector.Type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A15BB3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t>Trace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25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A15BB3" w:rsidRPr="000B31EC" w:rsidRDefault="00DF5B6C" w:rsidP="00E8760D">
            <w:pPr>
              <w:spacing w:before="60" w:after="60"/>
              <w:rPr>
                <w:rFonts w:ascii="Times New Roman" w:hAnsi="Times New Roman"/>
                <w:sz w:val="20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15BB3" w:rsidRPr="000B31EC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15BB3" w:rsidRPr="000B31EC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A15BB3" w:rsidRPr="000B31EC">
              <w:rPr>
                <w:rFonts w:ascii="Times New Roman" w:hAnsi="Times New Roman"/>
                <w:szCs w:val="24"/>
                <w:lang w:val="en-US"/>
              </w:rPr>
              <w:t>Interface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A15BB3" w:rsidRPr="000B31EC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A15BB3" w:rsidRPr="000B31EC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A15BB3" w:rsidRPr="000B31EC">
              <w:rPr>
                <w:rFonts w:ascii="Times New Roman" w:hAnsi="Times New Roman"/>
                <w:szCs w:val="24"/>
                <w:lang w:val="en-US"/>
              </w:rPr>
              <w:t>UI-007: Clicking in view details button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A15BB3" w:rsidRPr="000B31EC" w:rsidRDefault="00A15BB3" w:rsidP="00E8760D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</w:tr>
    </w:tbl>
    <w:p w:rsidR="00A15BB3" w:rsidRPr="000B31EC" w:rsidRDefault="00A15BB3" w:rsidP="00A15BB3">
      <w:pPr>
        <w:spacing w:before="60" w:after="60"/>
        <w:rPr>
          <w:rFonts w:ascii="Times New Roman" w:hAnsi="Times New Roman"/>
          <w:szCs w:val="24"/>
          <w:lang w:val="en-US"/>
        </w:rPr>
      </w:pPr>
    </w:p>
    <w:p w:rsidR="00A15BB3" w:rsidRDefault="00A15BB3" w:rsidP="00A15BB3">
      <w:pPr>
        <w:rPr>
          <w:rFonts w:eastAsia="Times New Roman"/>
          <w:szCs w:val="24"/>
          <w:lang w:val="en-US"/>
        </w:rPr>
      </w:pPr>
    </w:p>
    <w:p w:rsidR="00A15BB3" w:rsidRDefault="00A15BB3" w:rsidP="00A15BB3">
      <w:pPr>
        <w:rPr>
          <w:rFonts w:eastAsia="Times New Roman"/>
          <w:szCs w:val="24"/>
          <w:lang w:val="en-US"/>
        </w:rPr>
      </w:pPr>
    </w:p>
    <w:p w:rsidR="008E51E2" w:rsidRDefault="008E51E2">
      <w:pPr>
        <w:rPr>
          <w:rFonts w:eastAsia="Times New Roman"/>
          <w:szCs w:val="24"/>
          <w:lang w:val="en-US"/>
        </w:rPr>
      </w:pPr>
      <w:r>
        <w:rPr>
          <w:rFonts w:eastAsia="Times New Roman"/>
          <w:szCs w:val="24"/>
          <w:lang w:val="en-US"/>
        </w:rPr>
        <w:br w:type="page"/>
      </w:r>
    </w:p>
    <w:tbl>
      <w:tblPr>
        <w:tblW w:w="0" w:type="auto"/>
        <w:tblLayout w:type="fixed"/>
        <w:tblCellMar>
          <w:left w:w="60" w:type="dxa"/>
          <w:right w:w="60" w:type="dxa"/>
        </w:tblCellMar>
        <w:tblLook w:val="0000"/>
      </w:tblPr>
      <w:tblGrid>
        <w:gridCol w:w="1500"/>
        <w:gridCol w:w="2031"/>
        <w:gridCol w:w="2769"/>
        <w:gridCol w:w="3498"/>
      </w:tblGrid>
      <w:tr w:rsidR="006B2FF0" w:rsidRPr="000B31EC" w:rsidTr="00E8760D"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bookmarkStart w:id="343" w:name="BKM_15E0B965_CAE5_453a_A033_229880D09FF9"/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lastRenderedPageBreak/>
              <w:t>Use Case:</w:t>
            </w:r>
          </w:p>
        </w:tc>
        <w:tc>
          <w:tcPr>
            <w:tcW w:w="4800" w:type="dxa"/>
            <w:gridSpan w:val="2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F6228A" w:rsidRDefault="00DF5B6C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B2FF0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instrText>Element.Name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t>Cancel Edition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>
              <w:rPr>
                <w:rFonts w:ascii="Times New Roman" w:hAnsi="Times New Roman"/>
                <w:szCs w:val="24"/>
                <w:lang w:val="en-US"/>
              </w:rPr>
              <w:t>Test Id: T1</w:t>
            </w:r>
            <w:ins w:id="344" w:author="David Silva" w:date="2013-05-27T19:21:00Z">
              <w:r w:rsidR="00936EF0">
                <w:rPr>
                  <w:rFonts w:ascii="Times New Roman" w:hAnsi="Times New Roman"/>
                  <w:szCs w:val="24"/>
                  <w:lang w:val="en-US"/>
                </w:rPr>
                <w:t>4</w:t>
              </w:r>
            </w:ins>
            <w:del w:id="345" w:author="David Silva" w:date="2013-05-27T19:21:00Z">
              <w:r w:rsidDel="00936EF0">
                <w:rPr>
                  <w:rFonts w:ascii="Times New Roman" w:hAnsi="Times New Roman"/>
                  <w:szCs w:val="24"/>
                  <w:lang w:val="en-US"/>
                </w:rPr>
                <w:delText>5</w:delText>
              </w:r>
            </w:del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Element.Alias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6B2FF0" w:rsidRPr="000B31EC" w:rsidTr="00E8760D"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Status:</w:t>
            </w:r>
          </w:p>
        </w:tc>
        <w:tc>
          <w:tcPr>
            <w:tcW w:w="2031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F6228A" w:rsidRDefault="00DF5B6C" w:rsidP="00E8760D">
            <w:pPr>
              <w:tabs>
                <w:tab w:val="left" w:pos="2160"/>
                <w:tab w:val="left" w:pos="3150"/>
                <w:tab w:val="left" w:pos="567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B2FF0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instrText>Element.Status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del w:id="346" w:author="David Silva" w:date="2013-05-27T21:24:00Z">
              <w:r w:rsidR="006B2FF0" w:rsidRPr="00F6228A" w:rsidDel="00A46F0C">
                <w:rPr>
                  <w:rFonts w:ascii="Times New Roman" w:hAnsi="Times New Roman"/>
                  <w:szCs w:val="24"/>
                  <w:lang w:val="en-US"/>
                </w:rPr>
                <w:delText>Proposed</w:delText>
              </w:r>
            </w:del>
            <w:ins w:id="347" w:author="David Silva" w:date="2013-05-27T21:24:00Z">
              <w:r w:rsidR="00A46F0C">
                <w:rPr>
                  <w:rFonts w:ascii="Times New Roman" w:hAnsi="Times New Roman"/>
                  <w:szCs w:val="24"/>
                  <w:lang w:val="en-US"/>
                </w:rPr>
                <w:t>Draft</w:t>
              </w:r>
            </w:ins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2769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tabs>
                <w:tab w:val="left" w:pos="900"/>
                <w:tab w:val="left" w:pos="3150"/>
                <w:tab w:val="left" w:pos="5670"/>
              </w:tabs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Version: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Element.Version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1.0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tabs>
                <w:tab w:val="left" w:pos="990"/>
                <w:tab w:val="left" w:pos="4590"/>
                <w:tab w:val="left" w:pos="567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Phase: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Element.Phase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1.0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6B2FF0" w:rsidRPr="000B31EC" w:rsidTr="00E8760D">
        <w:trPr>
          <w:trHeight w:val="280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Author:</w:t>
            </w:r>
          </w:p>
        </w:tc>
        <w:tc>
          <w:tcPr>
            <w:tcW w:w="2031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F6228A" w:rsidRDefault="00DF5B6C" w:rsidP="00E8760D">
            <w:pPr>
              <w:tabs>
                <w:tab w:val="left" w:pos="216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B2FF0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instrText>Element.Author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t>David Silva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2769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tabs>
                <w:tab w:val="left" w:pos="90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Created: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Element.DateCreatedShort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16-05-2013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tabs>
                <w:tab w:val="left" w:pos="99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del w:id="348" w:author="David Silva" w:date="2013-05-27T19:41:00Z"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delText>Modified:</w:delText>
              </w:r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tab/>
              </w:r>
              <w:r w:rsidR="00DF5B6C" w:rsidRPr="00F6228A" w:rsidDel="00280B27">
                <w:rPr>
                  <w:rFonts w:ascii="Times New Roman" w:hAnsi="Times New Roman"/>
                  <w:szCs w:val="24"/>
                  <w:lang w:val="en-US"/>
                </w:rPr>
                <w:fldChar w:fldCharType="begin" w:fldLock="1"/>
              </w:r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delInstrText>MERGEFIELD Element.DateModifiedShort</w:delInstrText>
              </w:r>
              <w:r w:rsidR="00DF5B6C" w:rsidRPr="00F6228A" w:rsidDel="00280B27">
                <w:rPr>
                  <w:rFonts w:ascii="Times New Roman" w:hAnsi="Times New Roman"/>
                  <w:szCs w:val="24"/>
                  <w:lang w:val="en-US"/>
                </w:rPr>
                <w:fldChar w:fldCharType="separate"/>
              </w:r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delText>16-05-2013</w:delText>
              </w:r>
              <w:r w:rsidR="00DF5B6C" w:rsidRPr="00F6228A" w:rsidDel="00280B27">
                <w:rPr>
                  <w:rFonts w:ascii="Times New Roman" w:hAnsi="Times New Roman"/>
                  <w:szCs w:val="24"/>
                  <w:lang w:val="en-US"/>
                </w:rPr>
                <w:fldChar w:fldCharType="end"/>
              </w:r>
            </w:del>
            <w:ins w:id="349" w:author="David Silva" w:date="2013-05-27T19:41:00Z">
              <w:r w:rsidR="00280B27">
                <w:rPr>
                  <w:rFonts w:ascii="Times New Roman" w:hAnsi="Times New Roman"/>
                  <w:szCs w:val="24"/>
                  <w:lang w:val="en-US"/>
                </w:rPr>
                <w:t>Modified: 21-05-2013</w:t>
              </w:r>
            </w:ins>
          </w:p>
        </w:tc>
      </w:tr>
      <w:tr w:rsidR="006B2FF0" w:rsidRPr="000B31EC" w:rsidTr="00E8760D">
        <w:trPr>
          <w:trHeight w:val="387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50" w:type="dxa"/>
              <w:left w:w="0" w:type="dxa"/>
              <w:bottom w:w="0" w:type="dxa"/>
              <w:right w:w="50" w:type="dxa"/>
            </w:tcMar>
          </w:tcPr>
          <w:p w:rsidR="006B2FF0" w:rsidRPr="00F6228A" w:rsidRDefault="006B2FF0" w:rsidP="00E8760D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Notes:</w:t>
            </w:r>
          </w:p>
        </w:tc>
        <w:tc>
          <w:tcPr>
            <w:tcW w:w="8298" w:type="dxa"/>
            <w:gridSpan w:val="3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50" w:type="dxa"/>
              <w:left w:w="0" w:type="dxa"/>
              <w:bottom w:w="0" w:type="dxa"/>
              <w:right w:w="50" w:type="dxa"/>
            </w:tcMar>
          </w:tcPr>
          <w:p w:rsidR="006B2FF0" w:rsidRPr="000B31EC" w:rsidRDefault="00DF5B6C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B2FF0" w:rsidRPr="000B31EC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B2FF0" w:rsidRPr="000B31EC">
              <w:rPr>
                <w:rFonts w:ascii="Times New Roman" w:hAnsi="Times New Roman"/>
                <w:szCs w:val="24"/>
                <w:lang w:val="en-US"/>
              </w:rPr>
              <w:instrText>Element.Notes</w:instrTex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  <w:p w:rsidR="006B2FF0" w:rsidRPr="000B31EC" w:rsidRDefault="006B2FF0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u w:val="single"/>
                <w:lang w:val="en-US"/>
              </w:rPr>
              <w:t>Start:</w:t>
            </w:r>
          </w:p>
          <w:p w:rsidR="006B2FF0" w:rsidRPr="000B31EC" w:rsidRDefault="006B2FF0" w:rsidP="00E8760D">
            <w:pPr>
              <w:pStyle w:val="PargrafodaLista"/>
              <w:numPr>
                <w:ilvl w:val="0"/>
                <w:numId w:val="4"/>
              </w:num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 xml:space="preserve">Click 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 xml:space="preserve">in the edit button </w:t>
            </w:r>
            <w:r w:rsidRPr="000B31EC">
              <w:rPr>
                <w:rFonts w:ascii="Times New Roman" w:hAnsi="Times New Roman"/>
                <w:szCs w:val="24"/>
                <w:lang w:val="en-US"/>
              </w:rPr>
              <w:t>from the main window</w:t>
            </w:r>
          </w:p>
          <w:p w:rsidR="006B2FF0" w:rsidRPr="000B31EC" w:rsidRDefault="006B2FF0" w:rsidP="00E8760D">
            <w:pPr>
              <w:pStyle w:val="PargrafodaLista"/>
              <w:numPr>
                <w:ilvl w:val="0"/>
                <w:numId w:val="4"/>
              </w:num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>Edit some fields with random values from the Edit task window</w:t>
            </w:r>
          </w:p>
          <w:p w:rsidR="006B2FF0" w:rsidRPr="000B31EC" w:rsidRDefault="006B2FF0" w:rsidP="00E8760D">
            <w:pPr>
              <w:pStyle w:val="PargrafodaLista"/>
              <w:numPr>
                <w:ilvl w:val="0"/>
                <w:numId w:val="4"/>
              </w:num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>Click Cancel button</w:t>
            </w:r>
          </w:p>
          <w:p w:rsidR="006B2FF0" w:rsidRPr="000B31EC" w:rsidRDefault="006B2FF0" w:rsidP="00E8760D">
            <w:pPr>
              <w:pStyle w:val="PargrafodaLista"/>
              <w:numPr>
                <w:ilvl w:val="0"/>
                <w:numId w:val="4"/>
              </w:num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>Click in the edit button from the main window</w:t>
            </w:r>
          </w:p>
          <w:p w:rsidR="006B2FF0" w:rsidRPr="000B31EC" w:rsidRDefault="006B2FF0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</w:p>
          <w:p w:rsidR="006B2FF0" w:rsidRPr="000B31EC" w:rsidRDefault="006B2FF0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u w:val="single"/>
                <w:lang w:val="en-US"/>
              </w:rPr>
              <w:t>Result:</w:t>
            </w:r>
          </w:p>
          <w:p w:rsidR="006B2FF0" w:rsidRPr="000B31EC" w:rsidRDefault="006B2FF0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>Task values must be the same as on step 1</w:t>
            </w:r>
          </w:p>
          <w:p w:rsidR="006B2FF0" w:rsidRPr="000B31EC" w:rsidRDefault="006B2FF0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>Use case ends.</w:t>
            </w:r>
          </w:p>
        </w:tc>
      </w:tr>
    </w:tbl>
    <w:p w:rsidR="006B2FF0" w:rsidRPr="000B31EC" w:rsidRDefault="006B2FF0" w:rsidP="006B2FF0">
      <w:pPr>
        <w:spacing w:before="60" w:after="60"/>
        <w:rPr>
          <w:rFonts w:ascii="Times New Roman" w:hAnsi="Times New Roman"/>
          <w:szCs w:val="24"/>
          <w:lang w:val="en-US"/>
        </w:rPr>
      </w:pPr>
    </w:p>
    <w:p w:rsidR="006B2FF0" w:rsidRPr="000B31EC" w:rsidRDefault="006B2FF0" w:rsidP="006B2FF0">
      <w:pPr>
        <w:spacing w:before="60" w:after="60"/>
        <w:rPr>
          <w:rFonts w:ascii="Times New Roman" w:hAnsi="Times New Roman"/>
          <w:szCs w:val="24"/>
          <w:lang w:val="en-US"/>
        </w:rPr>
      </w:pPr>
    </w:p>
    <w:tbl>
      <w:tblPr>
        <w:tblW w:w="0" w:type="auto"/>
        <w:tblInd w:w="60" w:type="dxa"/>
        <w:tblLayout w:type="fixed"/>
        <w:tblCellMar>
          <w:left w:w="60" w:type="dxa"/>
          <w:right w:w="60" w:type="dxa"/>
        </w:tblCellMar>
        <w:tblLook w:val="0000"/>
      </w:tblPr>
      <w:tblGrid>
        <w:gridCol w:w="1500"/>
        <w:gridCol w:w="2910"/>
        <w:gridCol w:w="2125"/>
        <w:gridCol w:w="3250"/>
      </w:tblGrid>
      <w:tr w:rsidR="006B2FF0" w:rsidRPr="000B31EC" w:rsidTr="00E8760D">
        <w:trPr>
          <w:trHeight w:val="237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Related To:</w:t>
            </w:r>
          </w:p>
        </w:tc>
        <w:tc>
          <w:tcPr>
            <w:tcW w:w="291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Source</w:t>
            </w:r>
          </w:p>
        </w:tc>
        <w:tc>
          <w:tcPr>
            <w:tcW w:w="2125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Connector</w:t>
            </w:r>
          </w:p>
        </w:tc>
        <w:tc>
          <w:tcPr>
            <w:tcW w:w="325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Target</w:t>
            </w:r>
          </w:p>
        </w:tc>
      </w:tr>
      <w:tr w:rsidR="006B2FF0" w:rsidRPr="000B31EC" w:rsidTr="00E8760D"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91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B2FF0" w:rsidRPr="00F6228A" w:rsidRDefault="00DF5B6C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B2FF0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t xml:space="preserve">Acceptance </w:t>
            </w:r>
            <w:proofErr w:type="spellStart"/>
            <w:r w:rsidR="006B2FF0" w:rsidRPr="00F6228A">
              <w:rPr>
                <w:rFonts w:ascii="Times New Roman" w:hAnsi="Times New Roman"/>
                <w:szCs w:val="24"/>
                <w:lang w:val="en-US"/>
              </w:rPr>
              <w:t>Tests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t>Cancel</w:t>
            </w:r>
            <w:proofErr w:type="spellEnd"/>
            <w:r w:rsidR="006B2FF0" w:rsidRPr="00F6228A">
              <w:rPr>
                <w:rFonts w:ascii="Times New Roman" w:hAnsi="Times New Roman"/>
                <w:szCs w:val="24"/>
                <w:lang w:val="en-US"/>
              </w:rPr>
              <w:t xml:space="preserve"> Edition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6B2FF0" w:rsidRPr="00F6228A" w:rsidRDefault="006B2FF0" w:rsidP="00E8760D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125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B2FF0" w:rsidRPr="00F6228A" w:rsidRDefault="00DF5B6C" w:rsidP="00E8760D">
            <w:pPr>
              <w:spacing w:before="60" w:after="60"/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B2FF0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B2FF0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instrText>Connector.Type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B2FF0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t>Trace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25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B2FF0" w:rsidRPr="00F6228A" w:rsidRDefault="00DF5B6C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B2FF0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t>Functional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t>2ET-004:EditTask.save.false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6B2FF0" w:rsidRPr="00F6228A" w:rsidRDefault="006B2FF0" w:rsidP="00E8760D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</w:tr>
      <w:tr w:rsidR="006B2FF0" w:rsidRPr="000B31EC" w:rsidTr="00E8760D"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91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B2FF0" w:rsidRPr="00F6228A" w:rsidRDefault="00DF5B6C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B2FF0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t xml:space="preserve">Acceptance </w:t>
            </w:r>
            <w:proofErr w:type="spellStart"/>
            <w:r w:rsidR="006B2FF0" w:rsidRPr="00F6228A">
              <w:rPr>
                <w:rFonts w:ascii="Times New Roman" w:hAnsi="Times New Roman"/>
                <w:szCs w:val="24"/>
                <w:lang w:val="en-US"/>
              </w:rPr>
              <w:t>Tests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t>Cancel</w:t>
            </w:r>
            <w:proofErr w:type="spellEnd"/>
            <w:r w:rsidR="006B2FF0" w:rsidRPr="00F6228A">
              <w:rPr>
                <w:rFonts w:ascii="Times New Roman" w:hAnsi="Times New Roman"/>
                <w:szCs w:val="24"/>
                <w:lang w:val="en-US"/>
              </w:rPr>
              <w:t xml:space="preserve"> Edition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6B2FF0" w:rsidRPr="00F6228A" w:rsidRDefault="006B2FF0" w:rsidP="00E8760D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125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B2FF0" w:rsidRPr="00F6228A" w:rsidRDefault="00DF5B6C" w:rsidP="00E8760D">
            <w:pPr>
              <w:spacing w:before="60" w:after="60"/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B2FF0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B2FF0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instrText>Connector.Type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B2FF0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t>Trace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25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B2FF0" w:rsidRPr="00F6228A" w:rsidRDefault="00DF5B6C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B2FF0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t>Functional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t>2ET-001: EditTask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6B2FF0" w:rsidRPr="00F6228A" w:rsidRDefault="006B2FF0" w:rsidP="00E8760D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</w:tr>
      <w:bookmarkEnd w:id="343"/>
    </w:tbl>
    <w:p w:rsidR="008E51E2" w:rsidRDefault="008E51E2" w:rsidP="00A15BB3">
      <w:pPr>
        <w:rPr>
          <w:rFonts w:eastAsia="Times New Roman"/>
          <w:szCs w:val="24"/>
          <w:lang w:val="en-US"/>
        </w:rPr>
      </w:pPr>
    </w:p>
    <w:p w:rsidR="008E51E2" w:rsidRDefault="008E51E2">
      <w:pPr>
        <w:rPr>
          <w:rFonts w:eastAsia="Times New Roman"/>
          <w:szCs w:val="24"/>
          <w:lang w:val="en-US"/>
        </w:rPr>
      </w:pPr>
      <w:r>
        <w:rPr>
          <w:rFonts w:eastAsia="Times New Roman"/>
          <w:szCs w:val="24"/>
          <w:lang w:val="en-US"/>
        </w:rPr>
        <w:br w:type="page"/>
      </w:r>
    </w:p>
    <w:tbl>
      <w:tblPr>
        <w:tblW w:w="9798" w:type="dxa"/>
        <w:tblInd w:w="120" w:type="dxa"/>
        <w:tblLayout w:type="fixed"/>
        <w:tblCellMar>
          <w:left w:w="60" w:type="dxa"/>
          <w:right w:w="60" w:type="dxa"/>
        </w:tblCellMar>
        <w:tblLook w:val="0000"/>
      </w:tblPr>
      <w:tblGrid>
        <w:gridCol w:w="1500"/>
        <w:gridCol w:w="2031"/>
        <w:gridCol w:w="2769"/>
        <w:gridCol w:w="3498"/>
      </w:tblGrid>
      <w:tr w:rsidR="006B2FF0" w:rsidRPr="000B31EC" w:rsidTr="008E51E2"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bookmarkStart w:id="350" w:name="BKM_9098CEC6_6877_4f42_9ECB_D32BE030902D"/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lastRenderedPageBreak/>
              <w:t>Use Case:</w:t>
            </w:r>
          </w:p>
        </w:tc>
        <w:tc>
          <w:tcPr>
            <w:tcW w:w="4800" w:type="dxa"/>
            <w:gridSpan w:val="2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0B31EC" w:rsidRDefault="00DF5B6C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B2FF0" w:rsidRPr="000B31EC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B2FF0" w:rsidRPr="000B31EC">
              <w:rPr>
                <w:rFonts w:ascii="Times New Roman" w:hAnsi="Times New Roman"/>
                <w:szCs w:val="24"/>
                <w:lang w:val="en-US"/>
              </w:rPr>
              <w:instrText>Element.Name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B2FF0" w:rsidRPr="000B31EC">
              <w:rPr>
                <w:rFonts w:ascii="Times New Roman" w:hAnsi="Times New Roman"/>
                <w:szCs w:val="24"/>
                <w:lang w:val="en-US"/>
              </w:rPr>
              <w:t>Deleting individual time of a task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>
              <w:rPr>
                <w:rFonts w:ascii="Times New Roman" w:hAnsi="Times New Roman"/>
                <w:szCs w:val="24"/>
                <w:lang w:val="en-US"/>
              </w:rPr>
              <w:t>Test Id: T1</w:t>
            </w:r>
            <w:ins w:id="351" w:author="David Silva" w:date="2013-05-27T19:23:00Z">
              <w:r w:rsidR="00796DB7">
                <w:rPr>
                  <w:rFonts w:ascii="Times New Roman" w:hAnsi="Times New Roman"/>
                  <w:szCs w:val="24"/>
                  <w:lang w:val="en-US"/>
                </w:rPr>
                <w:t>5</w:t>
              </w:r>
            </w:ins>
            <w:del w:id="352" w:author="David Silva" w:date="2013-05-27T19:23:00Z">
              <w:r w:rsidDel="00796DB7">
                <w:rPr>
                  <w:rFonts w:ascii="Times New Roman" w:hAnsi="Times New Roman"/>
                  <w:szCs w:val="24"/>
                  <w:lang w:val="en-US"/>
                </w:rPr>
                <w:delText>6</w:delText>
              </w:r>
            </w:del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Element.Alias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6B2FF0" w:rsidRPr="000B31EC" w:rsidTr="008E51E2"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Status:</w:t>
            </w:r>
          </w:p>
        </w:tc>
        <w:tc>
          <w:tcPr>
            <w:tcW w:w="2031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F6228A" w:rsidRDefault="00DF5B6C" w:rsidP="00E8760D">
            <w:pPr>
              <w:tabs>
                <w:tab w:val="left" w:pos="2160"/>
                <w:tab w:val="left" w:pos="3150"/>
                <w:tab w:val="left" w:pos="567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B2FF0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instrText>Element.Status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del w:id="353" w:author="David Silva" w:date="2013-05-27T21:24:00Z">
              <w:r w:rsidR="006B2FF0" w:rsidRPr="00F6228A" w:rsidDel="00A46F0C">
                <w:rPr>
                  <w:rFonts w:ascii="Times New Roman" w:hAnsi="Times New Roman"/>
                  <w:szCs w:val="24"/>
                  <w:lang w:val="en-US"/>
                </w:rPr>
                <w:delText>Proposed</w:delText>
              </w:r>
            </w:del>
            <w:ins w:id="354" w:author="David Silva" w:date="2013-05-27T21:24:00Z">
              <w:r w:rsidR="00A46F0C">
                <w:rPr>
                  <w:rFonts w:ascii="Times New Roman" w:hAnsi="Times New Roman"/>
                  <w:szCs w:val="24"/>
                  <w:lang w:val="en-US"/>
                </w:rPr>
                <w:t>Draft</w:t>
              </w:r>
            </w:ins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2769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tabs>
                <w:tab w:val="left" w:pos="900"/>
                <w:tab w:val="left" w:pos="3150"/>
                <w:tab w:val="left" w:pos="5670"/>
              </w:tabs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Version: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Element.Version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1.0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tabs>
                <w:tab w:val="left" w:pos="990"/>
                <w:tab w:val="left" w:pos="4590"/>
                <w:tab w:val="left" w:pos="567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Phase: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Element.Phase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1.0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6B2FF0" w:rsidRPr="000B31EC" w:rsidTr="008E51E2">
        <w:trPr>
          <w:trHeight w:val="280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Author:</w:t>
            </w:r>
          </w:p>
        </w:tc>
        <w:tc>
          <w:tcPr>
            <w:tcW w:w="2031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F6228A" w:rsidRDefault="00DF5B6C" w:rsidP="00E8760D">
            <w:pPr>
              <w:tabs>
                <w:tab w:val="left" w:pos="216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B2FF0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instrText>Element.Author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t>David Silva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2769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tabs>
                <w:tab w:val="left" w:pos="90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Created: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Element.DateCreatedShort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16-05-2013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tabs>
                <w:tab w:val="left" w:pos="99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del w:id="355" w:author="David Silva" w:date="2013-05-27T19:41:00Z"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delText>Modified:</w:delText>
              </w:r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tab/>
              </w:r>
              <w:r w:rsidR="00DF5B6C" w:rsidRPr="00F6228A" w:rsidDel="00280B27">
                <w:rPr>
                  <w:rFonts w:ascii="Times New Roman" w:hAnsi="Times New Roman"/>
                  <w:szCs w:val="24"/>
                  <w:lang w:val="en-US"/>
                </w:rPr>
                <w:fldChar w:fldCharType="begin" w:fldLock="1"/>
              </w:r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delInstrText>MERGEFIELD Element.DateModifiedShort</w:delInstrText>
              </w:r>
              <w:r w:rsidR="00DF5B6C" w:rsidRPr="00F6228A" w:rsidDel="00280B27">
                <w:rPr>
                  <w:rFonts w:ascii="Times New Roman" w:hAnsi="Times New Roman"/>
                  <w:szCs w:val="24"/>
                  <w:lang w:val="en-US"/>
                </w:rPr>
                <w:fldChar w:fldCharType="separate"/>
              </w:r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delText>16-05-2013</w:delText>
              </w:r>
              <w:r w:rsidR="00DF5B6C" w:rsidRPr="00F6228A" w:rsidDel="00280B27">
                <w:rPr>
                  <w:rFonts w:ascii="Times New Roman" w:hAnsi="Times New Roman"/>
                  <w:szCs w:val="24"/>
                  <w:lang w:val="en-US"/>
                </w:rPr>
                <w:fldChar w:fldCharType="end"/>
              </w:r>
            </w:del>
            <w:ins w:id="356" w:author="David Silva" w:date="2013-05-27T19:41:00Z">
              <w:r w:rsidR="00280B27">
                <w:rPr>
                  <w:rFonts w:ascii="Times New Roman" w:hAnsi="Times New Roman"/>
                  <w:szCs w:val="24"/>
                  <w:lang w:val="en-US"/>
                </w:rPr>
                <w:t>Modified: 21-05-2013</w:t>
              </w:r>
            </w:ins>
          </w:p>
        </w:tc>
      </w:tr>
      <w:tr w:rsidR="006B2FF0" w:rsidRPr="000B31EC" w:rsidTr="008E51E2">
        <w:trPr>
          <w:trHeight w:val="387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50" w:type="dxa"/>
              <w:left w:w="0" w:type="dxa"/>
              <w:bottom w:w="0" w:type="dxa"/>
              <w:right w:w="50" w:type="dxa"/>
            </w:tcMar>
          </w:tcPr>
          <w:p w:rsidR="006B2FF0" w:rsidRPr="00F6228A" w:rsidRDefault="006B2FF0" w:rsidP="00E8760D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Notes:</w:t>
            </w:r>
          </w:p>
        </w:tc>
        <w:tc>
          <w:tcPr>
            <w:tcW w:w="8298" w:type="dxa"/>
            <w:gridSpan w:val="3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50" w:type="dxa"/>
              <w:left w:w="0" w:type="dxa"/>
              <w:bottom w:w="0" w:type="dxa"/>
              <w:right w:w="50" w:type="dxa"/>
            </w:tcMar>
          </w:tcPr>
          <w:p w:rsidR="006B2FF0" w:rsidRPr="000B31EC" w:rsidRDefault="00DF5B6C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B2FF0" w:rsidRPr="000B31EC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B2FF0" w:rsidRPr="000B31EC">
              <w:rPr>
                <w:rFonts w:ascii="Times New Roman" w:hAnsi="Times New Roman"/>
                <w:szCs w:val="24"/>
                <w:lang w:val="en-US"/>
              </w:rPr>
              <w:instrText>Element.Notes</w:instrTex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  <w:p w:rsidR="006B2FF0" w:rsidRPr="000B31EC" w:rsidRDefault="006B2FF0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u w:val="single"/>
                <w:lang w:val="en-US"/>
              </w:rPr>
              <w:t>Start:</w:t>
            </w:r>
          </w:p>
          <w:p w:rsidR="006B2FF0" w:rsidRPr="000B31EC" w:rsidRDefault="006B2FF0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 xml:space="preserve">1. </w:t>
            </w:r>
            <w:commentRangeStart w:id="357"/>
            <w:r w:rsidRPr="000B31EC">
              <w:rPr>
                <w:rFonts w:ascii="Times New Roman" w:hAnsi="Times New Roman"/>
                <w:szCs w:val="24"/>
                <w:lang w:val="en-US"/>
              </w:rPr>
              <w:t>Click in the edit button from a task in the task list from the main window to open task edit window</w:t>
            </w:r>
            <w:commentRangeEnd w:id="357"/>
            <w:r w:rsidR="00755483">
              <w:rPr>
                <w:rStyle w:val="Refdecomentrio"/>
                <w:rFonts w:ascii="Arial" w:eastAsiaTheme="minorEastAsia" w:hAnsi="Arial"/>
                <w:color w:val="000000"/>
                <w:lang w:val="en-AU" w:eastAsia="pt-PT"/>
              </w:rPr>
              <w:commentReference w:id="357"/>
            </w:r>
          </w:p>
          <w:p w:rsidR="006B2FF0" w:rsidRPr="000B31EC" w:rsidRDefault="006B2FF0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 xml:space="preserve">2. </w:t>
            </w:r>
            <w:commentRangeStart w:id="358"/>
            <w:r w:rsidRPr="000B31EC">
              <w:rPr>
                <w:rFonts w:ascii="Times New Roman" w:hAnsi="Times New Roman"/>
                <w:szCs w:val="24"/>
                <w:lang w:val="en-US"/>
              </w:rPr>
              <w:t>Click the delete button in the left side of the time list</w:t>
            </w:r>
          </w:p>
          <w:p w:rsidR="006B2FF0" w:rsidRPr="000B31EC" w:rsidRDefault="006B2FF0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</w:p>
          <w:commentRangeEnd w:id="358"/>
          <w:p w:rsidR="006B2FF0" w:rsidRPr="000B31EC" w:rsidRDefault="00A676E1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>
              <w:rPr>
                <w:rStyle w:val="Refdecomentrio"/>
                <w:rFonts w:ascii="Arial" w:eastAsiaTheme="minorEastAsia" w:hAnsi="Arial"/>
                <w:color w:val="000000"/>
                <w:lang w:val="en-AU" w:eastAsia="pt-PT"/>
              </w:rPr>
              <w:commentReference w:id="358"/>
            </w:r>
            <w:r w:rsidR="006B2FF0" w:rsidRPr="000B31EC">
              <w:rPr>
                <w:rFonts w:ascii="Times New Roman" w:hAnsi="Times New Roman"/>
                <w:szCs w:val="24"/>
                <w:u w:val="single"/>
                <w:lang w:val="en-US"/>
              </w:rPr>
              <w:t>Result:</w:t>
            </w:r>
          </w:p>
          <w:p w:rsidR="006B2FF0" w:rsidRPr="000B31EC" w:rsidRDefault="006B2FF0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>The system removes the individual time from the Database and the time list</w:t>
            </w:r>
          </w:p>
          <w:p w:rsidR="006B2FF0" w:rsidRPr="00F6228A" w:rsidRDefault="006B2FF0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Use case ends.</w:t>
            </w:r>
          </w:p>
        </w:tc>
      </w:tr>
    </w:tbl>
    <w:p w:rsidR="006B2FF0" w:rsidRPr="00F6228A" w:rsidRDefault="006B2FF0" w:rsidP="006B2FF0">
      <w:pPr>
        <w:spacing w:before="60" w:after="60"/>
        <w:rPr>
          <w:rFonts w:ascii="Times New Roman" w:hAnsi="Times New Roman"/>
          <w:szCs w:val="24"/>
          <w:lang w:val="en-US"/>
        </w:rPr>
      </w:pPr>
    </w:p>
    <w:tbl>
      <w:tblPr>
        <w:tblW w:w="0" w:type="auto"/>
        <w:tblLayout w:type="fixed"/>
        <w:tblCellMar>
          <w:left w:w="60" w:type="dxa"/>
          <w:right w:w="60" w:type="dxa"/>
        </w:tblCellMar>
        <w:tblLook w:val="0000"/>
      </w:tblPr>
      <w:tblGrid>
        <w:gridCol w:w="60"/>
        <w:gridCol w:w="1440"/>
        <w:gridCol w:w="60"/>
        <w:gridCol w:w="1971"/>
        <w:gridCol w:w="60"/>
        <w:gridCol w:w="819"/>
        <w:gridCol w:w="60"/>
        <w:gridCol w:w="1830"/>
        <w:gridCol w:w="60"/>
        <w:gridCol w:w="175"/>
        <w:gridCol w:w="60"/>
        <w:gridCol w:w="3190"/>
        <w:gridCol w:w="13"/>
        <w:gridCol w:w="47"/>
        <w:gridCol w:w="13"/>
      </w:tblGrid>
      <w:tr w:rsidR="006B2FF0" w:rsidRPr="000B31EC" w:rsidTr="00E8760D">
        <w:trPr>
          <w:gridBefore w:val="1"/>
          <w:gridAfter w:val="1"/>
          <w:wBefore w:w="60" w:type="dxa"/>
          <w:wAfter w:w="13" w:type="dxa"/>
          <w:trHeight w:val="237"/>
        </w:trPr>
        <w:tc>
          <w:tcPr>
            <w:tcW w:w="1500" w:type="dxa"/>
            <w:gridSpan w:val="2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Related To:</w:t>
            </w:r>
          </w:p>
        </w:tc>
        <w:tc>
          <w:tcPr>
            <w:tcW w:w="2910" w:type="dxa"/>
            <w:gridSpan w:val="4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Source</w:t>
            </w:r>
          </w:p>
        </w:tc>
        <w:tc>
          <w:tcPr>
            <w:tcW w:w="2125" w:type="dxa"/>
            <w:gridSpan w:val="4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Connector</w:t>
            </w:r>
          </w:p>
        </w:tc>
        <w:tc>
          <w:tcPr>
            <w:tcW w:w="3250" w:type="dxa"/>
            <w:gridSpan w:val="3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Target</w:t>
            </w:r>
          </w:p>
        </w:tc>
      </w:tr>
      <w:tr w:rsidR="006B2FF0" w:rsidRPr="000B31EC" w:rsidTr="008E51E2">
        <w:trPr>
          <w:gridBefore w:val="1"/>
          <w:gridAfter w:val="1"/>
          <w:wBefore w:w="60" w:type="dxa"/>
          <w:wAfter w:w="13" w:type="dxa"/>
          <w:trHeight w:val="684"/>
        </w:trPr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910" w:type="dxa"/>
            <w:gridSpan w:val="4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B2FF0" w:rsidRPr="008E51E2" w:rsidRDefault="00DF5B6C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B2FF0" w:rsidRPr="000B31EC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B2FF0" w:rsidRPr="000B31EC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B2FF0" w:rsidRPr="000B31EC">
              <w:rPr>
                <w:rFonts w:ascii="Times New Roman" w:hAnsi="Times New Roman"/>
                <w:szCs w:val="24"/>
                <w:lang w:val="en-US"/>
              </w:rPr>
              <w:t xml:space="preserve">Acceptance </w:t>
            </w:r>
            <w:proofErr w:type="spellStart"/>
            <w:r w:rsidR="006B2FF0" w:rsidRPr="000B31EC">
              <w:rPr>
                <w:rFonts w:ascii="Times New Roman" w:hAnsi="Times New Roman"/>
                <w:szCs w:val="24"/>
                <w:lang w:val="en-US"/>
              </w:rPr>
              <w:t>Tests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6B2FF0" w:rsidRPr="000B31EC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6B2FF0" w:rsidRPr="000B31EC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6B2FF0" w:rsidRPr="000B31EC">
              <w:rPr>
                <w:rFonts w:ascii="Times New Roman" w:hAnsi="Times New Roman"/>
                <w:szCs w:val="24"/>
                <w:lang w:val="en-US"/>
              </w:rPr>
              <w:t>Deleting</w:t>
            </w:r>
            <w:proofErr w:type="spellEnd"/>
            <w:r w:rsidR="006B2FF0" w:rsidRPr="000B31EC">
              <w:rPr>
                <w:rFonts w:ascii="Times New Roman" w:hAnsi="Times New Roman"/>
                <w:szCs w:val="24"/>
                <w:lang w:val="en-US"/>
              </w:rPr>
              <w:t xml:space="preserve"> individual time of a task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  <w:tc>
          <w:tcPr>
            <w:tcW w:w="2125" w:type="dxa"/>
            <w:gridSpan w:val="4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B2FF0" w:rsidRPr="00F6228A" w:rsidRDefault="00DF5B6C" w:rsidP="00E8760D">
            <w:pPr>
              <w:spacing w:before="60" w:after="60"/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B2FF0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B2FF0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instrText>Connector.Type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B2FF0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t>Trace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250" w:type="dxa"/>
            <w:gridSpan w:val="3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B2FF0" w:rsidRPr="00F6228A" w:rsidRDefault="00DF5B6C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B2FF0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t>Functional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t>2ET-001: EditTask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6B2FF0" w:rsidRPr="00F6228A" w:rsidRDefault="006B2FF0" w:rsidP="00E8760D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</w:tr>
      <w:tr w:rsidR="008E51E2" w:rsidRPr="000B31EC" w:rsidTr="008E51E2">
        <w:trPr>
          <w:gridBefore w:val="1"/>
          <w:gridAfter w:val="1"/>
          <w:wBefore w:w="60" w:type="dxa"/>
          <w:wAfter w:w="13" w:type="dxa"/>
          <w:trHeight w:val="683"/>
        </w:trPr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8E51E2" w:rsidRPr="00F6228A" w:rsidRDefault="008E51E2" w:rsidP="00E8760D">
            <w:pPr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910" w:type="dxa"/>
            <w:gridSpan w:val="4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8E51E2" w:rsidRPr="00F6228A" w:rsidRDefault="008E51E2" w:rsidP="00E8760D">
            <w:pPr>
              <w:spacing w:before="60" w:after="60"/>
              <w:rPr>
                <w:sz w:val="20"/>
                <w:szCs w:val="24"/>
                <w:lang w:val="en-US"/>
              </w:rPr>
            </w:pPr>
          </w:p>
        </w:tc>
        <w:tc>
          <w:tcPr>
            <w:tcW w:w="2125" w:type="dxa"/>
            <w:gridSpan w:val="4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8E51E2" w:rsidRPr="00F6228A" w:rsidRDefault="008E51E2" w:rsidP="00E8760D">
            <w:pPr>
              <w:spacing w:before="60" w:after="60"/>
              <w:rPr>
                <w:sz w:val="20"/>
                <w:szCs w:val="24"/>
                <w:lang w:val="en-US"/>
              </w:rPr>
            </w:pPr>
          </w:p>
        </w:tc>
        <w:tc>
          <w:tcPr>
            <w:tcW w:w="3250" w:type="dxa"/>
            <w:gridSpan w:val="3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8E51E2" w:rsidRPr="00F6228A" w:rsidRDefault="008E51E2" w:rsidP="00E8760D">
            <w:pPr>
              <w:spacing w:before="60" w:after="60"/>
              <w:rPr>
                <w:sz w:val="20"/>
                <w:szCs w:val="24"/>
                <w:lang w:val="en-US"/>
              </w:rPr>
            </w:pPr>
          </w:p>
        </w:tc>
      </w:tr>
      <w:tr w:rsidR="006B2FF0" w:rsidRPr="000B31EC" w:rsidTr="00E8760D">
        <w:trPr>
          <w:gridAfter w:val="2"/>
          <w:wAfter w:w="47" w:type="dxa"/>
        </w:trPr>
        <w:tc>
          <w:tcPr>
            <w:tcW w:w="1500" w:type="dxa"/>
            <w:gridSpan w:val="2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bookmarkStart w:id="359" w:name="BKM_5978B797_D962_44fe_AA5F_CB295C3A1802"/>
            <w:bookmarkEnd w:id="350"/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Use Case:</w:t>
            </w:r>
          </w:p>
        </w:tc>
        <w:tc>
          <w:tcPr>
            <w:tcW w:w="4800" w:type="dxa"/>
            <w:gridSpan w:val="6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0B31EC" w:rsidRDefault="00DF5B6C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B2FF0" w:rsidRPr="000B31EC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B2FF0" w:rsidRPr="000B31EC">
              <w:rPr>
                <w:rFonts w:ascii="Times New Roman" w:hAnsi="Times New Roman"/>
                <w:szCs w:val="24"/>
                <w:lang w:val="en-US"/>
              </w:rPr>
              <w:instrText>Element.Name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B2FF0" w:rsidRPr="000B31EC">
              <w:rPr>
                <w:rFonts w:ascii="Times New Roman" w:hAnsi="Times New Roman"/>
                <w:szCs w:val="24"/>
                <w:lang w:val="en-US"/>
              </w:rPr>
              <w:t>Editing or inserting a valid date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gridSpan w:val="5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>
              <w:rPr>
                <w:rFonts w:ascii="Times New Roman" w:hAnsi="Times New Roman"/>
                <w:szCs w:val="24"/>
                <w:lang w:val="en-US"/>
              </w:rPr>
              <w:t>Test Id: T1</w:t>
            </w:r>
            <w:ins w:id="360" w:author="David Silva" w:date="2013-05-27T19:23:00Z">
              <w:r w:rsidR="00796DB7">
                <w:rPr>
                  <w:rFonts w:ascii="Times New Roman" w:hAnsi="Times New Roman"/>
                  <w:szCs w:val="24"/>
                  <w:lang w:val="en-US"/>
                </w:rPr>
                <w:t>6</w:t>
              </w:r>
            </w:ins>
            <w:del w:id="361" w:author="David Silva" w:date="2013-05-27T19:23:00Z">
              <w:r w:rsidDel="00796DB7">
                <w:rPr>
                  <w:rFonts w:ascii="Times New Roman" w:hAnsi="Times New Roman"/>
                  <w:szCs w:val="24"/>
                  <w:lang w:val="en-US"/>
                </w:rPr>
                <w:delText>7</w:delText>
              </w:r>
            </w:del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Element.Alias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6B2FF0" w:rsidRPr="000B31EC" w:rsidTr="00E8760D">
        <w:trPr>
          <w:gridAfter w:val="2"/>
          <w:wAfter w:w="47" w:type="dxa"/>
        </w:trPr>
        <w:tc>
          <w:tcPr>
            <w:tcW w:w="1500" w:type="dxa"/>
            <w:gridSpan w:val="2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Status:</w:t>
            </w:r>
          </w:p>
        </w:tc>
        <w:tc>
          <w:tcPr>
            <w:tcW w:w="2031" w:type="dxa"/>
            <w:gridSpan w:val="2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F6228A" w:rsidRDefault="00DF5B6C" w:rsidP="00E8760D">
            <w:pPr>
              <w:tabs>
                <w:tab w:val="left" w:pos="2160"/>
                <w:tab w:val="left" w:pos="3150"/>
                <w:tab w:val="left" w:pos="567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B2FF0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instrText>Element.Status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del w:id="362" w:author="David Silva" w:date="2013-05-27T21:24:00Z">
              <w:r w:rsidR="006B2FF0" w:rsidRPr="00F6228A" w:rsidDel="00A46F0C">
                <w:rPr>
                  <w:rFonts w:ascii="Times New Roman" w:hAnsi="Times New Roman"/>
                  <w:szCs w:val="24"/>
                  <w:lang w:val="en-US"/>
                </w:rPr>
                <w:delText>Proposed</w:delText>
              </w:r>
            </w:del>
            <w:ins w:id="363" w:author="David Silva" w:date="2013-05-27T21:24:00Z">
              <w:r w:rsidR="00A46F0C">
                <w:rPr>
                  <w:rFonts w:ascii="Times New Roman" w:hAnsi="Times New Roman"/>
                  <w:szCs w:val="24"/>
                  <w:lang w:val="en-US"/>
                </w:rPr>
                <w:t>Draft</w:t>
              </w:r>
            </w:ins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2769" w:type="dxa"/>
            <w:gridSpan w:val="4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tabs>
                <w:tab w:val="left" w:pos="900"/>
                <w:tab w:val="left" w:pos="3150"/>
                <w:tab w:val="left" w:pos="5670"/>
              </w:tabs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Version: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Element.Version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1.0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gridSpan w:val="5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tabs>
                <w:tab w:val="left" w:pos="990"/>
                <w:tab w:val="left" w:pos="4590"/>
                <w:tab w:val="left" w:pos="567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Phase: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Element.Phase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1.0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6B2FF0" w:rsidRPr="000B31EC" w:rsidTr="00E8760D">
        <w:trPr>
          <w:gridAfter w:val="2"/>
          <w:wAfter w:w="47" w:type="dxa"/>
          <w:trHeight w:val="280"/>
        </w:trPr>
        <w:tc>
          <w:tcPr>
            <w:tcW w:w="1500" w:type="dxa"/>
            <w:gridSpan w:val="2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Author:</w:t>
            </w:r>
          </w:p>
        </w:tc>
        <w:tc>
          <w:tcPr>
            <w:tcW w:w="2031" w:type="dxa"/>
            <w:gridSpan w:val="2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F6228A" w:rsidRDefault="00DF5B6C" w:rsidP="00E8760D">
            <w:pPr>
              <w:tabs>
                <w:tab w:val="left" w:pos="216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B2FF0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instrText>Element.Author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t>David Silva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2769" w:type="dxa"/>
            <w:gridSpan w:val="4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tabs>
                <w:tab w:val="left" w:pos="90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Created: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Element.DateCreatedShort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16-05-2013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gridSpan w:val="5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tabs>
                <w:tab w:val="left" w:pos="99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del w:id="364" w:author="David Silva" w:date="2013-05-27T19:41:00Z"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delText>Modified:</w:delText>
              </w:r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tab/>
              </w:r>
              <w:r w:rsidR="00DF5B6C" w:rsidRPr="00F6228A" w:rsidDel="00280B27">
                <w:rPr>
                  <w:rFonts w:ascii="Times New Roman" w:hAnsi="Times New Roman"/>
                  <w:szCs w:val="24"/>
                  <w:lang w:val="en-US"/>
                </w:rPr>
                <w:fldChar w:fldCharType="begin" w:fldLock="1"/>
              </w:r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delInstrText>MERGEFIELD Element.DateModifiedShort</w:delInstrText>
              </w:r>
              <w:r w:rsidR="00DF5B6C" w:rsidRPr="00F6228A" w:rsidDel="00280B27">
                <w:rPr>
                  <w:rFonts w:ascii="Times New Roman" w:hAnsi="Times New Roman"/>
                  <w:szCs w:val="24"/>
                  <w:lang w:val="en-US"/>
                </w:rPr>
                <w:fldChar w:fldCharType="separate"/>
              </w:r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delText>16-05-2013</w:delText>
              </w:r>
              <w:r w:rsidR="00DF5B6C" w:rsidRPr="00F6228A" w:rsidDel="00280B27">
                <w:rPr>
                  <w:rFonts w:ascii="Times New Roman" w:hAnsi="Times New Roman"/>
                  <w:szCs w:val="24"/>
                  <w:lang w:val="en-US"/>
                </w:rPr>
                <w:fldChar w:fldCharType="end"/>
              </w:r>
            </w:del>
            <w:ins w:id="365" w:author="David Silva" w:date="2013-05-27T19:41:00Z">
              <w:r w:rsidR="00280B27">
                <w:rPr>
                  <w:rFonts w:ascii="Times New Roman" w:hAnsi="Times New Roman"/>
                  <w:szCs w:val="24"/>
                  <w:lang w:val="en-US"/>
                </w:rPr>
                <w:t>Modified: 21-05-2013</w:t>
              </w:r>
            </w:ins>
          </w:p>
        </w:tc>
      </w:tr>
      <w:tr w:rsidR="006B2FF0" w:rsidRPr="000B31EC" w:rsidTr="00E8760D">
        <w:trPr>
          <w:gridAfter w:val="2"/>
          <w:wAfter w:w="47" w:type="dxa"/>
          <w:trHeight w:val="387"/>
        </w:trPr>
        <w:tc>
          <w:tcPr>
            <w:tcW w:w="1500" w:type="dxa"/>
            <w:gridSpan w:val="2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50" w:type="dxa"/>
              <w:left w:w="0" w:type="dxa"/>
              <w:bottom w:w="0" w:type="dxa"/>
              <w:right w:w="50" w:type="dxa"/>
            </w:tcMar>
          </w:tcPr>
          <w:p w:rsidR="006B2FF0" w:rsidRPr="00F6228A" w:rsidRDefault="006B2FF0" w:rsidP="00E8760D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Notes:</w:t>
            </w:r>
          </w:p>
        </w:tc>
        <w:tc>
          <w:tcPr>
            <w:tcW w:w="8298" w:type="dxa"/>
            <w:gridSpan w:val="11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50" w:type="dxa"/>
              <w:left w:w="0" w:type="dxa"/>
              <w:bottom w:w="0" w:type="dxa"/>
              <w:right w:w="50" w:type="dxa"/>
            </w:tcMar>
          </w:tcPr>
          <w:p w:rsidR="006B2FF0" w:rsidRPr="00F6228A" w:rsidRDefault="00DF5B6C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B2FF0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instrText>Element.Notes</w:instrTex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  <w:p w:rsidR="006B2FF0" w:rsidRPr="00F6228A" w:rsidRDefault="006B2FF0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u w:val="single"/>
                <w:lang w:val="en-US"/>
              </w:rPr>
              <w:t>Start:</w:t>
            </w:r>
          </w:p>
          <w:p w:rsidR="006B2FF0" w:rsidRPr="00F6228A" w:rsidRDefault="006B2FF0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 xml:space="preserve">1. </w:t>
            </w:r>
            <w:commentRangeStart w:id="366"/>
            <w:commentRangeStart w:id="367"/>
            <w:r w:rsidRPr="00F6228A">
              <w:rPr>
                <w:rFonts w:ascii="Times New Roman" w:hAnsi="Times New Roman"/>
                <w:szCs w:val="24"/>
                <w:lang w:val="en-US"/>
              </w:rPr>
              <w:t xml:space="preserve">The </w:t>
            </w:r>
            <w:r w:rsidR="00DF5B6C" w:rsidRPr="00DF5B6C">
              <w:fldChar w:fldCharType="begin"/>
            </w:r>
            <w:r w:rsidR="00DF5B6C" w:rsidRPr="00DF5B6C">
              <w:rPr>
                <w:lang w:val="en-US"/>
                <w:rPrChange w:id="368" w:author="David Silva" w:date="2013-05-27T19:11:00Z">
                  <w:rPr>
                    <w:color w:val="0000FF" w:themeColor="hyperlink"/>
                    <w:u w:val="single"/>
                  </w:rPr>
                </w:rPrChange>
              </w:rPr>
              <w:instrText xml:space="preserve"> HYPERLINK \l "BKM_0B9DE5D0_A799_433C_9796_17FAF6E42CC4" </w:instrText>
            </w:r>
            <w:r w:rsidR="00DF5B6C" w:rsidRPr="00DF5B6C">
              <w:fldChar w:fldCharType="separate"/>
            </w:r>
            <w:r w:rsidRPr="00F6228A">
              <w:rPr>
                <w:rFonts w:ascii="Times New Roman" w:hAnsi="Times New Roman"/>
                <w:szCs w:val="24"/>
                <w:u w:val="single"/>
                <w:lang w:val="en-US"/>
              </w:rPr>
              <w:t>User</w:t>
            </w:r>
            <w:r w:rsidR="00DF5B6C">
              <w:rPr>
                <w:rFonts w:ascii="Times New Roman" w:hAnsi="Times New Roman"/>
                <w:szCs w:val="24"/>
                <w:u w:val="single"/>
                <w:lang w:val="en-US"/>
              </w:rPr>
              <w:fldChar w:fldCharType="end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 xml:space="preserve"> click</w:t>
            </w:r>
            <w:ins w:id="369" w:author="Mário Oliveira" w:date="2013-05-26T18:21:00Z">
              <w:r w:rsidR="00755483">
                <w:rPr>
                  <w:rFonts w:ascii="Times New Roman" w:hAnsi="Times New Roman"/>
                  <w:szCs w:val="24"/>
                  <w:lang w:val="en-US"/>
                </w:rPr>
                <w:t>s</w:t>
              </w:r>
            </w:ins>
            <w:r w:rsidRPr="00F6228A">
              <w:rPr>
                <w:rFonts w:ascii="Times New Roman" w:hAnsi="Times New Roman"/>
                <w:szCs w:val="24"/>
                <w:lang w:val="en-US"/>
              </w:rPr>
              <w:t xml:space="preserve"> in the edit button to edit a task</w:t>
            </w:r>
            <w:r>
              <w:rPr>
                <w:rFonts w:ascii="Times New Roman" w:hAnsi="Times New Roman"/>
                <w:szCs w:val="24"/>
                <w:lang w:val="en-US"/>
              </w:rPr>
              <w:t xml:space="preserve"> from the </w:t>
            </w:r>
            <w:proofErr w:type="spellStart"/>
            <w:r>
              <w:rPr>
                <w:rFonts w:ascii="Times New Roman" w:hAnsi="Times New Roman"/>
                <w:szCs w:val="24"/>
                <w:lang w:val="en-US"/>
              </w:rPr>
              <w:t>tasklist</w:t>
            </w:r>
            <w:commentRangeEnd w:id="366"/>
            <w:proofErr w:type="spellEnd"/>
            <w:r w:rsidR="008901D3">
              <w:rPr>
                <w:rStyle w:val="Refdecomentrio"/>
                <w:rFonts w:ascii="Arial" w:eastAsiaTheme="minorEastAsia" w:hAnsi="Arial"/>
                <w:color w:val="000000"/>
                <w:lang w:val="en-AU" w:eastAsia="pt-PT"/>
              </w:rPr>
              <w:commentReference w:id="366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.</w:t>
            </w:r>
            <w:commentRangeEnd w:id="367"/>
            <w:r w:rsidR="00755483">
              <w:rPr>
                <w:rStyle w:val="Refdecomentrio"/>
                <w:rFonts w:ascii="Arial" w:eastAsiaTheme="minorEastAsia" w:hAnsi="Arial"/>
                <w:color w:val="000000"/>
                <w:lang w:val="en-AU" w:eastAsia="pt-PT"/>
              </w:rPr>
              <w:commentReference w:id="367"/>
            </w:r>
          </w:p>
          <w:p w:rsidR="006B2FF0" w:rsidRPr="00F6228A" w:rsidRDefault="006B2FF0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 xml:space="preserve">2. </w:t>
            </w:r>
            <w:commentRangeStart w:id="370"/>
            <w:r w:rsidRPr="00F6228A">
              <w:rPr>
                <w:rFonts w:ascii="Times New Roman" w:hAnsi="Times New Roman"/>
                <w:szCs w:val="24"/>
                <w:lang w:val="en-US"/>
              </w:rPr>
              <w:t xml:space="preserve">The system presents the edition form to the </w:t>
            </w:r>
            <w:r w:rsidR="00DF5B6C" w:rsidRPr="00DF5B6C">
              <w:fldChar w:fldCharType="begin"/>
            </w:r>
            <w:r w:rsidR="00DF5B6C" w:rsidRPr="00DF5B6C">
              <w:rPr>
                <w:lang w:val="en-US"/>
                <w:rPrChange w:id="371" w:author="David Silva" w:date="2013-05-27T19:11:00Z">
                  <w:rPr>
                    <w:color w:val="0000FF" w:themeColor="hyperlink"/>
                    <w:u w:val="single"/>
                  </w:rPr>
                </w:rPrChange>
              </w:rPr>
              <w:instrText xml:space="preserve"> HYPERLINK \l "BKM_0B9DE5D0_A799_433C_9796_17FAF6E42CC4" </w:instrText>
            </w:r>
            <w:r w:rsidR="00DF5B6C" w:rsidRPr="00DF5B6C">
              <w:fldChar w:fldCharType="separate"/>
            </w:r>
            <w:r w:rsidRPr="00F6228A">
              <w:rPr>
                <w:rFonts w:ascii="Times New Roman" w:hAnsi="Times New Roman"/>
                <w:szCs w:val="24"/>
                <w:u w:val="single"/>
                <w:lang w:val="en-US"/>
              </w:rPr>
              <w:t>User</w:t>
            </w:r>
            <w:r w:rsidR="00DF5B6C">
              <w:rPr>
                <w:rFonts w:ascii="Times New Roman" w:hAnsi="Times New Roman"/>
                <w:szCs w:val="24"/>
                <w:u w:val="single"/>
                <w:lang w:val="en-US"/>
              </w:rPr>
              <w:fldChar w:fldCharType="end"/>
            </w:r>
            <w:commentRangeEnd w:id="370"/>
            <w:r w:rsidR="008901D3">
              <w:rPr>
                <w:rStyle w:val="Refdecomentrio"/>
                <w:rFonts w:ascii="Arial" w:eastAsiaTheme="minorEastAsia" w:hAnsi="Arial"/>
                <w:color w:val="000000"/>
                <w:lang w:val="en-AU" w:eastAsia="pt-PT"/>
              </w:rPr>
              <w:commentReference w:id="370"/>
            </w:r>
          </w:p>
          <w:p w:rsidR="006B2FF0" w:rsidRPr="00F6228A" w:rsidRDefault="006B2FF0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 xml:space="preserve">3. </w:t>
            </w:r>
            <w:commentRangeStart w:id="372"/>
            <w:r w:rsidRPr="00F6228A">
              <w:rPr>
                <w:rFonts w:ascii="Times New Roman" w:hAnsi="Times New Roman"/>
                <w:szCs w:val="24"/>
                <w:lang w:val="en-US"/>
              </w:rPr>
              <w:t xml:space="preserve">The </w:t>
            </w:r>
            <w:r w:rsidR="00DF5B6C" w:rsidRPr="00DF5B6C">
              <w:fldChar w:fldCharType="begin"/>
            </w:r>
            <w:r w:rsidR="00DF5B6C" w:rsidRPr="00DF5B6C">
              <w:rPr>
                <w:lang w:val="en-US"/>
                <w:rPrChange w:id="373" w:author="David Silva" w:date="2013-05-27T19:11:00Z">
                  <w:rPr>
                    <w:color w:val="0000FF" w:themeColor="hyperlink"/>
                    <w:u w:val="single"/>
                  </w:rPr>
                </w:rPrChange>
              </w:rPr>
              <w:instrText xml:space="preserve"> HYPERLINK \l "BKM_0B9DE5D0_A799_433C_9796_17FAF6E42CC4" </w:instrText>
            </w:r>
            <w:r w:rsidR="00DF5B6C" w:rsidRPr="00DF5B6C">
              <w:fldChar w:fldCharType="separate"/>
            </w:r>
            <w:r w:rsidRPr="00F6228A">
              <w:rPr>
                <w:rFonts w:ascii="Times New Roman" w:hAnsi="Times New Roman"/>
                <w:szCs w:val="24"/>
                <w:u w:val="single"/>
                <w:lang w:val="en-US"/>
              </w:rPr>
              <w:t>User</w:t>
            </w:r>
            <w:r w:rsidR="00DF5B6C">
              <w:rPr>
                <w:rFonts w:ascii="Times New Roman" w:hAnsi="Times New Roman"/>
                <w:szCs w:val="24"/>
                <w:u w:val="single"/>
                <w:lang w:val="en-US"/>
              </w:rPr>
              <w:fldChar w:fldCharType="end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 xml:space="preserve"> edit</w:t>
            </w:r>
            <w:ins w:id="374" w:author="Carla" w:date="2013-05-29T23:21:00Z">
              <w:r w:rsidR="008901D3">
                <w:rPr>
                  <w:rFonts w:ascii="Times New Roman" w:hAnsi="Times New Roman"/>
                  <w:szCs w:val="24"/>
                  <w:lang w:val="en-US"/>
                </w:rPr>
                <w:t>s</w:t>
              </w:r>
            </w:ins>
            <w:r w:rsidRPr="00F6228A">
              <w:rPr>
                <w:rFonts w:ascii="Times New Roman" w:hAnsi="Times New Roman"/>
                <w:szCs w:val="24"/>
                <w:lang w:val="en-US"/>
              </w:rPr>
              <w:t xml:space="preserve"> or insert</w:t>
            </w:r>
            <w:ins w:id="375" w:author="Carla" w:date="2013-05-29T23:21:00Z">
              <w:r w:rsidR="008901D3">
                <w:rPr>
                  <w:rFonts w:ascii="Times New Roman" w:hAnsi="Times New Roman"/>
                  <w:szCs w:val="24"/>
                  <w:lang w:val="en-US"/>
                </w:rPr>
                <w:t>s</w:t>
              </w:r>
            </w:ins>
            <w:r w:rsidRPr="00F6228A">
              <w:rPr>
                <w:rFonts w:ascii="Times New Roman" w:hAnsi="Times New Roman"/>
                <w:szCs w:val="24"/>
                <w:lang w:val="en-US"/>
              </w:rPr>
              <w:t xml:space="preserve"> the start date and the end date </w:t>
            </w:r>
            <w:commentRangeEnd w:id="372"/>
            <w:r w:rsidR="008901D3">
              <w:rPr>
                <w:rStyle w:val="Refdecomentrio"/>
                <w:rFonts w:ascii="Arial" w:eastAsiaTheme="minorEastAsia" w:hAnsi="Arial"/>
                <w:color w:val="000000"/>
                <w:lang w:val="en-AU" w:eastAsia="pt-PT"/>
              </w:rPr>
              <w:commentReference w:id="372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and click on the save button</w:t>
            </w:r>
          </w:p>
          <w:p w:rsidR="006B2FF0" w:rsidRPr="00F6228A" w:rsidRDefault="006B2FF0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</w:p>
          <w:p w:rsidR="006B2FF0" w:rsidRPr="00F6228A" w:rsidRDefault="006B2FF0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u w:val="single"/>
                <w:lang w:val="en-US"/>
              </w:rPr>
              <w:t>Result:</w:t>
            </w:r>
          </w:p>
          <w:p w:rsidR="006B2FF0" w:rsidRPr="00F6228A" w:rsidRDefault="006B2FF0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The system updates the information in the database and the tasks list</w:t>
            </w:r>
          </w:p>
          <w:p w:rsidR="006B2FF0" w:rsidRPr="00F6228A" w:rsidRDefault="006B2FF0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Use case ends.</w:t>
            </w:r>
          </w:p>
          <w:p w:rsidR="006B2FF0" w:rsidRPr="00F6228A" w:rsidRDefault="006B2FF0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</w:p>
        </w:tc>
      </w:tr>
      <w:tr w:rsidR="006B2FF0" w:rsidRPr="000B31EC" w:rsidTr="00E8760D">
        <w:trPr>
          <w:gridAfter w:val="3"/>
          <w:wAfter w:w="60" w:type="dxa"/>
          <w:trHeight w:val="237"/>
        </w:trPr>
        <w:tc>
          <w:tcPr>
            <w:tcW w:w="1500" w:type="dxa"/>
            <w:gridSpan w:val="2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Related To:</w:t>
            </w:r>
          </w:p>
        </w:tc>
        <w:tc>
          <w:tcPr>
            <w:tcW w:w="2910" w:type="dxa"/>
            <w:gridSpan w:val="4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Source</w:t>
            </w:r>
          </w:p>
        </w:tc>
        <w:tc>
          <w:tcPr>
            <w:tcW w:w="2125" w:type="dxa"/>
            <w:gridSpan w:val="4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Connector</w:t>
            </w:r>
          </w:p>
        </w:tc>
        <w:tc>
          <w:tcPr>
            <w:tcW w:w="3250" w:type="dxa"/>
            <w:gridSpan w:val="2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Target</w:t>
            </w:r>
          </w:p>
        </w:tc>
      </w:tr>
      <w:tr w:rsidR="006B2FF0" w:rsidRPr="000B31EC" w:rsidTr="00E8760D">
        <w:trPr>
          <w:gridAfter w:val="3"/>
          <w:wAfter w:w="60" w:type="dxa"/>
        </w:trPr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910" w:type="dxa"/>
            <w:gridSpan w:val="4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B2FF0" w:rsidRPr="000B31EC" w:rsidRDefault="00DF5B6C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B2FF0" w:rsidRPr="000B31EC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B2FF0" w:rsidRPr="000B31EC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B2FF0" w:rsidRPr="000B31EC">
              <w:rPr>
                <w:rFonts w:ascii="Times New Roman" w:hAnsi="Times New Roman"/>
                <w:szCs w:val="24"/>
                <w:lang w:val="en-US"/>
              </w:rPr>
              <w:t xml:space="preserve">Acceptance </w:t>
            </w:r>
            <w:proofErr w:type="spellStart"/>
            <w:r w:rsidR="006B2FF0" w:rsidRPr="000B31EC">
              <w:rPr>
                <w:rFonts w:ascii="Times New Roman" w:hAnsi="Times New Roman"/>
                <w:szCs w:val="24"/>
                <w:lang w:val="en-US"/>
              </w:rPr>
              <w:t>Tests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6B2FF0" w:rsidRPr="000B31EC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6B2FF0" w:rsidRPr="000B31EC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6B2FF0" w:rsidRPr="000B31EC">
              <w:rPr>
                <w:rFonts w:ascii="Times New Roman" w:hAnsi="Times New Roman"/>
                <w:szCs w:val="24"/>
                <w:lang w:val="en-US"/>
              </w:rPr>
              <w:t>Editing</w:t>
            </w:r>
            <w:proofErr w:type="spellEnd"/>
            <w:r w:rsidR="006B2FF0" w:rsidRPr="000B31EC">
              <w:rPr>
                <w:rFonts w:ascii="Times New Roman" w:hAnsi="Times New Roman"/>
                <w:szCs w:val="24"/>
                <w:lang w:val="en-US"/>
              </w:rPr>
              <w:t xml:space="preserve"> or inserting a valid date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6B2FF0" w:rsidRPr="000B31EC" w:rsidRDefault="006B2FF0" w:rsidP="00E8760D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125" w:type="dxa"/>
            <w:gridSpan w:val="4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B2FF0" w:rsidRPr="00F6228A" w:rsidRDefault="00DF5B6C" w:rsidP="00E8760D">
            <w:pPr>
              <w:spacing w:before="60" w:after="60"/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lastRenderedPageBreak/>
              <w:fldChar w:fldCharType="begin" w:fldLock="1"/>
            </w:r>
            <w:r w:rsidR="006B2FF0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B2FF0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instrText>Connector.Type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B2FF0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t>Trace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250" w:type="dxa"/>
            <w:gridSpan w:val="2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B2FF0" w:rsidRPr="00F6228A" w:rsidRDefault="00DF5B6C" w:rsidP="00E8760D">
            <w:pPr>
              <w:spacing w:before="60" w:after="60"/>
              <w:rPr>
                <w:rFonts w:ascii="Times New Roman" w:hAnsi="Times New Roman"/>
                <w:sz w:val="20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B2FF0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t>Functional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t>2ET-003: EditTask.save.true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6B2FF0" w:rsidRPr="00F6228A" w:rsidRDefault="006B2FF0" w:rsidP="00E8760D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</w:tr>
      <w:tr w:rsidR="006B2FF0" w:rsidRPr="000B31EC" w:rsidTr="00E8760D">
        <w:trPr>
          <w:gridBefore w:val="1"/>
        </w:trPr>
        <w:tc>
          <w:tcPr>
            <w:tcW w:w="1500" w:type="dxa"/>
            <w:gridSpan w:val="2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bookmarkStart w:id="376" w:name="BKM_33FA6CAA_B0D6_42f3_9065_CB5FE1D7E21A"/>
            <w:bookmarkEnd w:id="359"/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lastRenderedPageBreak/>
              <w:t>Use Case:</w:t>
            </w:r>
          </w:p>
        </w:tc>
        <w:tc>
          <w:tcPr>
            <w:tcW w:w="4800" w:type="dxa"/>
            <w:gridSpan w:val="6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0B31EC" w:rsidRDefault="00DF5B6C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B2FF0" w:rsidRPr="000B31EC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B2FF0" w:rsidRPr="000B31EC">
              <w:rPr>
                <w:rFonts w:ascii="Times New Roman" w:hAnsi="Times New Roman"/>
                <w:szCs w:val="24"/>
                <w:lang w:val="en-US"/>
              </w:rPr>
              <w:instrText>Element.Name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B2FF0" w:rsidRPr="000B31EC">
              <w:rPr>
                <w:rFonts w:ascii="Times New Roman" w:hAnsi="Times New Roman"/>
                <w:szCs w:val="24"/>
                <w:lang w:val="en-US"/>
              </w:rPr>
              <w:t>Editing or inserting an invalid date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gridSpan w:val="6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>
              <w:rPr>
                <w:rFonts w:ascii="Times New Roman" w:hAnsi="Times New Roman"/>
                <w:szCs w:val="24"/>
                <w:lang w:val="en-US"/>
              </w:rPr>
              <w:t>Test Id: T1</w:t>
            </w:r>
            <w:ins w:id="377" w:author="David Silva" w:date="2013-05-27T19:23:00Z">
              <w:r w:rsidR="00796DB7">
                <w:rPr>
                  <w:rFonts w:ascii="Times New Roman" w:hAnsi="Times New Roman"/>
                  <w:szCs w:val="24"/>
                  <w:lang w:val="en-US"/>
                </w:rPr>
                <w:t>7</w:t>
              </w:r>
            </w:ins>
            <w:del w:id="378" w:author="David Silva" w:date="2013-05-27T19:23:00Z">
              <w:r w:rsidDel="00796DB7">
                <w:rPr>
                  <w:rFonts w:ascii="Times New Roman" w:hAnsi="Times New Roman"/>
                  <w:szCs w:val="24"/>
                  <w:lang w:val="en-US"/>
                </w:rPr>
                <w:delText>8</w:delText>
              </w:r>
            </w:del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Element.Alias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6B2FF0" w:rsidRPr="000B31EC" w:rsidTr="00E8760D">
        <w:trPr>
          <w:gridBefore w:val="1"/>
          <w:wBefore w:w="60" w:type="dxa"/>
        </w:trPr>
        <w:tc>
          <w:tcPr>
            <w:tcW w:w="1500" w:type="dxa"/>
            <w:gridSpan w:val="2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Status:</w:t>
            </w:r>
          </w:p>
        </w:tc>
        <w:tc>
          <w:tcPr>
            <w:tcW w:w="2031" w:type="dxa"/>
            <w:gridSpan w:val="2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F6228A" w:rsidRDefault="00DF5B6C" w:rsidP="00E8760D">
            <w:pPr>
              <w:tabs>
                <w:tab w:val="left" w:pos="2160"/>
                <w:tab w:val="left" w:pos="3150"/>
                <w:tab w:val="left" w:pos="567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B2FF0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instrText>Element.Status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del w:id="379" w:author="David Silva" w:date="2013-05-27T21:24:00Z">
              <w:r w:rsidR="006B2FF0" w:rsidRPr="00F6228A" w:rsidDel="00A46F0C">
                <w:rPr>
                  <w:rFonts w:ascii="Times New Roman" w:hAnsi="Times New Roman"/>
                  <w:szCs w:val="24"/>
                  <w:lang w:val="en-US"/>
                </w:rPr>
                <w:delText>Proposed</w:delText>
              </w:r>
            </w:del>
            <w:ins w:id="380" w:author="David Silva" w:date="2013-05-27T21:24:00Z">
              <w:r w:rsidR="00A46F0C">
                <w:rPr>
                  <w:rFonts w:ascii="Times New Roman" w:hAnsi="Times New Roman"/>
                  <w:szCs w:val="24"/>
                  <w:lang w:val="en-US"/>
                </w:rPr>
                <w:t>Draft</w:t>
              </w:r>
            </w:ins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2769" w:type="dxa"/>
            <w:gridSpan w:val="4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tabs>
                <w:tab w:val="left" w:pos="900"/>
                <w:tab w:val="left" w:pos="3150"/>
                <w:tab w:val="left" w:pos="5670"/>
              </w:tabs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Version: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Element.Version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1.0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gridSpan w:val="6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tabs>
                <w:tab w:val="left" w:pos="990"/>
                <w:tab w:val="left" w:pos="4590"/>
                <w:tab w:val="left" w:pos="567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Phase: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Element.Phase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1.0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6B2FF0" w:rsidRPr="000B31EC" w:rsidTr="00E8760D">
        <w:trPr>
          <w:gridBefore w:val="1"/>
          <w:wBefore w:w="60" w:type="dxa"/>
          <w:trHeight w:val="280"/>
        </w:trPr>
        <w:tc>
          <w:tcPr>
            <w:tcW w:w="1500" w:type="dxa"/>
            <w:gridSpan w:val="2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Author:</w:t>
            </w:r>
          </w:p>
        </w:tc>
        <w:tc>
          <w:tcPr>
            <w:tcW w:w="2031" w:type="dxa"/>
            <w:gridSpan w:val="2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F6228A" w:rsidRDefault="00DF5B6C" w:rsidP="00E8760D">
            <w:pPr>
              <w:tabs>
                <w:tab w:val="left" w:pos="216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B2FF0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instrText>Element.Author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t>David Silva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2769" w:type="dxa"/>
            <w:gridSpan w:val="4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tabs>
                <w:tab w:val="left" w:pos="90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Created: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Element.DateCreatedShort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16-05-2013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gridSpan w:val="6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tabs>
                <w:tab w:val="left" w:pos="99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del w:id="381" w:author="David Silva" w:date="2013-05-27T19:41:00Z"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delText>Modified:</w:delText>
              </w:r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tab/>
              </w:r>
              <w:r w:rsidR="00DF5B6C" w:rsidRPr="00F6228A" w:rsidDel="00280B27">
                <w:rPr>
                  <w:rFonts w:ascii="Times New Roman" w:hAnsi="Times New Roman"/>
                  <w:szCs w:val="24"/>
                  <w:lang w:val="en-US"/>
                </w:rPr>
                <w:fldChar w:fldCharType="begin" w:fldLock="1"/>
              </w:r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delInstrText>MERGEFIELD Element.DateModifiedShort</w:delInstrText>
              </w:r>
              <w:r w:rsidR="00DF5B6C" w:rsidRPr="00F6228A" w:rsidDel="00280B27">
                <w:rPr>
                  <w:rFonts w:ascii="Times New Roman" w:hAnsi="Times New Roman"/>
                  <w:szCs w:val="24"/>
                  <w:lang w:val="en-US"/>
                </w:rPr>
                <w:fldChar w:fldCharType="separate"/>
              </w:r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delText>16-05-2013</w:delText>
              </w:r>
              <w:r w:rsidR="00DF5B6C" w:rsidRPr="00F6228A" w:rsidDel="00280B27">
                <w:rPr>
                  <w:rFonts w:ascii="Times New Roman" w:hAnsi="Times New Roman"/>
                  <w:szCs w:val="24"/>
                  <w:lang w:val="en-US"/>
                </w:rPr>
                <w:fldChar w:fldCharType="end"/>
              </w:r>
            </w:del>
            <w:ins w:id="382" w:author="David Silva" w:date="2013-05-27T19:41:00Z">
              <w:r w:rsidR="00280B27">
                <w:rPr>
                  <w:rFonts w:ascii="Times New Roman" w:hAnsi="Times New Roman"/>
                  <w:szCs w:val="24"/>
                  <w:lang w:val="en-US"/>
                </w:rPr>
                <w:t>Modified: 21-05-2013</w:t>
              </w:r>
            </w:ins>
          </w:p>
        </w:tc>
      </w:tr>
      <w:tr w:rsidR="006B2FF0" w:rsidRPr="000B31EC" w:rsidTr="00E8760D">
        <w:trPr>
          <w:gridBefore w:val="1"/>
          <w:wBefore w:w="60" w:type="dxa"/>
          <w:trHeight w:val="387"/>
        </w:trPr>
        <w:tc>
          <w:tcPr>
            <w:tcW w:w="1500" w:type="dxa"/>
            <w:gridSpan w:val="2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50" w:type="dxa"/>
              <w:left w:w="0" w:type="dxa"/>
              <w:bottom w:w="0" w:type="dxa"/>
              <w:right w:w="50" w:type="dxa"/>
            </w:tcMar>
          </w:tcPr>
          <w:p w:rsidR="006B2FF0" w:rsidRPr="00F6228A" w:rsidRDefault="006B2FF0" w:rsidP="00E8760D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Notes:</w:t>
            </w:r>
          </w:p>
        </w:tc>
        <w:tc>
          <w:tcPr>
            <w:tcW w:w="8298" w:type="dxa"/>
            <w:gridSpan w:val="12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50" w:type="dxa"/>
              <w:left w:w="0" w:type="dxa"/>
              <w:bottom w:w="0" w:type="dxa"/>
              <w:right w:w="50" w:type="dxa"/>
            </w:tcMar>
          </w:tcPr>
          <w:p w:rsidR="006B2FF0" w:rsidRPr="00F6228A" w:rsidRDefault="00DF5B6C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B2FF0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instrText>Element.Notes</w:instrTex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  <w:p w:rsidR="006B2FF0" w:rsidRPr="00F6228A" w:rsidRDefault="006B2FF0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u w:val="single"/>
                <w:lang w:val="en-US"/>
              </w:rPr>
              <w:t>Start:</w:t>
            </w:r>
          </w:p>
          <w:p w:rsidR="006B2FF0" w:rsidRPr="00F6228A" w:rsidRDefault="006B2FF0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 xml:space="preserve">1. </w:t>
            </w:r>
            <w:commentRangeStart w:id="383"/>
            <w:r w:rsidRPr="00F6228A">
              <w:rPr>
                <w:rFonts w:ascii="Times New Roman" w:hAnsi="Times New Roman"/>
                <w:szCs w:val="24"/>
                <w:lang w:val="en-US"/>
              </w:rPr>
              <w:t xml:space="preserve">The </w:t>
            </w:r>
            <w:r w:rsidR="00DF5B6C" w:rsidRPr="00DF5B6C">
              <w:fldChar w:fldCharType="begin"/>
            </w:r>
            <w:r w:rsidR="00DF5B6C" w:rsidRPr="00DF5B6C">
              <w:rPr>
                <w:lang w:val="en-US"/>
                <w:rPrChange w:id="384" w:author="David Silva" w:date="2013-05-27T19:11:00Z">
                  <w:rPr>
                    <w:color w:val="0000FF" w:themeColor="hyperlink"/>
                    <w:u w:val="single"/>
                  </w:rPr>
                </w:rPrChange>
              </w:rPr>
              <w:instrText xml:space="preserve"> HYPERLINK \l "BKM_0B9DE5D0_A799_433C_9796_17FAF6E42CC4" </w:instrText>
            </w:r>
            <w:r w:rsidR="00DF5B6C" w:rsidRPr="00DF5B6C">
              <w:fldChar w:fldCharType="separate"/>
            </w:r>
            <w:r w:rsidRPr="00F6228A">
              <w:rPr>
                <w:rFonts w:ascii="Times New Roman" w:hAnsi="Times New Roman"/>
                <w:szCs w:val="24"/>
                <w:u w:val="single"/>
                <w:lang w:val="en-US"/>
              </w:rPr>
              <w:t>User</w:t>
            </w:r>
            <w:r w:rsidR="00DF5B6C">
              <w:rPr>
                <w:rFonts w:ascii="Times New Roman" w:hAnsi="Times New Roman"/>
                <w:szCs w:val="24"/>
                <w:u w:val="single"/>
                <w:lang w:val="en-US"/>
              </w:rPr>
              <w:fldChar w:fldCharType="end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 xml:space="preserve"> click</w:t>
            </w:r>
            <w:ins w:id="385" w:author="Mário Oliveira" w:date="2013-05-26T18:23:00Z">
              <w:r w:rsidR="00755483">
                <w:rPr>
                  <w:rFonts w:ascii="Times New Roman" w:hAnsi="Times New Roman"/>
                  <w:szCs w:val="24"/>
                  <w:lang w:val="en-US"/>
                </w:rPr>
                <w:t>s</w:t>
              </w:r>
            </w:ins>
            <w:r w:rsidRPr="00F6228A">
              <w:rPr>
                <w:rFonts w:ascii="Times New Roman" w:hAnsi="Times New Roman"/>
                <w:szCs w:val="24"/>
                <w:lang w:val="en-US"/>
              </w:rPr>
              <w:t xml:space="preserve"> in the edit button to edit a task from the task list.</w:t>
            </w:r>
            <w:commentRangeEnd w:id="383"/>
            <w:r w:rsidR="00755483">
              <w:rPr>
                <w:rStyle w:val="Refdecomentrio"/>
                <w:rFonts w:ascii="Arial" w:eastAsiaTheme="minorEastAsia" w:hAnsi="Arial"/>
                <w:color w:val="000000"/>
                <w:lang w:val="en-AU" w:eastAsia="pt-PT"/>
              </w:rPr>
              <w:commentReference w:id="383"/>
            </w:r>
          </w:p>
          <w:p w:rsidR="006B2FF0" w:rsidRPr="00F6228A" w:rsidRDefault="006B2FF0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 xml:space="preserve">2. The system presents the edition form to the </w:t>
            </w:r>
            <w:r w:rsidR="00DF5B6C" w:rsidRPr="00DF5B6C">
              <w:fldChar w:fldCharType="begin"/>
            </w:r>
            <w:r w:rsidR="00DF5B6C" w:rsidRPr="00DF5B6C">
              <w:rPr>
                <w:lang w:val="en-US"/>
                <w:rPrChange w:id="386" w:author="David Silva" w:date="2013-05-27T19:11:00Z">
                  <w:rPr>
                    <w:color w:val="0000FF" w:themeColor="hyperlink"/>
                    <w:u w:val="single"/>
                  </w:rPr>
                </w:rPrChange>
              </w:rPr>
              <w:instrText xml:space="preserve"> HYPERLINK \l "BKM_0B9DE5D0_A799_433C_9796_17FAF6E42CC4" </w:instrText>
            </w:r>
            <w:r w:rsidR="00DF5B6C" w:rsidRPr="00DF5B6C">
              <w:fldChar w:fldCharType="separate"/>
            </w:r>
            <w:r w:rsidRPr="00F6228A">
              <w:rPr>
                <w:rFonts w:ascii="Times New Roman" w:hAnsi="Times New Roman"/>
                <w:szCs w:val="24"/>
                <w:u w:val="single"/>
                <w:lang w:val="en-US"/>
              </w:rPr>
              <w:t>User</w:t>
            </w:r>
            <w:r w:rsidR="00DF5B6C">
              <w:rPr>
                <w:rFonts w:ascii="Times New Roman" w:hAnsi="Times New Roman"/>
                <w:szCs w:val="24"/>
                <w:u w:val="single"/>
                <w:lang w:val="en-US"/>
              </w:rPr>
              <w:fldChar w:fldCharType="end"/>
            </w:r>
          </w:p>
          <w:p w:rsidR="006B2FF0" w:rsidRPr="00F6228A" w:rsidRDefault="006B2FF0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 xml:space="preserve">3. The </w:t>
            </w:r>
            <w:r w:rsidR="00DF5B6C" w:rsidRPr="00DF5B6C">
              <w:fldChar w:fldCharType="begin"/>
            </w:r>
            <w:r w:rsidR="00DF5B6C" w:rsidRPr="00DF5B6C">
              <w:rPr>
                <w:lang w:val="en-US"/>
                <w:rPrChange w:id="387" w:author="David Silva" w:date="2013-05-27T19:11:00Z">
                  <w:rPr>
                    <w:color w:val="0000FF" w:themeColor="hyperlink"/>
                    <w:u w:val="single"/>
                  </w:rPr>
                </w:rPrChange>
              </w:rPr>
              <w:instrText xml:space="preserve"> HYPERLINK \l "BKM_0B9DE5D0_A799_433C_9796_17FAF6E42CC4" </w:instrText>
            </w:r>
            <w:r w:rsidR="00DF5B6C" w:rsidRPr="00DF5B6C">
              <w:fldChar w:fldCharType="separate"/>
            </w:r>
            <w:r w:rsidRPr="00F6228A">
              <w:rPr>
                <w:rFonts w:ascii="Times New Roman" w:hAnsi="Times New Roman"/>
                <w:szCs w:val="24"/>
                <w:u w:val="single"/>
                <w:lang w:val="en-US"/>
              </w:rPr>
              <w:t>User</w:t>
            </w:r>
            <w:r w:rsidR="00DF5B6C">
              <w:rPr>
                <w:rFonts w:ascii="Times New Roman" w:hAnsi="Times New Roman"/>
                <w:szCs w:val="24"/>
                <w:u w:val="single"/>
                <w:lang w:val="en-US"/>
              </w:rPr>
              <w:fldChar w:fldCharType="end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 xml:space="preserve"> edit</w:t>
            </w:r>
            <w:ins w:id="388" w:author="Carla" w:date="2013-05-29T23:22:00Z">
              <w:r w:rsidR="008901D3">
                <w:rPr>
                  <w:rFonts w:ascii="Times New Roman" w:hAnsi="Times New Roman"/>
                  <w:szCs w:val="24"/>
                  <w:lang w:val="en-US"/>
                </w:rPr>
                <w:t>s</w:t>
              </w:r>
            </w:ins>
            <w:r w:rsidRPr="00F6228A">
              <w:rPr>
                <w:rFonts w:ascii="Times New Roman" w:hAnsi="Times New Roman"/>
                <w:szCs w:val="24"/>
                <w:lang w:val="en-US"/>
              </w:rPr>
              <w:t xml:space="preserve"> or insert</w:t>
            </w:r>
            <w:ins w:id="389" w:author="Carla" w:date="2013-05-29T23:22:00Z">
              <w:r w:rsidR="008901D3">
                <w:rPr>
                  <w:rFonts w:ascii="Times New Roman" w:hAnsi="Times New Roman"/>
                  <w:szCs w:val="24"/>
                  <w:lang w:val="en-US"/>
                </w:rPr>
                <w:t>s</w:t>
              </w:r>
            </w:ins>
            <w:r w:rsidRPr="00F6228A">
              <w:rPr>
                <w:rFonts w:ascii="Times New Roman" w:hAnsi="Times New Roman"/>
                <w:szCs w:val="24"/>
                <w:lang w:val="en-US"/>
              </w:rPr>
              <w:t xml:space="preserve"> the start date and end date (start date must be after end date) and tries to save them by clicking save button</w:t>
            </w:r>
          </w:p>
          <w:p w:rsidR="006B2FF0" w:rsidRPr="00F6228A" w:rsidRDefault="006B2FF0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</w:p>
          <w:p w:rsidR="006B2FF0" w:rsidRPr="00F6228A" w:rsidRDefault="006B2FF0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u w:val="single"/>
                <w:lang w:val="en-US"/>
              </w:rPr>
              <w:t>Result:</w:t>
            </w:r>
          </w:p>
          <w:p w:rsidR="006B2FF0" w:rsidRPr="00F6228A" w:rsidRDefault="006B2FF0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The system show message "Invalid field" and the reason</w:t>
            </w:r>
          </w:p>
          <w:p w:rsidR="006B2FF0" w:rsidRPr="00F6228A" w:rsidRDefault="006B2FF0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Use case ends.</w:t>
            </w:r>
          </w:p>
        </w:tc>
      </w:tr>
    </w:tbl>
    <w:p w:rsidR="006B2FF0" w:rsidRPr="00F6228A" w:rsidRDefault="006B2FF0" w:rsidP="006B2FF0">
      <w:pPr>
        <w:spacing w:before="60" w:after="60"/>
        <w:rPr>
          <w:rFonts w:ascii="Times New Roman" w:hAnsi="Times New Roman"/>
          <w:szCs w:val="24"/>
          <w:lang w:val="en-US"/>
        </w:rPr>
      </w:pPr>
    </w:p>
    <w:tbl>
      <w:tblPr>
        <w:tblW w:w="9785" w:type="dxa"/>
        <w:tblInd w:w="240" w:type="dxa"/>
        <w:tblLayout w:type="fixed"/>
        <w:tblCellMar>
          <w:left w:w="60" w:type="dxa"/>
          <w:right w:w="60" w:type="dxa"/>
        </w:tblCellMar>
        <w:tblLook w:val="0000"/>
      </w:tblPr>
      <w:tblGrid>
        <w:gridCol w:w="1500"/>
        <w:gridCol w:w="2910"/>
        <w:gridCol w:w="2125"/>
        <w:gridCol w:w="3250"/>
      </w:tblGrid>
      <w:tr w:rsidR="006B2FF0" w:rsidRPr="000B31EC" w:rsidTr="008E51E2">
        <w:trPr>
          <w:trHeight w:val="237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Related To:</w:t>
            </w:r>
          </w:p>
        </w:tc>
        <w:tc>
          <w:tcPr>
            <w:tcW w:w="291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Source</w:t>
            </w:r>
          </w:p>
        </w:tc>
        <w:tc>
          <w:tcPr>
            <w:tcW w:w="2125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Connector</w:t>
            </w:r>
          </w:p>
        </w:tc>
        <w:tc>
          <w:tcPr>
            <w:tcW w:w="325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Target</w:t>
            </w:r>
          </w:p>
        </w:tc>
      </w:tr>
      <w:tr w:rsidR="006B2FF0" w:rsidRPr="000B31EC" w:rsidTr="008E51E2"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91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B2FF0" w:rsidRPr="000B31EC" w:rsidRDefault="00DF5B6C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B2FF0" w:rsidRPr="000B31EC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B2FF0" w:rsidRPr="000B31EC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B2FF0" w:rsidRPr="000B31EC">
              <w:rPr>
                <w:rFonts w:ascii="Times New Roman" w:hAnsi="Times New Roman"/>
                <w:szCs w:val="24"/>
                <w:lang w:val="en-US"/>
              </w:rPr>
              <w:t xml:space="preserve">Acceptance </w:t>
            </w:r>
            <w:proofErr w:type="spellStart"/>
            <w:r w:rsidR="006B2FF0" w:rsidRPr="000B31EC">
              <w:rPr>
                <w:rFonts w:ascii="Times New Roman" w:hAnsi="Times New Roman"/>
                <w:szCs w:val="24"/>
                <w:lang w:val="en-US"/>
              </w:rPr>
              <w:t>Tests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6B2FF0" w:rsidRPr="000B31EC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6B2FF0" w:rsidRPr="000B31EC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6B2FF0" w:rsidRPr="000B31EC">
              <w:rPr>
                <w:rFonts w:ascii="Times New Roman" w:hAnsi="Times New Roman"/>
                <w:szCs w:val="24"/>
                <w:lang w:val="en-US"/>
              </w:rPr>
              <w:t>Editing</w:t>
            </w:r>
            <w:proofErr w:type="spellEnd"/>
            <w:r w:rsidR="006B2FF0" w:rsidRPr="000B31EC">
              <w:rPr>
                <w:rFonts w:ascii="Times New Roman" w:hAnsi="Times New Roman"/>
                <w:szCs w:val="24"/>
                <w:lang w:val="en-US"/>
              </w:rPr>
              <w:t xml:space="preserve"> or inserting an invalid date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6B2FF0" w:rsidRPr="000B31EC" w:rsidRDefault="006B2FF0" w:rsidP="00E8760D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125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B2FF0" w:rsidRPr="00F6228A" w:rsidRDefault="00DF5B6C" w:rsidP="00E8760D">
            <w:pPr>
              <w:spacing w:before="60" w:after="60"/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B2FF0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B2FF0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instrText>Connector.Type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B2FF0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t>Trace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25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B2FF0" w:rsidRPr="00F6228A" w:rsidRDefault="00DF5B6C" w:rsidP="00E8760D">
            <w:pPr>
              <w:spacing w:before="60" w:after="60"/>
              <w:rPr>
                <w:rFonts w:ascii="Times New Roman" w:hAnsi="Times New Roman"/>
                <w:sz w:val="20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B2FF0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t>Functional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t>2ET-002: EditTask.save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6B2FF0" w:rsidRPr="00F6228A" w:rsidRDefault="006B2FF0" w:rsidP="00E8760D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</w:tr>
    </w:tbl>
    <w:p w:rsidR="008E51E2" w:rsidRDefault="008E51E2">
      <w:r>
        <w:br w:type="page"/>
      </w:r>
    </w:p>
    <w:tbl>
      <w:tblPr>
        <w:tblW w:w="9798" w:type="dxa"/>
        <w:tblInd w:w="420" w:type="dxa"/>
        <w:tblLayout w:type="fixed"/>
        <w:tblCellMar>
          <w:left w:w="60" w:type="dxa"/>
          <w:right w:w="60" w:type="dxa"/>
        </w:tblCellMar>
        <w:tblLook w:val="0000"/>
      </w:tblPr>
      <w:tblGrid>
        <w:gridCol w:w="1500"/>
        <w:gridCol w:w="2031"/>
        <w:gridCol w:w="2769"/>
        <w:gridCol w:w="3498"/>
      </w:tblGrid>
      <w:tr w:rsidR="006B2FF0" w:rsidRPr="000B31EC" w:rsidTr="008E51E2"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bookmarkStart w:id="390" w:name="BKM_33DAE6BE_802C_420a_8305_0365A71481F5"/>
            <w:bookmarkEnd w:id="376"/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lastRenderedPageBreak/>
              <w:t>Use Case:</w:t>
            </w:r>
          </w:p>
        </w:tc>
        <w:tc>
          <w:tcPr>
            <w:tcW w:w="4800" w:type="dxa"/>
            <w:gridSpan w:val="2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0B31EC" w:rsidRDefault="00DF5B6C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B2FF0" w:rsidRPr="000B31EC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B2FF0" w:rsidRPr="000B31EC">
              <w:rPr>
                <w:rFonts w:ascii="Times New Roman" w:hAnsi="Times New Roman"/>
                <w:szCs w:val="24"/>
                <w:lang w:val="en-US"/>
              </w:rPr>
              <w:instrText>Element.Name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B2FF0" w:rsidRPr="000B31EC">
              <w:rPr>
                <w:rFonts w:ascii="Times New Roman" w:hAnsi="Times New Roman"/>
                <w:szCs w:val="24"/>
                <w:lang w:val="en-US"/>
              </w:rPr>
              <w:t>Editing task with all text fields filled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>
              <w:rPr>
                <w:rFonts w:ascii="Times New Roman" w:hAnsi="Times New Roman"/>
                <w:szCs w:val="24"/>
                <w:lang w:val="en-US"/>
              </w:rPr>
              <w:t>Test Id: T1</w:t>
            </w:r>
            <w:ins w:id="391" w:author="David Silva" w:date="2013-05-27T19:23:00Z">
              <w:r w:rsidR="00796DB7">
                <w:rPr>
                  <w:rFonts w:ascii="Times New Roman" w:hAnsi="Times New Roman"/>
                  <w:szCs w:val="24"/>
                  <w:lang w:val="en-US"/>
                </w:rPr>
                <w:t>8</w:t>
              </w:r>
            </w:ins>
            <w:del w:id="392" w:author="David Silva" w:date="2013-05-27T19:23:00Z">
              <w:r w:rsidDel="00796DB7">
                <w:rPr>
                  <w:rFonts w:ascii="Times New Roman" w:hAnsi="Times New Roman"/>
                  <w:szCs w:val="24"/>
                  <w:lang w:val="en-US"/>
                </w:rPr>
                <w:delText>9</w:delText>
              </w:r>
            </w:del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Element.Alias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6B2FF0" w:rsidRPr="000B31EC" w:rsidTr="008E51E2"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Status:</w:t>
            </w:r>
          </w:p>
        </w:tc>
        <w:tc>
          <w:tcPr>
            <w:tcW w:w="2031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F6228A" w:rsidRDefault="00DF5B6C" w:rsidP="00E8760D">
            <w:pPr>
              <w:tabs>
                <w:tab w:val="left" w:pos="2160"/>
                <w:tab w:val="left" w:pos="3150"/>
                <w:tab w:val="left" w:pos="567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B2FF0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instrText>Element.Status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del w:id="393" w:author="David Silva" w:date="2013-05-27T21:24:00Z">
              <w:r w:rsidR="006B2FF0" w:rsidRPr="00F6228A" w:rsidDel="00A46F0C">
                <w:rPr>
                  <w:rFonts w:ascii="Times New Roman" w:hAnsi="Times New Roman"/>
                  <w:szCs w:val="24"/>
                  <w:lang w:val="en-US"/>
                </w:rPr>
                <w:delText>Proposed</w:delText>
              </w:r>
            </w:del>
            <w:ins w:id="394" w:author="David Silva" w:date="2013-05-27T21:24:00Z">
              <w:r w:rsidR="00A46F0C">
                <w:rPr>
                  <w:rFonts w:ascii="Times New Roman" w:hAnsi="Times New Roman"/>
                  <w:szCs w:val="24"/>
                  <w:lang w:val="en-US"/>
                </w:rPr>
                <w:t>Draft</w:t>
              </w:r>
            </w:ins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2769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tabs>
                <w:tab w:val="left" w:pos="900"/>
                <w:tab w:val="left" w:pos="3150"/>
                <w:tab w:val="left" w:pos="5670"/>
              </w:tabs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Version: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Element.Version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1.0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tabs>
                <w:tab w:val="left" w:pos="990"/>
                <w:tab w:val="left" w:pos="4590"/>
                <w:tab w:val="left" w:pos="567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Phase: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Element.Phase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1.0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6B2FF0" w:rsidRPr="000B31EC" w:rsidTr="008E51E2">
        <w:trPr>
          <w:trHeight w:val="280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Author:</w:t>
            </w:r>
          </w:p>
        </w:tc>
        <w:tc>
          <w:tcPr>
            <w:tcW w:w="2031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F6228A" w:rsidRDefault="00DF5B6C" w:rsidP="00E8760D">
            <w:pPr>
              <w:tabs>
                <w:tab w:val="left" w:pos="216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B2FF0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instrText>Element.Author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t>David Silva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2769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tabs>
                <w:tab w:val="left" w:pos="90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Created: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Element.DateCreatedShort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16-05-2013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tabs>
                <w:tab w:val="left" w:pos="99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del w:id="395" w:author="David Silva" w:date="2013-05-27T19:41:00Z"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delText>Modified:</w:delText>
              </w:r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tab/>
              </w:r>
              <w:r w:rsidR="00DF5B6C" w:rsidRPr="00F6228A" w:rsidDel="00280B27">
                <w:rPr>
                  <w:rFonts w:ascii="Times New Roman" w:hAnsi="Times New Roman"/>
                  <w:szCs w:val="24"/>
                  <w:lang w:val="en-US"/>
                </w:rPr>
                <w:fldChar w:fldCharType="begin" w:fldLock="1"/>
              </w:r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delInstrText>MERGEFIELD Element.DateModifiedShort</w:delInstrText>
              </w:r>
              <w:r w:rsidR="00DF5B6C" w:rsidRPr="00F6228A" w:rsidDel="00280B27">
                <w:rPr>
                  <w:rFonts w:ascii="Times New Roman" w:hAnsi="Times New Roman"/>
                  <w:szCs w:val="24"/>
                  <w:lang w:val="en-US"/>
                </w:rPr>
                <w:fldChar w:fldCharType="separate"/>
              </w:r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delText>16-05-2013</w:delText>
              </w:r>
              <w:r w:rsidR="00DF5B6C" w:rsidRPr="00F6228A" w:rsidDel="00280B27">
                <w:rPr>
                  <w:rFonts w:ascii="Times New Roman" w:hAnsi="Times New Roman"/>
                  <w:szCs w:val="24"/>
                  <w:lang w:val="en-US"/>
                </w:rPr>
                <w:fldChar w:fldCharType="end"/>
              </w:r>
            </w:del>
            <w:ins w:id="396" w:author="David Silva" w:date="2013-05-27T19:41:00Z">
              <w:r w:rsidR="00280B27">
                <w:rPr>
                  <w:rFonts w:ascii="Times New Roman" w:hAnsi="Times New Roman"/>
                  <w:szCs w:val="24"/>
                  <w:lang w:val="en-US"/>
                </w:rPr>
                <w:t>Modified: 21-05-2013</w:t>
              </w:r>
            </w:ins>
          </w:p>
        </w:tc>
      </w:tr>
      <w:tr w:rsidR="006B2FF0" w:rsidRPr="000B31EC" w:rsidTr="008E51E2">
        <w:trPr>
          <w:trHeight w:val="387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50" w:type="dxa"/>
              <w:left w:w="0" w:type="dxa"/>
              <w:bottom w:w="0" w:type="dxa"/>
              <w:right w:w="50" w:type="dxa"/>
            </w:tcMar>
          </w:tcPr>
          <w:p w:rsidR="006B2FF0" w:rsidRPr="00F6228A" w:rsidRDefault="006B2FF0" w:rsidP="00E8760D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Notes:</w:t>
            </w:r>
          </w:p>
        </w:tc>
        <w:tc>
          <w:tcPr>
            <w:tcW w:w="8298" w:type="dxa"/>
            <w:gridSpan w:val="3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50" w:type="dxa"/>
              <w:left w:w="0" w:type="dxa"/>
              <w:bottom w:w="0" w:type="dxa"/>
              <w:right w:w="50" w:type="dxa"/>
            </w:tcMar>
          </w:tcPr>
          <w:p w:rsidR="006B2FF0" w:rsidRPr="000B31EC" w:rsidRDefault="00DF5B6C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B2FF0" w:rsidRPr="000B31EC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B2FF0" w:rsidRPr="000B31EC">
              <w:rPr>
                <w:rFonts w:ascii="Times New Roman" w:hAnsi="Times New Roman"/>
                <w:szCs w:val="24"/>
                <w:lang w:val="en-US"/>
              </w:rPr>
              <w:instrText>Element.Notes</w:instrTex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  <w:p w:rsidR="006B2FF0" w:rsidRPr="000B31EC" w:rsidRDefault="006B2FF0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u w:val="single"/>
                <w:lang w:val="en-US"/>
              </w:rPr>
              <w:t>Start:</w:t>
            </w:r>
          </w:p>
          <w:p w:rsidR="006B2FF0" w:rsidRPr="000B31EC" w:rsidRDefault="006B2FF0" w:rsidP="00E8760D">
            <w:pPr>
              <w:pStyle w:val="PargrafodaLista"/>
              <w:numPr>
                <w:ilvl w:val="0"/>
                <w:numId w:val="12"/>
              </w:num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commentRangeStart w:id="397"/>
            <w:r w:rsidRPr="000B31EC">
              <w:rPr>
                <w:rFonts w:ascii="Times New Roman" w:hAnsi="Times New Roman"/>
                <w:szCs w:val="24"/>
                <w:lang w:val="en-US"/>
              </w:rPr>
              <w:t>Click in the edit button from a task in the task list from the main window to open task edit window</w:t>
            </w:r>
            <w:commentRangeEnd w:id="397"/>
            <w:r w:rsidR="0026284C">
              <w:rPr>
                <w:rStyle w:val="Refdecomentrio"/>
                <w:rFonts w:ascii="Arial" w:eastAsiaTheme="minorEastAsia" w:hAnsi="Arial"/>
                <w:color w:val="000000"/>
                <w:lang w:val="en-AU" w:eastAsia="pt-PT"/>
              </w:rPr>
              <w:commentReference w:id="397"/>
            </w:r>
          </w:p>
          <w:p w:rsidR="006B2FF0" w:rsidRPr="000B31EC" w:rsidRDefault="006B2FF0" w:rsidP="00E8760D">
            <w:pPr>
              <w:pStyle w:val="PargrafodaLista"/>
              <w:numPr>
                <w:ilvl w:val="0"/>
                <w:numId w:val="12"/>
              </w:num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commentRangeStart w:id="398"/>
            <w:commentRangeStart w:id="399"/>
            <w:r w:rsidRPr="000B31EC">
              <w:rPr>
                <w:rFonts w:ascii="Times New Roman" w:hAnsi="Times New Roman"/>
                <w:szCs w:val="24"/>
                <w:lang w:val="en-US"/>
              </w:rPr>
              <w:t>Alter values from the two top text boxes</w:t>
            </w:r>
            <w:commentRangeEnd w:id="398"/>
            <w:r w:rsidR="0026284C">
              <w:rPr>
                <w:rStyle w:val="Refdecomentrio"/>
                <w:rFonts w:ascii="Arial" w:eastAsiaTheme="minorEastAsia" w:hAnsi="Arial"/>
                <w:color w:val="000000"/>
                <w:lang w:val="en-AU" w:eastAsia="pt-PT"/>
              </w:rPr>
              <w:commentReference w:id="398"/>
            </w:r>
            <w:commentRangeEnd w:id="399"/>
            <w:r w:rsidR="008901D3">
              <w:rPr>
                <w:rStyle w:val="Refdecomentrio"/>
                <w:rFonts w:ascii="Arial" w:eastAsiaTheme="minorEastAsia" w:hAnsi="Arial"/>
                <w:color w:val="000000"/>
                <w:lang w:val="en-AU" w:eastAsia="pt-PT"/>
              </w:rPr>
              <w:commentReference w:id="399"/>
            </w:r>
          </w:p>
          <w:p w:rsidR="006B2FF0" w:rsidRPr="00F6228A" w:rsidRDefault="006B2FF0" w:rsidP="00E8760D">
            <w:pPr>
              <w:pStyle w:val="PargrafodaLista"/>
              <w:numPr>
                <w:ilvl w:val="0"/>
                <w:numId w:val="12"/>
              </w:num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>Click Save button</w:t>
            </w:r>
          </w:p>
          <w:p w:rsidR="006B2FF0" w:rsidRPr="000B31EC" w:rsidRDefault="006B2FF0" w:rsidP="00E8760D">
            <w:pPr>
              <w:pStyle w:val="PargrafodaLista"/>
              <w:numPr>
                <w:ilvl w:val="0"/>
                <w:numId w:val="12"/>
              </w:num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>Click in the same button from the same task from the step 1</w:t>
            </w:r>
          </w:p>
          <w:p w:rsidR="006B2FF0" w:rsidRPr="000B31EC" w:rsidRDefault="006B2FF0" w:rsidP="00E8760D">
            <w:pPr>
              <w:spacing w:before="60" w:after="60"/>
              <w:rPr>
                <w:rFonts w:ascii="Times New Roman" w:hAnsi="Times New Roman"/>
                <w:szCs w:val="24"/>
                <w:u w:val="single"/>
                <w:lang w:val="en-US"/>
              </w:rPr>
            </w:pPr>
          </w:p>
          <w:p w:rsidR="006B2FF0" w:rsidRPr="000B31EC" w:rsidRDefault="006B2FF0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u w:val="single"/>
                <w:lang w:val="en-US"/>
              </w:rPr>
              <w:t>Result:</w:t>
            </w:r>
          </w:p>
          <w:p w:rsidR="006B2FF0" w:rsidRPr="000B31EC" w:rsidRDefault="006B2FF0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>The system updates the information in the database and the tasks list</w:t>
            </w:r>
          </w:p>
          <w:p w:rsidR="006B2FF0" w:rsidRPr="000B31EC" w:rsidRDefault="006B2FF0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>The values from the two text boxes must have the changed values</w:t>
            </w:r>
          </w:p>
          <w:p w:rsidR="006B2FF0" w:rsidRPr="00F6228A" w:rsidRDefault="006B2FF0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Use case ends.</w:t>
            </w:r>
          </w:p>
        </w:tc>
      </w:tr>
    </w:tbl>
    <w:p w:rsidR="006B2FF0" w:rsidRPr="00F6228A" w:rsidRDefault="006B2FF0" w:rsidP="006B2FF0">
      <w:pPr>
        <w:spacing w:before="60" w:after="60"/>
        <w:rPr>
          <w:rFonts w:ascii="Times New Roman" w:hAnsi="Times New Roman"/>
          <w:szCs w:val="24"/>
          <w:lang w:val="en-US"/>
        </w:rPr>
      </w:pPr>
    </w:p>
    <w:tbl>
      <w:tblPr>
        <w:tblW w:w="9785" w:type="dxa"/>
        <w:tblInd w:w="120" w:type="dxa"/>
        <w:tblLayout w:type="fixed"/>
        <w:tblCellMar>
          <w:left w:w="60" w:type="dxa"/>
          <w:right w:w="60" w:type="dxa"/>
        </w:tblCellMar>
        <w:tblLook w:val="0000"/>
      </w:tblPr>
      <w:tblGrid>
        <w:gridCol w:w="1500"/>
        <w:gridCol w:w="2910"/>
        <w:gridCol w:w="2125"/>
        <w:gridCol w:w="3250"/>
      </w:tblGrid>
      <w:tr w:rsidR="006B2FF0" w:rsidRPr="000B31EC" w:rsidTr="00E8760D">
        <w:trPr>
          <w:trHeight w:val="237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Related To:</w:t>
            </w:r>
          </w:p>
        </w:tc>
        <w:tc>
          <w:tcPr>
            <w:tcW w:w="291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Source</w:t>
            </w:r>
          </w:p>
        </w:tc>
        <w:tc>
          <w:tcPr>
            <w:tcW w:w="2125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Connector</w:t>
            </w:r>
          </w:p>
        </w:tc>
        <w:tc>
          <w:tcPr>
            <w:tcW w:w="325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Target</w:t>
            </w:r>
          </w:p>
        </w:tc>
      </w:tr>
      <w:tr w:rsidR="006B2FF0" w:rsidRPr="000B31EC" w:rsidTr="00E8760D"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91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B2FF0" w:rsidRPr="000B31EC" w:rsidRDefault="00DF5B6C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B2FF0" w:rsidRPr="000B31EC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B2FF0" w:rsidRPr="000B31EC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B2FF0" w:rsidRPr="000B31EC">
              <w:rPr>
                <w:rFonts w:ascii="Times New Roman" w:hAnsi="Times New Roman"/>
                <w:szCs w:val="24"/>
                <w:lang w:val="en-US"/>
              </w:rPr>
              <w:t xml:space="preserve">Acceptance </w:t>
            </w:r>
            <w:proofErr w:type="spellStart"/>
            <w:r w:rsidR="006B2FF0" w:rsidRPr="000B31EC">
              <w:rPr>
                <w:rFonts w:ascii="Times New Roman" w:hAnsi="Times New Roman"/>
                <w:szCs w:val="24"/>
                <w:lang w:val="en-US"/>
              </w:rPr>
              <w:t>Tests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6B2FF0" w:rsidRPr="000B31EC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6B2FF0" w:rsidRPr="000B31EC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6B2FF0" w:rsidRPr="000B31EC">
              <w:rPr>
                <w:rFonts w:ascii="Times New Roman" w:hAnsi="Times New Roman"/>
                <w:szCs w:val="24"/>
                <w:lang w:val="en-US"/>
              </w:rPr>
              <w:t>Editing</w:t>
            </w:r>
            <w:proofErr w:type="spellEnd"/>
            <w:r w:rsidR="006B2FF0" w:rsidRPr="000B31EC">
              <w:rPr>
                <w:rFonts w:ascii="Times New Roman" w:hAnsi="Times New Roman"/>
                <w:szCs w:val="24"/>
                <w:lang w:val="en-US"/>
              </w:rPr>
              <w:t xml:space="preserve"> task with all text fields filled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6B2FF0" w:rsidRPr="000B31EC" w:rsidRDefault="006B2FF0" w:rsidP="00E8760D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125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B2FF0" w:rsidRPr="00F6228A" w:rsidRDefault="00DF5B6C" w:rsidP="00E8760D">
            <w:pPr>
              <w:spacing w:before="60" w:after="60"/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B2FF0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B2FF0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instrText>Connector.Type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B2FF0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t>Trace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25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B2FF0" w:rsidRPr="00F6228A" w:rsidRDefault="00DF5B6C" w:rsidP="00E8760D">
            <w:pPr>
              <w:spacing w:before="60" w:after="60"/>
              <w:rPr>
                <w:rFonts w:ascii="Times New Roman" w:hAnsi="Times New Roman"/>
                <w:sz w:val="20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B2FF0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t>Functional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t>2ET-002: EditTask.save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6B2FF0" w:rsidRPr="00F6228A" w:rsidRDefault="006B2FF0" w:rsidP="00E8760D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</w:tr>
    </w:tbl>
    <w:p w:rsidR="006B2FF0" w:rsidRPr="00F6228A" w:rsidRDefault="006B2FF0" w:rsidP="006B2FF0">
      <w:pPr>
        <w:rPr>
          <w:lang w:val="en-US"/>
        </w:rPr>
      </w:pPr>
      <w:r w:rsidRPr="00F6228A">
        <w:rPr>
          <w:lang w:val="en-US"/>
        </w:rPr>
        <w:br w:type="page"/>
      </w:r>
    </w:p>
    <w:tbl>
      <w:tblPr>
        <w:tblW w:w="9798" w:type="dxa"/>
        <w:tblInd w:w="120" w:type="dxa"/>
        <w:tblLayout w:type="fixed"/>
        <w:tblCellMar>
          <w:left w:w="60" w:type="dxa"/>
          <w:right w:w="60" w:type="dxa"/>
        </w:tblCellMar>
        <w:tblLook w:val="0000"/>
      </w:tblPr>
      <w:tblGrid>
        <w:gridCol w:w="1500"/>
        <w:gridCol w:w="2031"/>
        <w:gridCol w:w="2769"/>
        <w:gridCol w:w="3498"/>
      </w:tblGrid>
      <w:tr w:rsidR="006B2FF0" w:rsidRPr="000B31EC" w:rsidTr="00E8760D"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bookmarkStart w:id="400" w:name="BKM_1093EF78_3CB1_4fb5_A4BF_46A6AFD78382"/>
            <w:bookmarkEnd w:id="390"/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lastRenderedPageBreak/>
              <w:t>Use Case:</w:t>
            </w:r>
          </w:p>
        </w:tc>
        <w:tc>
          <w:tcPr>
            <w:tcW w:w="4800" w:type="dxa"/>
            <w:gridSpan w:val="2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0B31EC" w:rsidRDefault="00DF5B6C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B2FF0" w:rsidRPr="000B31EC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B2FF0" w:rsidRPr="000B31EC">
              <w:rPr>
                <w:rFonts w:ascii="Times New Roman" w:hAnsi="Times New Roman"/>
                <w:szCs w:val="24"/>
                <w:lang w:val="en-US"/>
              </w:rPr>
              <w:instrText>Element.Name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B2FF0" w:rsidRPr="000B31EC">
              <w:rPr>
                <w:rFonts w:ascii="Times New Roman" w:hAnsi="Times New Roman"/>
                <w:szCs w:val="24"/>
                <w:lang w:val="en-US"/>
              </w:rPr>
              <w:t>Editing task with name field empty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>
              <w:rPr>
                <w:rFonts w:ascii="Times New Roman" w:hAnsi="Times New Roman"/>
                <w:szCs w:val="24"/>
                <w:lang w:val="en-US"/>
              </w:rPr>
              <w:t>Test Id: T</w:t>
            </w:r>
            <w:ins w:id="401" w:author="David Silva" w:date="2013-05-27T19:23:00Z">
              <w:r w:rsidR="00796DB7">
                <w:rPr>
                  <w:rFonts w:ascii="Times New Roman" w:hAnsi="Times New Roman"/>
                  <w:szCs w:val="24"/>
                  <w:lang w:val="en-US"/>
                </w:rPr>
                <w:t>19</w:t>
              </w:r>
            </w:ins>
            <w:del w:id="402" w:author="David Silva" w:date="2013-05-27T19:23:00Z">
              <w:r w:rsidDel="00796DB7">
                <w:rPr>
                  <w:rFonts w:ascii="Times New Roman" w:hAnsi="Times New Roman"/>
                  <w:szCs w:val="24"/>
                  <w:lang w:val="en-US"/>
                </w:rPr>
                <w:delText>20</w:delText>
              </w:r>
            </w:del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Element.Alias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6B2FF0" w:rsidRPr="000B31EC" w:rsidTr="00E8760D"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Status:</w:t>
            </w:r>
          </w:p>
        </w:tc>
        <w:tc>
          <w:tcPr>
            <w:tcW w:w="2031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F6228A" w:rsidRDefault="00DF5B6C" w:rsidP="00E8760D">
            <w:pPr>
              <w:tabs>
                <w:tab w:val="left" w:pos="2160"/>
                <w:tab w:val="left" w:pos="3150"/>
                <w:tab w:val="left" w:pos="567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B2FF0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instrText>Element.Status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del w:id="403" w:author="David Silva" w:date="2013-05-27T21:24:00Z">
              <w:r w:rsidR="006B2FF0" w:rsidRPr="00F6228A" w:rsidDel="00A46F0C">
                <w:rPr>
                  <w:rFonts w:ascii="Times New Roman" w:hAnsi="Times New Roman"/>
                  <w:szCs w:val="24"/>
                  <w:lang w:val="en-US"/>
                </w:rPr>
                <w:delText>Proposed</w:delText>
              </w:r>
            </w:del>
            <w:ins w:id="404" w:author="David Silva" w:date="2013-05-27T21:24:00Z">
              <w:r w:rsidR="00A46F0C">
                <w:rPr>
                  <w:rFonts w:ascii="Times New Roman" w:hAnsi="Times New Roman"/>
                  <w:szCs w:val="24"/>
                  <w:lang w:val="en-US"/>
                </w:rPr>
                <w:t>Draft</w:t>
              </w:r>
            </w:ins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2769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tabs>
                <w:tab w:val="left" w:pos="900"/>
                <w:tab w:val="left" w:pos="3150"/>
                <w:tab w:val="left" w:pos="5670"/>
              </w:tabs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Version: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Element.Version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1.0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tabs>
                <w:tab w:val="left" w:pos="990"/>
                <w:tab w:val="left" w:pos="4590"/>
                <w:tab w:val="left" w:pos="567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Phase: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Element.Phase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1.0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6B2FF0" w:rsidRPr="000B31EC" w:rsidTr="00E8760D">
        <w:trPr>
          <w:trHeight w:val="280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Author:</w:t>
            </w:r>
          </w:p>
        </w:tc>
        <w:tc>
          <w:tcPr>
            <w:tcW w:w="2031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F6228A" w:rsidRDefault="00DF5B6C" w:rsidP="00E8760D">
            <w:pPr>
              <w:tabs>
                <w:tab w:val="left" w:pos="216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B2FF0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instrText>Element.Author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t>David Silva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2769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tabs>
                <w:tab w:val="left" w:pos="90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Created: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Element.DateCreatedShort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16-05-2013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tabs>
                <w:tab w:val="left" w:pos="99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del w:id="405" w:author="David Silva" w:date="2013-05-27T19:41:00Z"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delText>Modified:</w:delText>
              </w:r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tab/>
              </w:r>
              <w:r w:rsidR="00DF5B6C" w:rsidRPr="00F6228A" w:rsidDel="00280B27">
                <w:rPr>
                  <w:rFonts w:ascii="Times New Roman" w:hAnsi="Times New Roman"/>
                  <w:szCs w:val="24"/>
                  <w:lang w:val="en-US"/>
                </w:rPr>
                <w:fldChar w:fldCharType="begin" w:fldLock="1"/>
              </w:r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delInstrText>MERGEFIELD Element.DateModifiedShort</w:delInstrText>
              </w:r>
              <w:r w:rsidR="00DF5B6C" w:rsidRPr="00F6228A" w:rsidDel="00280B27">
                <w:rPr>
                  <w:rFonts w:ascii="Times New Roman" w:hAnsi="Times New Roman"/>
                  <w:szCs w:val="24"/>
                  <w:lang w:val="en-US"/>
                </w:rPr>
                <w:fldChar w:fldCharType="separate"/>
              </w:r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delText>16-05-2013</w:delText>
              </w:r>
              <w:r w:rsidR="00DF5B6C" w:rsidRPr="00F6228A" w:rsidDel="00280B27">
                <w:rPr>
                  <w:rFonts w:ascii="Times New Roman" w:hAnsi="Times New Roman"/>
                  <w:szCs w:val="24"/>
                  <w:lang w:val="en-US"/>
                </w:rPr>
                <w:fldChar w:fldCharType="end"/>
              </w:r>
            </w:del>
            <w:ins w:id="406" w:author="David Silva" w:date="2013-05-27T19:41:00Z">
              <w:r w:rsidR="00280B27">
                <w:rPr>
                  <w:rFonts w:ascii="Times New Roman" w:hAnsi="Times New Roman"/>
                  <w:szCs w:val="24"/>
                  <w:lang w:val="en-US"/>
                </w:rPr>
                <w:t>Modified: 21-05-2013</w:t>
              </w:r>
            </w:ins>
          </w:p>
        </w:tc>
      </w:tr>
      <w:tr w:rsidR="006B2FF0" w:rsidRPr="000B31EC" w:rsidTr="00E8760D">
        <w:trPr>
          <w:trHeight w:val="387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50" w:type="dxa"/>
              <w:left w:w="0" w:type="dxa"/>
              <w:bottom w:w="0" w:type="dxa"/>
              <w:right w:w="50" w:type="dxa"/>
            </w:tcMar>
          </w:tcPr>
          <w:p w:rsidR="006B2FF0" w:rsidRPr="00F6228A" w:rsidRDefault="006B2FF0" w:rsidP="00E8760D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Notes:</w:t>
            </w:r>
          </w:p>
        </w:tc>
        <w:tc>
          <w:tcPr>
            <w:tcW w:w="8298" w:type="dxa"/>
            <w:gridSpan w:val="3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50" w:type="dxa"/>
              <w:left w:w="0" w:type="dxa"/>
              <w:bottom w:w="0" w:type="dxa"/>
              <w:right w:w="50" w:type="dxa"/>
            </w:tcMar>
          </w:tcPr>
          <w:p w:rsidR="006B2FF0" w:rsidRPr="000B31EC" w:rsidRDefault="00DF5B6C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B2FF0" w:rsidRPr="000B31EC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B2FF0" w:rsidRPr="000B31EC">
              <w:rPr>
                <w:rFonts w:ascii="Times New Roman" w:hAnsi="Times New Roman"/>
                <w:szCs w:val="24"/>
                <w:lang w:val="en-US"/>
              </w:rPr>
              <w:instrText>Element.Notes</w:instrTex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  <w:p w:rsidR="006B2FF0" w:rsidRPr="000B31EC" w:rsidRDefault="006B2FF0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u w:val="single"/>
                <w:lang w:val="en-US"/>
              </w:rPr>
              <w:t>Start:</w:t>
            </w:r>
          </w:p>
          <w:p w:rsidR="006B2FF0" w:rsidRPr="000B31EC" w:rsidRDefault="006B2FF0" w:rsidP="00E8760D">
            <w:pPr>
              <w:pStyle w:val="PargrafodaLista"/>
              <w:numPr>
                <w:ilvl w:val="0"/>
                <w:numId w:val="13"/>
              </w:num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commentRangeStart w:id="407"/>
            <w:commentRangeStart w:id="408"/>
            <w:del w:id="409" w:author="David Silva" w:date="2013-05-27T21:09:00Z">
              <w:r w:rsidRPr="000B31EC" w:rsidDel="00B47607">
                <w:rPr>
                  <w:rFonts w:ascii="Times New Roman" w:hAnsi="Times New Roman"/>
                  <w:szCs w:val="24"/>
                  <w:lang w:val="en-US"/>
                </w:rPr>
                <w:delText xml:space="preserve">1. </w:delText>
              </w:r>
            </w:del>
            <w:r w:rsidRPr="000B31EC">
              <w:rPr>
                <w:rFonts w:ascii="Times New Roman" w:hAnsi="Times New Roman"/>
                <w:szCs w:val="24"/>
                <w:lang w:val="en-US"/>
              </w:rPr>
              <w:t>Click in the edit button from a task in the task list from the main window to open task edit window</w:t>
            </w:r>
            <w:commentRangeEnd w:id="407"/>
            <w:r w:rsidR="0026284C">
              <w:rPr>
                <w:rStyle w:val="Refdecomentrio"/>
                <w:rFonts w:ascii="Arial" w:eastAsiaTheme="minorEastAsia" w:hAnsi="Arial"/>
                <w:color w:val="000000"/>
                <w:lang w:val="en-AU" w:eastAsia="pt-PT"/>
              </w:rPr>
              <w:commentReference w:id="407"/>
            </w:r>
            <w:commentRangeEnd w:id="408"/>
            <w:r w:rsidR="00B47607">
              <w:rPr>
                <w:rStyle w:val="Refdecomentrio"/>
                <w:rFonts w:ascii="Arial" w:eastAsiaTheme="minorEastAsia" w:hAnsi="Arial"/>
                <w:color w:val="000000"/>
                <w:lang w:val="en-AU" w:eastAsia="pt-PT"/>
              </w:rPr>
              <w:commentReference w:id="408"/>
            </w:r>
          </w:p>
          <w:p w:rsidR="006B2FF0" w:rsidRPr="000B31EC" w:rsidRDefault="006B2FF0" w:rsidP="00E8760D">
            <w:pPr>
              <w:pStyle w:val="PargrafodaLista"/>
              <w:numPr>
                <w:ilvl w:val="0"/>
                <w:numId w:val="13"/>
              </w:num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>Clean any text from the name text box (the upper one)</w:t>
            </w:r>
          </w:p>
          <w:p w:rsidR="006B2FF0" w:rsidRPr="000B31EC" w:rsidRDefault="006B2FF0" w:rsidP="00E8760D">
            <w:pPr>
              <w:pStyle w:val="PargrafodaLista"/>
              <w:numPr>
                <w:ilvl w:val="0"/>
                <w:numId w:val="13"/>
              </w:num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>Click Save button</w:t>
            </w:r>
          </w:p>
          <w:p w:rsidR="006B2FF0" w:rsidRPr="000B31EC" w:rsidRDefault="006B2FF0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</w:p>
          <w:p w:rsidR="006B2FF0" w:rsidRPr="000B31EC" w:rsidRDefault="006B2FF0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u w:val="single"/>
                <w:lang w:val="en-US"/>
              </w:rPr>
              <w:t>Result:</w:t>
            </w:r>
          </w:p>
          <w:p w:rsidR="006B2FF0" w:rsidRPr="000B31EC" w:rsidRDefault="006B2FF0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>The system shows the message "Empty name field", edit task window does not dismiss and Database is not changed</w:t>
            </w:r>
          </w:p>
          <w:p w:rsidR="006B2FF0" w:rsidRPr="00F6228A" w:rsidRDefault="006B2FF0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Use case ends.</w:t>
            </w:r>
          </w:p>
        </w:tc>
      </w:tr>
    </w:tbl>
    <w:p w:rsidR="006B2FF0" w:rsidRPr="00F6228A" w:rsidRDefault="006B2FF0" w:rsidP="006B2FF0">
      <w:pPr>
        <w:spacing w:before="60" w:after="60"/>
        <w:rPr>
          <w:rFonts w:ascii="Times New Roman" w:hAnsi="Times New Roman"/>
          <w:szCs w:val="24"/>
          <w:lang w:val="en-US"/>
        </w:rPr>
      </w:pPr>
    </w:p>
    <w:p w:rsidR="006B2FF0" w:rsidRPr="00F6228A" w:rsidRDefault="006B2FF0" w:rsidP="006B2FF0">
      <w:pPr>
        <w:spacing w:before="60" w:after="60"/>
        <w:rPr>
          <w:rFonts w:ascii="Times New Roman" w:hAnsi="Times New Roman"/>
          <w:szCs w:val="24"/>
          <w:lang w:val="en-US"/>
        </w:rPr>
      </w:pPr>
    </w:p>
    <w:tbl>
      <w:tblPr>
        <w:tblW w:w="0" w:type="auto"/>
        <w:tblInd w:w="60" w:type="dxa"/>
        <w:tblLayout w:type="fixed"/>
        <w:tblCellMar>
          <w:left w:w="60" w:type="dxa"/>
          <w:right w:w="60" w:type="dxa"/>
        </w:tblCellMar>
        <w:tblLook w:val="0000"/>
      </w:tblPr>
      <w:tblGrid>
        <w:gridCol w:w="1500"/>
        <w:gridCol w:w="2910"/>
        <w:gridCol w:w="2125"/>
        <w:gridCol w:w="3250"/>
      </w:tblGrid>
      <w:tr w:rsidR="006B2FF0" w:rsidRPr="000B31EC" w:rsidTr="00E8760D">
        <w:trPr>
          <w:trHeight w:val="237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Related To:</w:t>
            </w:r>
          </w:p>
        </w:tc>
        <w:tc>
          <w:tcPr>
            <w:tcW w:w="291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Source</w:t>
            </w:r>
          </w:p>
        </w:tc>
        <w:tc>
          <w:tcPr>
            <w:tcW w:w="2125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Connector</w:t>
            </w:r>
          </w:p>
        </w:tc>
        <w:tc>
          <w:tcPr>
            <w:tcW w:w="325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Target</w:t>
            </w:r>
          </w:p>
        </w:tc>
      </w:tr>
      <w:tr w:rsidR="006B2FF0" w:rsidRPr="000B31EC" w:rsidTr="00E8760D"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91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B2FF0" w:rsidRPr="000B31EC" w:rsidRDefault="00DF5B6C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B2FF0" w:rsidRPr="000B31EC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B2FF0" w:rsidRPr="000B31EC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B2FF0" w:rsidRPr="000B31EC">
              <w:rPr>
                <w:rFonts w:ascii="Times New Roman" w:hAnsi="Times New Roman"/>
                <w:szCs w:val="24"/>
                <w:lang w:val="en-US"/>
              </w:rPr>
              <w:t xml:space="preserve">Acceptance </w:t>
            </w:r>
            <w:proofErr w:type="spellStart"/>
            <w:r w:rsidR="006B2FF0" w:rsidRPr="000B31EC">
              <w:rPr>
                <w:rFonts w:ascii="Times New Roman" w:hAnsi="Times New Roman"/>
                <w:szCs w:val="24"/>
                <w:lang w:val="en-US"/>
              </w:rPr>
              <w:t>Tests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6B2FF0" w:rsidRPr="000B31EC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6B2FF0" w:rsidRPr="000B31EC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6B2FF0" w:rsidRPr="000B31EC">
              <w:rPr>
                <w:rFonts w:ascii="Times New Roman" w:hAnsi="Times New Roman"/>
                <w:szCs w:val="24"/>
                <w:lang w:val="en-US"/>
              </w:rPr>
              <w:t>Editing</w:t>
            </w:r>
            <w:proofErr w:type="spellEnd"/>
            <w:r w:rsidR="006B2FF0" w:rsidRPr="000B31EC">
              <w:rPr>
                <w:rFonts w:ascii="Times New Roman" w:hAnsi="Times New Roman"/>
                <w:szCs w:val="24"/>
                <w:lang w:val="en-US"/>
              </w:rPr>
              <w:t xml:space="preserve"> task with name field empty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6B2FF0" w:rsidRPr="000B31EC" w:rsidRDefault="006B2FF0" w:rsidP="00E8760D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125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B2FF0" w:rsidRPr="00F6228A" w:rsidRDefault="00DF5B6C" w:rsidP="00E8760D">
            <w:pPr>
              <w:spacing w:before="60" w:after="60"/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B2FF0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B2FF0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instrText>Connector.Type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B2FF0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t>Trace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25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B2FF0" w:rsidRPr="00F6228A" w:rsidRDefault="00DF5B6C" w:rsidP="00E8760D">
            <w:pPr>
              <w:spacing w:before="60" w:after="60"/>
              <w:rPr>
                <w:rFonts w:ascii="Times New Roman" w:hAnsi="Times New Roman"/>
                <w:sz w:val="20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B2FF0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t>Functional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t>2ET-002: EditTask.save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6B2FF0" w:rsidRPr="00F6228A" w:rsidRDefault="006B2FF0" w:rsidP="00E8760D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</w:tr>
    </w:tbl>
    <w:p w:rsidR="006B2FF0" w:rsidRPr="00F6228A" w:rsidRDefault="006B2FF0" w:rsidP="006B2FF0">
      <w:pPr>
        <w:spacing w:before="60" w:after="60"/>
        <w:rPr>
          <w:rFonts w:ascii="Times New Roman" w:hAnsi="Times New Roman"/>
          <w:szCs w:val="24"/>
          <w:lang w:val="en-US"/>
        </w:rPr>
      </w:pPr>
    </w:p>
    <w:bookmarkEnd w:id="400"/>
    <w:p w:rsidR="00CD59BB" w:rsidRDefault="006B2FF0" w:rsidP="006B2FF0">
      <w:pPr>
        <w:rPr>
          <w:rFonts w:eastAsia="Times New Roman"/>
          <w:szCs w:val="24"/>
          <w:lang w:val="en-US"/>
        </w:rPr>
      </w:pPr>
      <w:r w:rsidRPr="00F6228A">
        <w:rPr>
          <w:rFonts w:eastAsia="Times New Roman"/>
          <w:szCs w:val="24"/>
          <w:lang w:val="en-US"/>
        </w:rPr>
        <w:br w:type="page"/>
      </w:r>
    </w:p>
    <w:tbl>
      <w:tblPr>
        <w:tblW w:w="9798" w:type="dxa"/>
        <w:tblInd w:w="60" w:type="dxa"/>
        <w:tblLayout w:type="fixed"/>
        <w:tblCellMar>
          <w:left w:w="60" w:type="dxa"/>
          <w:right w:w="60" w:type="dxa"/>
        </w:tblCellMar>
        <w:tblLook w:val="0000"/>
      </w:tblPr>
      <w:tblGrid>
        <w:gridCol w:w="1500"/>
        <w:gridCol w:w="2031"/>
        <w:gridCol w:w="2769"/>
        <w:gridCol w:w="3498"/>
      </w:tblGrid>
      <w:tr w:rsidR="00CD59BB" w:rsidRPr="000B31EC" w:rsidTr="00E8760D"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CD59BB" w:rsidRPr="00F6228A" w:rsidRDefault="00CD59BB" w:rsidP="00E8760D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eastAsia="Times New Roman"/>
                <w:szCs w:val="24"/>
                <w:lang w:val="en-US"/>
              </w:rPr>
              <w:lastRenderedPageBreak/>
              <w:br w:type="page"/>
            </w:r>
            <w:bookmarkStart w:id="410" w:name="BKM_ABA49AC5_6664_4199_B635_FC061A659F8D"/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Use Case:</w:t>
            </w:r>
          </w:p>
        </w:tc>
        <w:tc>
          <w:tcPr>
            <w:tcW w:w="4800" w:type="dxa"/>
            <w:gridSpan w:val="2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CD59BB" w:rsidRPr="00F6228A" w:rsidRDefault="00DF5B6C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CD59BB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CD59BB" w:rsidRPr="00F6228A">
              <w:rPr>
                <w:rFonts w:ascii="Times New Roman" w:hAnsi="Times New Roman"/>
                <w:szCs w:val="24"/>
                <w:lang w:val="en-US"/>
              </w:rPr>
              <w:instrText>Element.Name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CD59BB">
              <w:rPr>
                <w:rFonts w:ascii="Times New Roman" w:hAnsi="Times New Roman"/>
                <w:szCs w:val="24"/>
                <w:lang w:val="en-US"/>
              </w:rPr>
              <w:t>Deactivate</w:t>
            </w:r>
            <w:r w:rsidR="00CD59BB" w:rsidRPr="00F6228A">
              <w:rPr>
                <w:rFonts w:ascii="Times New Roman" w:hAnsi="Times New Roman"/>
                <w:szCs w:val="24"/>
                <w:lang w:val="en-US"/>
              </w:rPr>
              <w:t xml:space="preserve"> task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CD59BB" w:rsidRPr="00F6228A" w:rsidRDefault="00CD59BB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>
              <w:rPr>
                <w:rFonts w:ascii="Times New Roman" w:hAnsi="Times New Roman"/>
                <w:szCs w:val="24"/>
                <w:lang w:val="en-US"/>
              </w:rPr>
              <w:t>Test Id: T2</w:t>
            </w:r>
            <w:ins w:id="411" w:author="David Silva" w:date="2013-05-27T19:23:00Z">
              <w:r w:rsidR="00796DB7">
                <w:rPr>
                  <w:rFonts w:ascii="Times New Roman" w:hAnsi="Times New Roman"/>
                  <w:szCs w:val="24"/>
                  <w:lang w:val="en-US"/>
                </w:rPr>
                <w:t>0</w:t>
              </w:r>
            </w:ins>
            <w:del w:id="412" w:author="David Silva" w:date="2013-05-27T19:23:00Z">
              <w:r w:rsidDel="00796DB7">
                <w:rPr>
                  <w:rFonts w:ascii="Times New Roman" w:hAnsi="Times New Roman"/>
                  <w:szCs w:val="24"/>
                  <w:lang w:val="en-US"/>
                </w:rPr>
                <w:delText>1</w:delText>
              </w:r>
            </w:del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Element.Alias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CD59BB" w:rsidRPr="000B31EC" w:rsidTr="00E8760D"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CD59BB" w:rsidRPr="00F6228A" w:rsidRDefault="00CD59BB" w:rsidP="00E8760D">
            <w:pPr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Status:</w:t>
            </w:r>
          </w:p>
        </w:tc>
        <w:tc>
          <w:tcPr>
            <w:tcW w:w="2031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CD59BB" w:rsidRPr="00F6228A" w:rsidRDefault="00DF5B6C" w:rsidP="00E8760D">
            <w:pPr>
              <w:tabs>
                <w:tab w:val="left" w:pos="2160"/>
                <w:tab w:val="left" w:pos="3150"/>
                <w:tab w:val="left" w:pos="567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CD59BB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CD59BB" w:rsidRPr="00F6228A">
              <w:rPr>
                <w:rFonts w:ascii="Times New Roman" w:hAnsi="Times New Roman"/>
                <w:szCs w:val="24"/>
                <w:lang w:val="en-US"/>
              </w:rPr>
              <w:instrText>Element.Status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del w:id="413" w:author="David Silva" w:date="2013-05-27T21:24:00Z">
              <w:r w:rsidR="00CD59BB" w:rsidRPr="00F6228A" w:rsidDel="00A46F0C">
                <w:rPr>
                  <w:rFonts w:ascii="Times New Roman" w:hAnsi="Times New Roman"/>
                  <w:szCs w:val="24"/>
                  <w:lang w:val="en-US"/>
                </w:rPr>
                <w:delText>Proposed</w:delText>
              </w:r>
            </w:del>
            <w:ins w:id="414" w:author="David Silva" w:date="2013-05-27T21:24:00Z">
              <w:r w:rsidR="00A46F0C">
                <w:rPr>
                  <w:rFonts w:ascii="Times New Roman" w:hAnsi="Times New Roman"/>
                  <w:szCs w:val="24"/>
                  <w:lang w:val="en-US"/>
                </w:rPr>
                <w:t>Draft</w:t>
              </w:r>
            </w:ins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2769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CD59BB" w:rsidRPr="00F6228A" w:rsidRDefault="00CD59BB" w:rsidP="00E8760D">
            <w:pPr>
              <w:tabs>
                <w:tab w:val="left" w:pos="900"/>
                <w:tab w:val="left" w:pos="3150"/>
                <w:tab w:val="left" w:pos="5670"/>
              </w:tabs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Version: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Element.Version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1.0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CD59BB" w:rsidRPr="00F6228A" w:rsidRDefault="00CD59BB" w:rsidP="00E8760D">
            <w:pPr>
              <w:tabs>
                <w:tab w:val="left" w:pos="990"/>
                <w:tab w:val="left" w:pos="4590"/>
                <w:tab w:val="left" w:pos="567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Phase: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Element.Phase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1.0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CD59BB" w:rsidRPr="000B31EC" w:rsidTr="00E8760D">
        <w:trPr>
          <w:trHeight w:val="280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CD59BB" w:rsidRPr="00F6228A" w:rsidRDefault="00CD59BB" w:rsidP="00E8760D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Author:</w:t>
            </w:r>
          </w:p>
        </w:tc>
        <w:tc>
          <w:tcPr>
            <w:tcW w:w="2031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CD59BB" w:rsidRPr="00F6228A" w:rsidRDefault="00DF5B6C" w:rsidP="00E8760D">
            <w:pPr>
              <w:tabs>
                <w:tab w:val="left" w:pos="216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CD59BB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CD59BB" w:rsidRPr="00F6228A">
              <w:rPr>
                <w:rFonts w:ascii="Times New Roman" w:hAnsi="Times New Roman"/>
                <w:szCs w:val="24"/>
                <w:lang w:val="en-US"/>
              </w:rPr>
              <w:instrText>Element.Author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CD59BB" w:rsidRPr="00F6228A">
              <w:rPr>
                <w:rFonts w:ascii="Times New Roman" w:hAnsi="Times New Roman"/>
                <w:szCs w:val="24"/>
                <w:lang w:val="en-US"/>
              </w:rPr>
              <w:t>David Silva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2769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CD59BB" w:rsidRPr="00F6228A" w:rsidRDefault="00CD59BB" w:rsidP="00E8760D">
            <w:pPr>
              <w:tabs>
                <w:tab w:val="left" w:pos="90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Created: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Element.DateCreatedShort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16-05-2013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CD59BB" w:rsidRPr="00F6228A" w:rsidRDefault="00CD59BB" w:rsidP="00E8760D">
            <w:pPr>
              <w:tabs>
                <w:tab w:val="left" w:pos="99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del w:id="415" w:author="David Silva" w:date="2013-05-27T19:41:00Z"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delText>Modified:</w:delText>
              </w:r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tab/>
              </w:r>
              <w:r w:rsidR="00DF5B6C" w:rsidRPr="00F6228A" w:rsidDel="00280B27">
                <w:rPr>
                  <w:rFonts w:ascii="Times New Roman" w:hAnsi="Times New Roman"/>
                  <w:szCs w:val="24"/>
                  <w:lang w:val="en-US"/>
                </w:rPr>
                <w:fldChar w:fldCharType="begin" w:fldLock="1"/>
              </w:r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delInstrText>MERGEFIELD Element.DateModifiedShort</w:delInstrText>
              </w:r>
              <w:r w:rsidR="00DF5B6C" w:rsidRPr="00F6228A" w:rsidDel="00280B27">
                <w:rPr>
                  <w:rFonts w:ascii="Times New Roman" w:hAnsi="Times New Roman"/>
                  <w:szCs w:val="24"/>
                  <w:lang w:val="en-US"/>
                </w:rPr>
                <w:fldChar w:fldCharType="separate"/>
              </w:r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delText>16-05-2013</w:delText>
              </w:r>
              <w:r w:rsidR="00DF5B6C" w:rsidRPr="00F6228A" w:rsidDel="00280B27">
                <w:rPr>
                  <w:rFonts w:ascii="Times New Roman" w:hAnsi="Times New Roman"/>
                  <w:szCs w:val="24"/>
                  <w:lang w:val="en-US"/>
                </w:rPr>
                <w:fldChar w:fldCharType="end"/>
              </w:r>
            </w:del>
            <w:ins w:id="416" w:author="David Silva" w:date="2013-05-27T19:41:00Z">
              <w:r w:rsidR="00280B27">
                <w:rPr>
                  <w:rFonts w:ascii="Times New Roman" w:hAnsi="Times New Roman"/>
                  <w:szCs w:val="24"/>
                  <w:lang w:val="en-US"/>
                </w:rPr>
                <w:t>Modified: 21-05-2013</w:t>
              </w:r>
            </w:ins>
          </w:p>
        </w:tc>
      </w:tr>
      <w:tr w:rsidR="00CD59BB" w:rsidRPr="000B31EC" w:rsidTr="00E8760D">
        <w:trPr>
          <w:trHeight w:val="387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50" w:type="dxa"/>
              <w:left w:w="0" w:type="dxa"/>
              <w:bottom w:w="0" w:type="dxa"/>
              <w:right w:w="50" w:type="dxa"/>
            </w:tcMar>
          </w:tcPr>
          <w:p w:rsidR="00CD59BB" w:rsidRPr="00F6228A" w:rsidRDefault="00CD59BB" w:rsidP="00E8760D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Notes:</w:t>
            </w:r>
          </w:p>
        </w:tc>
        <w:tc>
          <w:tcPr>
            <w:tcW w:w="8298" w:type="dxa"/>
            <w:gridSpan w:val="3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50" w:type="dxa"/>
              <w:left w:w="0" w:type="dxa"/>
              <w:bottom w:w="0" w:type="dxa"/>
              <w:right w:w="50" w:type="dxa"/>
            </w:tcMar>
          </w:tcPr>
          <w:p w:rsidR="00CD59BB" w:rsidRPr="000B31EC" w:rsidRDefault="00DF5B6C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CD59BB" w:rsidRPr="000B31EC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CD59BB" w:rsidRPr="000B31EC">
              <w:rPr>
                <w:rFonts w:ascii="Times New Roman" w:hAnsi="Times New Roman"/>
                <w:szCs w:val="24"/>
                <w:lang w:val="en-US"/>
              </w:rPr>
              <w:instrText>Element.Notes</w:instrTex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  <w:p w:rsidR="00CD59BB" w:rsidRPr="000B31EC" w:rsidRDefault="00CD59BB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u w:val="single"/>
                <w:lang w:val="en-US"/>
              </w:rPr>
              <w:t>Start:</w:t>
            </w:r>
          </w:p>
          <w:p w:rsidR="00CD59BB" w:rsidRPr="000B31EC" w:rsidRDefault="00CD59BB" w:rsidP="00E8760D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 xml:space="preserve">Click in the check from the checkbox in the right side of any active task from the </w:t>
            </w:r>
            <w:del w:id="417" w:author="João Martins" w:date="2013-05-26T21:37:00Z">
              <w:r w:rsidRPr="000B31EC" w:rsidDel="00DF3449">
                <w:rPr>
                  <w:rFonts w:ascii="Times New Roman" w:hAnsi="Times New Roman"/>
                  <w:szCs w:val="24"/>
                  <w:lang w:val="en-US"/>
                </w:rPr>
                <w:delText>main list window</w:delText>
              </w:r>
            </w:del>
            <w:ins w:id="418" w:author="João Martins" w:date="2013-05-26T21:37:00Z">
              <w:r w:rsidR="00DF3449">
                <w:rPr>
                  <w:rFonts w:ascii="Times New Roman" w:hAnsi="Times New Roman"/>
                  <w:szCs w:val="24"/>
                  <w:lang w:val="en-US"/>
                </w:rPr>
                <w:t>task</w:t>
              </w:r>
            </w:ins>
            <w:ins w:id="419" w:author="Carla" w:date="2013-05-29T23:31:00Z">
              <w:r w:rsidR="004956E8">
                <w:rPr>
                  <w:rFonts w:ascii="Times New Roman" w:hAnsi="Times New Roman"/>
                  <w:szCs w:val="24"/>
                  <w:lang w:val="en-US"/>
                </w:rPr>
                <w:t xml:space="preserve">s </w:t>
              </w:r>
            </w:ins>
            <w:ins w:id="420" w:author="João Martins" w:date="2013-05-26T21:37:00Z">
              <w:r w:rsidR="00DF3449">
                <w:rPr>
                  <w:rFonts w:ascii="Times New Roman" w:hAnsi="Times New Roman"/>
                  <w:szCs w:val="24"/>
                  <w:lang w:val="en-US"/>
                </w:rPr>
                <w:t>list in the main window</w:t>
              </w:r>
            </w:ins>
          </w:p>
          <w:p w:rsidR="00CD59BB" w:rsidRPr="000B31EC" w:rsidRDefault="00CD59BB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</w:p>
          <w:p w:rsidR="00CD59BB" w:rsidRPr="000B31EC" w:rsidRDefault="00CD59BB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u w:val="single"/>
                <w:lang w:val="en-US"/>
              </w:rPr>
              <w:t>Result:</w:t>
            </w:r>
          </w:p>
          <w:p w:rsidR="00CD59BB" w:rsidRPr="000B31EC" w:rsidRDefault="00CD59BB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 xml:space="preserve">Task change its status to deactivated, must be invisible in the main screen if the checkbox to show inactive task </w:t>
            </w:r>
            <w:del w:id="421" w:author="Carla" w:date="2013-05-29T23:32:00Z">
              <w:r w:rsidRPr="000B31EC" w:rsidDel="004956E8">
                <w:rPr>
                  <w:rFonts w:ascii="Times New Roman" w:hAnsi="Times New Roman"/>
                  <w:szCs w:val="24"/>
                  <w:lang w:val="en-US"/>
                </w:rPr>
                <w:delText xml:space="preserve">are </w:delText>
              </w:r>
            </w:del>
            <w:ins w:id="422" w:author="Carla" w:date="2013-05-29T23:32:00Z">
              <w:r w:rsidR="004956E8">
                <w:rPr>
                  <w:rFonts w:ascii="Times New Roman" w:hAnsi="Times New Roman"/>
                  <w:szCs w:val="24"/>
                  <w:lang w:val="en-US"/>
                </w:rPr>
                <w:t>is</w:t>
              </w:r>
              <w:r w:rsidR="004956E8" w:rsidRPr="000B31EC">
                <w:rPr>
                  <w:rFonts w:ascii="Times New Roman" w:hAnsi="Times New Roman"/>
                  <w:szCs w:val="24"/>
                  <w:lang w:val="en-US"/>
                </w:rPr>
                <w:t xml:space="preserve"> </w:t>
              </w:r>
            </w:ins>
            <w:r w:rsidRPr="000B31EC">
              <w:rPr>
                <w:rFonts w:ascii="Times New Roman" w:hAnsi="Times New Roman"/>
                <w:szCs w:val="24"/>
                <w:lang w:val="en-US"/>
              </w:rPr>
              <w:t xml:space="preserve">unchecked and </w:t>
            </w:r>
            <w:del w:id="423" w:author="Carla" w:date="2013-05-29T23:32:00Z">
              <w:r w:rsidRPr="000B31EC" w:rsidDel="004956E8">
                <w:rPr>
                  <w:rFonts w:ascii="Times New Roman" w:hAnsi="Times New Roman"/>
                  <w:szCs w:val="24"/>
                  <w:lang w:val="en-US"/>
                </w:rPr>
                <w:delText xml:space="preserve">must </w:delText>
              </w:r>
            </w:del>
            <w:ins w:id="424" w:author="Carla" w:date="2013-05-29T23:32:00Z">
              <w:r w:rsidR="004956E8">
                <w:rPr>
                  <w:rFonts w:ascii="Times New Roman" w:hAnsi="Times New Roman"/>
                  <w:szCs w:val="24"/>
                  <w:lang w:val="en-US"/>
                </w:rPr>
                <w:t>the status is</w:t>
              </w:r>
            </w:ins>
            <w:del w:id="425" w:author="Carla" w:date="2013-05-29T23:32:00Z">
              <w:r w:rsidRPr="000B31EC" w:rsidDel="004956E8">
                <w:rPr>
                  <w:rFonts w:ascii="Times New Roman" w:hAnsi="Times New Roman"/>
                  <w:szCs w:val="24"/>
                  <w:lang w:val="en-US"/>
                </w:rPr>
                <w:delText>be</w:delText>
              </w:r>
            </w:del>
            <w:r w:rsidRPr="000B31EC">
              <w:rPr>
                <w:rFonts w:ascii="Times New Roman" w:hAnsi="Times New Roman"/>
                <w:szCs w:val="24"/>
                <w:lang w:val="en-US"/>
              </w:rPr>
              <w:t xml:space="preserve"> updated in Database</w:t>
            </w:r>
          </w:p>
          <w:p w:rsidR="00CD59BB" w:rsidRPr="00F6228A" w:rsidRDefault="00CD59BB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Use case ends.</w:t>
            </w:r>
          </w:p>
        </w:tc>
      </w:tr>
    </w:tbl>
    <w:p w:rsidR="00CD59BB" w:rsidRPr="00F6228A" w:rsidRDefault="00CD59BB" w:rsidP="00CD59BB">
      <w:pPr>
        <w:spacing w:before="60" w:after="60"/>
        <w:rPr>
          <w:rFonts w:ascii="Times New Roman" w:hAnsi="Times New Roman"/>
          <w:szCs w:val="24"/>
          <w:lang w:val="en-US"/>
        </w:rPr>
      </w:pPr>
    </w:p>
    <w:tbl>
      <w:tblPr>
        <w:tblW w:w="0" w:type="auto"/>
        <w:tblInd w:w="60" w:type="dxa"/>
        <w:tblLayout w:type="fixed"/>
        <w:tblCellMar>
          <w:left w:w="60" w:type="dxa"/>
          <w:right w:w="60" w:type="dxa"/>
        </w:tblCellMar>
        <w:tblLook w:val="0000"/>
      </w:tblPr>
      <w:tblGrid>
        <w:gridCol w:w="1500"/>
        <w:gridCol w:w="2910"/>
        <w:gridCol w:w="2125"/>
        <w:gridCol w:w="3250"/>
      </w:tblGrid>
      <w:tr w:rsidR="00CD59BB" w:rsidRPr="000B31EC" w:rsidTr="00E8760D">
        <w:trPr>
          <w:trHeight w:val="237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:rsidR="00CD59BB" w:rsidRPr="00F6228A" w:rsidRDefault="00CD59BB" w:rsidP="00E8760D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Related To:</w:t>
            </w:r>
          </w:p>
        </w:tc>
        <w:tc>
          <w:tcPr>
            <w:tcW w:w="291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CD59BB" w:rsidRPr="00F6228A" w:rsidRDefault="00CD59BB" w:rsidP="00E8760D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Source</w:t>
            </w:r>
          </w:p>
        </w:tc>
        <w:tc>
          <w:tcPr>
            <w:tcW w:w="2125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CD59BB" w:rsidRPr="00F6228A" w:rsidRDefault="00CD59BB" w:rsidP="00E8760D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Connector</w:t>
            </w:r>
          </w:p>
        </w:tc>
        <w:tc>
          <w:tcPr>
            <w:tcW w:w="325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CD59BB" w:rsidRPr="00F6228A" w:rsidRDefault="00CD59BB" w:rsidP="00E8760D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Target</w:t>
            </w:r>
          </w:p>
        </w:tc>
      </w:tr>
      <w:tr w:rsidR="00CD59BB" w:rsidRPr="000B31EC" w:rsidTr="00E8760D"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CD59BB" w:rsidRPr="00F6228A" w:rsidRDefault="00CD59BB" w:rsidP="00E8760D">
            <w:pPr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91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CD59BB" w:rsidRPr="00F6228A" w:rsidRDefault="00DF5B6C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CD59BB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CD59BB" w:rsidRPr="00F6228A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CD59BB" w:rsidRPr="00F6228A">
              <w:rPr>
                <w:rFonts w:ascii="Times New Roman" w:hAnsi="Times New Roman"/>
                <w:szCs w:val="24"/>
                <w:lang w:val="en-US"/>
              </w:rPr>
              <w:t xml:space="preserve">Acceptance </w:t>
            </w:r>
            <w:proofErr w:type="spellStart"/>
            <w:r w:rsidR="00CD59BB" w:rsidRPr="00F6228A">
              <w:rPr>
                <w:rFonts w:ascii="Times New Roman" w:hAnsi="Times New Roman"/>
                <w:szCs w:val="24"/>
                <w:lang w:val="en-US"/>
              </w:rPr>
              <w:t>Tests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CD59BB" w:rsidRPr="00F6228A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CD59BB" w:rsidRPr="00F6228A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CD59BB" w:rsidRPr="00F6228A">
              <w:rPr>
                <w:rFonts w:ascii="Times New Roman" w:hAnsi="Times New Roman"/>
                <w:szCs w:val="24"/>
                <w:lang w:val="en-US"/>
              </w:rPr>
              <w:t>Deactivating</w:t>
            </w:r>
            <w:proofErr w:type="spellEnd"/>
            <w:r w:rsidR="00CD59BB" w:rsidRPr="00F6228A">
              <w:rPr>
                <w:rFonts w:ascii="Times New Roman" w:hAnsi="Times New Roman"/>
                <w:szCs w:val="24"/>
                <w:lang w:val="en-US"/>
              </w:rPr>
              <w:t xml:space="preserve"> task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CD59BB" w:rsidRPr="00F6228A" w:rsidRDefault="00CD59BB" w:rsidP="00E8760D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125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CD59BB" w:rsidRPr="00F6228A" w:rsidRDefault="00DF5B6C" w:rsidP="00E8760D">
            <w:pPr>
              <w:spacing w:before="60" w:after="60"/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CD59BB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CD59BB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instrText>Connector.Type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CD59BB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t>Trace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25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CD59BB" w:rsidRPr="00F6228A" w:rsidRDefault="00DF5B6C" w:rsidP="00E8760D">
            <w:pPr>
              <w:spacing w:before="60" w:after="60"/>
              <w:rPr>
                <w:rFonts w:ascii="Times New Roman" w:hAnsi="Times New Roman"/>
                <w:sz w:val="20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CD59BB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CD59BB" w:rsidRPr="00F6228A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CD59BB" w:rsidRPr="00F6228A">
              <w:rPr>
                <w:rFonts w:ascii="Times New Roman" w:hAnsi="Times New Roman"/>
                <w:szCs w:val="24"/>
                <w:lang w:val="en-US"/>
              </w:rPr>
              <w:t>Functional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CD59BB" w:rsidRPr="00F6228A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CD59BB" w:rsidRPr="00F6228A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CD59BB" w:rsidRPr="00F6228A">
              <w:rPr>
                <w:rFonts w:ascii="Times New Roman" w:hAnsi="Times New Roman"/>
                <w:szCs w:val="24"/>
                <w:lang w:val="en-US"/>
              </w:rPr>
              <w:t>7CT-001:ChangeTask Status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CD59BB" w:rsidRPr="00F6228A" w:rsidRDefault="00CD59BB" w:rsidP="00E8760D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</w:tr>
      <w:bookmarkEnd w:id="410"/>
    </w:tbl>
    <w:p w:rsidR="006B2FF0" w:rsidRDefault="006B2FF0" w:rsidP="006B2FF0">
      <w:pPr>
        <w:rPr>
          <w:rFonts w:eastAsia="Times New Roman"/>
          <w:szCs w:val="24"/>
          <w:lang w:val="en-US"/>
        </w:rPr>
      </w:pPr>
    </w:p>
    <w:p w:rsidR="006B2FF0" w:rsidRPr="00F6228A" w:rsidRDefault="006B2FF0" w:rsidP="006B2FF0">
      <w:pPr>
        <w:rPr>
          <w:rFonts w:eastAsia="Times New Roman"/>
          <w:szCs w:val="24"/>
          <w:lang w:val="en-US"/>
        </w:rPr>
      </w:pPr>
    </w:p>
    <w:tbl>
      <w:tblPr>
        <w:tblW w:w="0" w:type="auto"/>
        <w:tblLayout w:type="fixed"/>
        <w:tblCellMar>
          <w:left w:w="60" w:type="dxa"/>
          <w:right w:w="60" w:type="dxa"/>
        </w:tblCellMar>
        <w:tblLook w:val="0000"/>
      </w:tblPr>
      <w:tblGrid>
        <w:gridCol w:w="1500"/>
        <w:gridCol w:w="2031"/>
        <w:gridCol w:w="2769"/>
        <w:gridCol w:w="3498"/>
      </w:tblGrid>
      <w:tr w:rsidR="006B2FF0" w:rsidRPr="000B31EC" w:rsidTr="00E8760D"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bookmarkStart w:id="426" w:name="BKM_56CF0170_A038_4628_ACAD_E0FA4A041042"/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Use Case:</w:t>
            </w:r>
          </w:p>
        </w:tc>
        <w:tc>
          <w:tcPr>
            <w:tcW w:w="4800" w:type="dxa"/>
            <w:gridSpan w:val="2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F6228A" w:rsidRDefault="00DF5B6C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B2FF0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instrText>Element.Name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t>Show inactive tasks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Test Id: T</w:t>
            </w:r>
            <w:r w:rsidR="00CD59BB">
              <w:rPr>
                <w:rFonts w:ascii="Times New Roman" w:hAnsi="Times New Roman"/>
                <w:szCs w:val="24"/>
                <w:lang w:val="en-US"/>
              </w:rPr>
              <w:t>2</w:t>
            </w:r>
            <w:ins w:id="427" w:author="David Silva" w:date="2013-05-27T19:23:00Z">
              <w:r w:rsidR="00796DB7">
                <w:rPr>
                  <w:rFonts w:ascii="Times New Roman" w:hAnsi="Times New Roman"/>
                  <w:szCs w:val="24"/>
                  <w:lang w:val="en-US"/>
                </w:rPr>
                <w:t>1</w:t>
              </w:r>
            </w:ins>
            <w:del w:id="428" w:author="David Silva" w:date="2013-05-27T19:23:00Z">
              <w:r w:rsidR="00CD59BB" w:rsidDel="00796DB7">
                <w:rPr>
                  <w:rFonts w:ascii="Times New Roman" w:hAnsi="Times New Roman"/>
                  <w:szCs w:val="24"/>
                  <w:lang w:val="en-US"/>
                </w:rPr>
                <w:delText>2</w:delText>
              </w:r>
            </w:del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Element.Alias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6B2FF0" w:rsidRPr="000B31EC" w:rsidTr="00E8760D"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Status:</w:t>
            </w:r>
          </w:p>
        </w:tc>
        <w:tc>
          <w:tcPr>
            <w:tcW w:w="2031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F6228A" w:rsidRDefault="00DF5B6C" w:rsidP="00E8760D">
            <w:pPr>
              <w:tabs>
                <w:tab w:val="left" w:pos="2160"/>
                <w:tab w:val="left" w:pos="3150"/>
                <w:tab w:val="left" w:pos="567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B2FF0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instrText>Element.Status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del w:id="429" w:author="David Silva" w:date="2013-05-27T21:24:00Z">
              <w:r w:rsidR="006B2FF0" w:rsidRPr="00F6228A" w:rsidDel="00A46F0C">
                <w:rPr>
                  <w:rFonts w:ascii="Times New Roman" w:hAnsi="Times New Roman"/>
                  <w:szCs w:val="24"/>
                  <w:lang w:val="en-US"/>
                </w:rPr>
                <w:delText>Proposed</w:delText>
              </w:r>
            </w:del>
            <w:ins w:id="430" w:author="David Silva" w:date="2013-05-27T21:24:00Z">
              <w:r w:rsidR="00A46F0C">
                <w:rPr>
                  <w:rFonts w:ascii="Times New Roman" w:hAnsi="Times New Roman"/>
                  <w:szCs w:val="24"/>
                  <w:lang w:val="en-US"/>
                </w:rPr>
                <w:t>Draft</w:t>
              </w:r>
            </w:ins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2769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tabs>
                <w:tab w:val="left" w:pos="900"/>
                <w:tab w:val="left" w:pos="3150"/>
                <w:tab w:val="left" w:pos="5670"/>
              </w:tabs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Version: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Element.Version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1.0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tabs>
                <w:tab w:val="left" w:pos="990"/>
                <w:tab w:val="left" w:pos="4590"/>
                <w:tab w:val="left" w:pos="567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Phase: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Element.Phase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1.0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6B2FF0" w:rsidRPr="000B31EC" w:rsidTr="00E8760D">
        <w:trPr>
          <w:trHeight w:val="280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Author:</w:t>
            </w:r>
          </w:p>
        </w:tc>
        <w:tc>
          <w:tcPr>
            <w:tcW w:w="2031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F6228A" w:rsidRDefault="00DF5B6C" w:rsidP="00E8760D">
            <w:pPr>
              <w:tabs>
                <w:tab w:val="left" w:pos="216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B2FF0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instrText>Element.Author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t>David Silva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2769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tabs>
                <w:tab w:val="left" w:pos="90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Created: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Element.DateCreatedShort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16-05-2013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tabs>
                <w:tab w:val="left" w:pos="99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del w:id="431" w:author="David Silva" w:date="2013-05-27T19:41:00Z"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delText>Modified:</w:delText>
              </w:r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tab/>
              </w:r>
              <w:r w:rsidR="00DF5B6C" w:rsidRPr="00F6228A" w:rsidDel="00280B27">
                <w:rPr>
                  <w:rFonts w:ascii="Times New Roman" w:hAnsi="Times New Roman"/>
                  <w:szCs w:val="24"/>
                  <w:lang w:val="en-US"/>
                </w:rPr>
                <w:fldChar w:fldCharType="begin" w:fldLock="1"/>
              </w:r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delInstrText>MERGEFIELD Element.DateModifiedShort</w:delInstrText>
              </w:r>
              <w:r w:rsidR="00DF5B6C" w:rsidRPr="00F6228A" w:rsidDel="00280B27">
                <w:rPr>
                  <w:rFonts w:ascii="Times New Roman" w:hAnsi="Times New Roman"/>
                  <w:szCs w:val="24"/>
                  <w:lang w:val="en-US"/>
                </w:rPr>
                <w:fldChar w:fldCharType="separate"/>
              </w:r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delText>16-05-2013</w:delText>
              </w:r>
              <w:r w:rsidR="00DF5B6C" w:rsidRPr="00F6228A" w:rsidDel="00280B27">
                <w:rPr>
                  <w:rFonts w:ascii="Times New Roman" w:hAnsi="Times New Roman"/>
                  <w:szCs w:val="24"/>
                  <w:lang w:val="en-US"/>
                </w:rPr>
                <w:fldChar w:fldCharType="end"/>
              </w:r>
            </w:del>
            <w:ins w:id="432" w:author="David Silva" w:date="2013-05-27T19:41:00Z">
              <w:r w:rsidR="00280B27">
                <w:rPr>
                  <w:rFonts w:ascii="Times New Roman" w:hAnsi="Times New Roman"/>
                  <w:szCs w:val="24"/>
                  <w:lang w:val="en-US"/>
                </w:rPr>
                <w:t>Modified: 21-05-2013</w:t>
              </w:r>
            </w:ins>
          </w:p>
        </w:tc>
      </w:tr>
      <w:tr w:rsidR="006B2FF0" w:rsidRPr="000B31EC" w:rsidTr="00E8760D">
        <w:trPr>
          <w:trHeight w:val="387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50" w:type="dxa"/>
              <w:left w:w="0" w:type="dxa"/>
              <w:bottom w:w="0" w:type="dxa"/>
              <w:right w:w="50" w:type="dxa"/>
            </w:tcMar>
          </w:tcPr>
          <w:p w:rsidR="006B2FF0" w:rsidRPr="00F6228A" w:rsidRDefault="006B2FF0" w:rsidP="00E8760D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Notes:</w:t>
            </w:r>
          </w:p>
        </w:tc>
        <w:tc>
          <w:tcPr>
            <w:tcW w:w="8298" w:type="dxa"/>
            <w:gridSpan w:val="3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50" w:type="dxa"/>
              <w:left w:w="0" w:type="dxa"/>
              <w:bottom w:w="0" w:type="dxa"/>
              <w:right w:w="50" w:type="dxa"/>
            </w:tcMar>
          </w:tcPr>
          <w:p w:rsidR="006B2FF0" w:rsidRPr="000B31EC" w:rsidRDefault="00DF5B6C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B2FF0" w:rsidRPr="000B31EC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B2FF0" w:rsidRPr="000B31EC">
              <w:rPr>
                <w:rFonts w:ascii="Times New Roman" w:hAnsi="Times New Roman"/>
                <w:szCs w:val="24"/>
                <w:lang w:val="en-US"/>
              </w:rPr>
              <w:instrText>Element.Notes</w:instrTex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6B2FF0" w:rsidRPr="000B31EC">
              <w:rPr>
                <w:rFonts w:ascii="Times New Roman" w:hAnsi="Times New Roman"/>
                <w:szCs w:val="24"/>
                <w:u w:val="single"/>
                <w:lang w:val="en-US"/>
              </w:rPr>
              <w:t>Start:</w:t>
            </w:r>
          </w:p>
          <w:p w:rsidR="006B2FF0" w:rsidRPr="00F6228A" w:rsidRDefault="006B2FF0" w:rsidP="00E8760D">
            <w:pPr>
              <w:pStyle w:val="PargrafodaLista"/>
              <w:numPr>
                <w:ilvl w:val="0"/>
                <w:numId w:val="20"/>
              </w:num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 xml:space="preserve">Ensure </w:t>
            </w:r>
            <w:commentRangeStart w:id="433"/>
            <w:r w:rsidRPr="00F6228A">
              <w:rPr>
                <w:rFonts w:ascii="Times New Roman" w:hAnsi="Times New Roman"/>
                <w:szCs w:val="24"/>
                <w:lang w:val="en-US"/>
              </w:rPr>
              <w:t xml:space="preserve">that minimal view is not active </w:t>
            </w:r>
            <w:commentRangeEnd w:id="433"/>
            <w:r w:rsidR="004956E8">
              <w:rPr>
                <w:rStyle w:val="Refdecomentrio"/>
                <w:rFonts w:ascii="Arial" w:eastAsiaTheme="minorEastAsia" w:hAnsi="Arial"/>
                <w:color w:val="000000"/>
                <w:lang w:val="en-AU" w:eastAsia="pt-PT"/>
              </w:rPr>
              <w:commentReference w:id="433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and “show inactive tasks” checkbox is not checked</w:t>
            </w:r>
          </w:p>
          <w:p w:rsidR="006B2FF0" w:rsidRPr="00F6228A" w:rsidRDefault="006B2FF0" w:rsidP="00E8760D">
            <w:pPr>
              <w:pStyle w:val="PargrafodaLista"/>
              <w:numPr>
                <w:ilvl w:val="0"/>
                <w:numId w:val="20"/>
              </w:num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>Click in the “show inactive tasks” checkbox to check it</w:t>
            </w:r>
          </w:p>
          <w:p w:rsidR="006B2FF0" w:rsidRPr="000B31EC" w:rsidRDefault="006B2FF0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</w:p>
          <w:p w:rsidR="006B2FF0" w:rsidRPr="000B31EC" w:rsidRDefault="006B2FF0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u w:val="single"/>
                <w:lang w:val="en-US"/>
              </w:rPr>
              <w:t>Result:</w:t>
            </w:r>
          </w:p>
          <w:p w:rsidR="006B2FF0" w:rsidRPr="000B31EC" w:rsidRDefault="006B2FF0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>The system present</w:t>
            </w:r>
            <w:ins w:id="434" w:author="Carla" w:date="2013-05-29T23:37:00Z">
              <w:r w:rsidR="004956E8">
                <w:rPr>
                  <w:rFonts w:ascii="Times New Roman" w:hAnsi="Times New Roman"/>
                  <w:szCs w:val="24"/>
                  <w:lang w:val="en-US"/>
                </w:rPr>
                <w:t>s</w:t>
              </w:r>
            </w:ins>
            <w:r w:rsidRPr="000B31EC">
              <w:rPr>
                <w:rFonts w:ascii="Times New Roman" w:hAnsi="Times New Roman"/>
                <w:szCs w:val="24"/>
                <w:lang w:val="en-US"/>
              </w:rPr>
              <w:t xml:space="preserve"> a list with all </w:t>
            </w:r>
            <w:ins w:id="435" w:author="Carla" w:date="2013-05-29T23:37:00Z">
              <w:r w:rsidR="004956E8">
                <w:rPr>
                  <w:rFonts w:ascii="Times New Roman" w:hAnsi="Times New Roman"/>
                  <w:szCs w:val="24"/>
                  <w:lang w:val="en-US"/>
                </w:rPr>
                <w:t xml:space="preserve">the </w:t>
              </w:r>
            </w:ins>
            <w:r w:rsidRPr="000B31EC">
              <w:rPr>
                <w:rFonts w:ascii="Times New Roman" w:hAnsi="Times New Roman"/>
                <w:szCs w:val="24"/>
                <w:lang w:val="en-US"/>
              </w:rPr>
              <w:t>tasks including</w:t>
            </w:r>
            <w:ins w:id="436" w:author="Carla" w:date="2013-05-29T23:37:00Z">
              <w:r w:rsidR="004956E8">
                <w:rPr>
                  <w:rFonts w:ascii="Times New Roman" w:hAnsi="Times New Roman"/>
                  <w:szCs w:val="24"/>
                  <w:lang w:val="en-US"/>
                </w:rPr>
                <w:t xml:space="preserve"> the</w:t>
              </w:r>
            </w:ins>
            <w:r w:rsidRPr="000B31EC">
              <w:rPr>
                <w:rFonts w:ascii="Times New Roman" w:hAnsi="Times New Roman"/>
                <w:szCs w:val="24"/>
                <w:lang w:val="en-US"/>
              </w:rPr>
              <w:t xml:space="preserve"> inactive </w:t>
            </w:r>
            <w:ins w:id="437" w:author="Carla" w:date="2013-05-29T23:37:00Z">
              <w:r w:rsidR="004956E8">
                <w:rPr>
                  <w:rFonts w:ascii="Times New Roman" w:hAnsi="Times New Roman"/>
                  <w:szCs w:val="24"/>
                  <w:lang w:val="en-US"/>
                </w:rPr>
                <w:t>ones</w:t>
              </w:r>
            </w:ins>
            <w:del w:id="438" w:author="Carla" w:date="2013-05-29T23:37:00Z">
              <w:r w:rsidRPr="000B31EC" w:rsidDel="004956E8">
                <w:rPr>
                  <w:rFonts w:ascii="Times New Roman" w:hAnsi="Times New Roman"/>
                  <w:szCs w:val="24"/>
                  <w:lang w:val="en-US"/>
                </w:rPr>
                <w:delText>tasks</w:delText>
              </w:r>
            </w:del>
            <w:r w:rsidRPr="000B31EC">
              <w:rPr>
                <w:rFonts w:ascii="Times New Roman" w:hAnsi="Times New Roman"/>
                <w:szCs w:val="24"/>
                <w:lang w:val="en-US"/>
              </w:rPr>
              <w:t>.</w:t>
            </w:r>
          </w:p>
          <w:p w:rsidR="006B2FF0" w:rsidRPr="00F6228A" w:rsidRDefault="006B2FF0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Use case ends.</w:t>
            </w:r>
          </w:p>
        </w:tc>
      </w:tr>
    </w:tbl>
    <w:p w:rsidR="006B2FF0" w:rsidRPr="00F6228A" w:rsidRDefault="006B2FF0" w:rsidP="006B2FF0">
      <w:pPr>
        <w:spacing w:before="60" w:after="60"/>
        <w:rPr>
          <w:rFonts w:ascii="Times New Roman" w:hAnsi="Times New Roman"/>
          <w:szCs w:val="24"/>
          <w:lang w:val="en-US"/>
        </w:rPr>
      </w:pPr>
    </w:p>
    <w:tbl>
      <w:tblPr>
        <w:tblW w:w="0" w:type="auto"/>
        <w:tblInd w:w="60" w:type="dxa"/>
        <w:tblLayout w:type="fixed"/>
        <w:tblCellMar>
          <w:left w:w="60" w:type="dxa"/>
          <w:right w:w="60" w:type="dxa"/>
        </w:tblCellMar>
        <w:tblLook w:val="0000"/>
      </w:tblPr>
      <w:tblGrid>
        <w:gridCol w:w="1500"/>
        <w:gridCol w:w="2031"/>
        <w:gridCol w:w="879"/>
        <w:gridCol w:w="1890"/>
        <w:gridCol w:w="235"/>
        <w:gridCol w:w="3250"/>
        <w:gridCol w:w="13"/>
      </w:tblGrid>
      <w:tr w:rsidR="006B2FF0" w:rsidRPr="000B31EC" w:rsidTr="008E51E2">
        <w:trPr>
          <w:gridAfter w:val="1"/>
          <w:wAfter w:w="13" w:type="dxa"/>
          <w:trHeight w:val="237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Related To:</w:t>
            </w:r>
          </w:p>
        </w:tc>
        <w:tc>
          <w:tcPr>
            <w:tcW w:w="2910" w:type="dxa"/>
            <w:gridSpan w:val="2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Source</w:t>
            </w:r>
          </w:p>
        </w:tc>
        <w:tc>
          <w:tcPr>
            <w:tcW w:w="2125" w:type="dxa"/>
            <w:gridSpan w:val="2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Connector</w:t>
            </w:r>
          </w:p>
        </w:tc>
        <w:tc>
          <w:tcPr>
            <w:tcW w:w="325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Target</w:t>
            </w:r>
          </w:p>
        </w:tc>
      </w:tr>
      <w:tr w:rsidR="006B2FF0" w:rsidRPr="000B31EC" w:rsidTr="008E51E2">
        <w:trPr>
          <w:gridAfter w:val="1"/>
          <w:wAfter w:w="13" w:type="dxa"/>
        </w:trPr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910" w:type="dxa"/>
            <w:gridSpan w:val="2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B2FF0" w:rsidRPr="00F6228A" w:rsidRDefault="00DF5B6C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B2FF0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t xml:space="preserve">Acceptance </w:t>
            </w:r>
            <w:proofErr w:type="spellStart"/>
            <w:r w:rsidR="006B2FF0" w:rsidRPr="00F6228A">
              <w:rPr>
                <w:rFonts w:ascii="Times New Roman" w:hAnsi="Times New Roman"/>
                <w:szCs w:val="24"/>
                <w:lang w:val="en-US"/>
              </w:rPr>
              <w:t>Tests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t>Show</w:t>
            </w:r>
            <w:proofErr w:type="spellEnd"/>
            <w:r w:rsidR="006B2FF0" w:rsidRPr="00F6228A">
              <w:rPr>
                <w:rFonts w:ascii="Times New Roman" w:hAnsi="Times New Roman"/>
                <w:szCs w:val="24"/>
                <w:lang w:val="en-US"/>
              </w:rPr>
              <w:t xml:space="preserve"> </w:t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lastRenderedPageBreak/>
              <w:t>deactivated tasks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6B2FF0" w:rsidRPr="00F6228A" w:rsidRDefault="006B2FF0" w:rsidP="00E8760D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125" w:type="dxa"/>
            <w:gridSpan w:val="2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B2FF0" w:rsidRPr="00F6228A" w:rsidRDefault="00DF5B6C" w:rsidP="00E8760D">
            <w:pPr>
              <w:spacing w:before="60" w:after="60"/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lastRenderedPageBreak/>
              <w:fldChar w:fldCharType="begin" w:fldLock="1"/>
            </w:r>
            <w:r w:rsidR="006B2FF0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B2FF0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instrText>Connector.Type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B2FF0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t>Trace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25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B2FF0" w:rsidRPr="00F6228A" w:rsidRDefault="00DF5B6C" w:rsidP="00E8760D">
            <w:pPr>
              <w:spacing w:before="60" w:after="60"/>
              <w:rPr>
                <w:rFonts w:ascii="Times New Roman" w:hAnsi="Times New Roman"/>
                <w:sz w:val="20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B2FF0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t>Functional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t xml:space="preserve">15FIT-002: </w:t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lastRenderedPageBreak/>
              <w:t>FilterTask.ShowAll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6B2FF0" w:rsidRPr="00F6228A" w:rsidRDefault="006B2FF0" w:rsidP="00E8760D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</w:tr>
      <w:tr w:rsidR="006B2FF0" w:rsidRPr="000B31EC" w:rsidTr="008E51E2"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bookmarkStart w:id="439" w:name="BKM_EA1681DB_4F10_4136_842E_F83DCC4D78B6"/>
            <w:bookmarkEnd w:id="426"/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lastRenderedPageBreak/>
              <w:t>Use Case:</w:t>
            </w:r>
          </w:p>
        </w:tc>
        <w:tc>
          <w:tcPr>
            <w:tcW w:w="4800" w:type="dxa"/>
            <w:gridSpan w:val="3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0B31EC" w:rsidRDefault="00DF5B6C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B2FF0" w:rsidRPr="000B31EC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B2FF0" w:rsidRPr="000B31EC">
              <w:rPr>
                <w:rFonts w:ascii="Times New Roman" w:hAnsi="Times New Roman"/>
                <w:szCs w:val="24"/>
                <w:lang w:val="en-US"/>
              </w:rPr>
              <w:instrText>Element.Name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B2FF0" w:rsidRPr="000B31EC">
              <w:rPr>
                <w:rFonts w:ascii="Times New Roman" w:hAnsi="Times New Roman"/>
                <w:szCs w:val="24"/>
                <w:lang w:val="en-US"/>
              </w:rPr>
              <w:t>Default sort with no task running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gridSpan w:val="3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>
              <w:rPr>
                <w:rFonts w:ascii="Times New Roman" w:hAnsi="Times New Roman"/>
                <w:szCs w:val="24"/>
                <w:lang w:val="en-US"/>
              </w:rPr>
              <w:t xml:space="preserve">Test </w:t>
            </w:r>
            <w:r w:rsidR="00CD59BB">
              <w:rPr>
                <w:rFonts w:ascii="Times New Roman" w:hAnsi="Times New Roman"/>
                <w:szCs w:val="24"/>
                <w:lang w:val="en-US"/>
              </w:rPr>
              <w:t>Id: T2</w:t>
            </w:r>
            <w:ins w:id="440" w:author="David Silva" w:date="2013-05-27T19:23:00Z">
              <w:r w:rsidR="00796DB7">
                <w:rPr>
                  <w:rFonts w:ascii="Times New Roman" w:hAnsi="Times New Roman"/>
                  <w:szCs w:val="24"/>
                  <w:lang w:val="en-US"/>
                </w:rPr>
                <w:t>2</w:t>
              </w:r>
            </w:ins>
            <w:del w:id="441" w:author="David Silva" w:date="2013-05-27T19:23:00Z">
              <w:r w:rsidR="00CD59BB" w:rsidDel="00796DB7">
                <w:rPr>
                  <w:rFonts w:ascii="Times New Roman" w:hAnsi="Times New Roman"/>
                  <w:szCs w:val="24"/>
                  <w:lang w:val="en-US"/>
                </w:rPr>
                <w:delText>3</w:delText>
              </w:r>
            </w:del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Element.Alias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6B2FF0" w:rsidRPr="000B31EC" w:rsidTr="008E51E2"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Status:</w:t>
            </w:r>
          </w:p>
        </w:tc>
        <w:tc>
          <w:tcPr>
            <w:tcW w:w="2031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F6228A" w:rsidRDefault="00DF5B6C" w:rsidP="00E8760D">
            <w:pPr>
              <w:tabs>
                <w:tab w:val="left" w:pos="2160"/>
                <w:tab w:val="left" w:pos="3150"/>
                <w:tab w:val="left" w:pos="567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B2FF0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instrText>Element.Status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del w:id="442" w:author="David Silva" w:date="2013-05-27T21:24:00Z">
              <w:r w:rsidR="006B2FF0" w:rsidRPr="00F6228A" w:rsidDel="00A46F0C">
                <w:rPr>
                  <w:rFonts w:ascii="Times New Roman" w:hAnsi="Times New Roman"/>
                  <w:szCs w:val="24"/>
                  <w:lang w:val="en-US"/>
                </w:rPr>
                <w:delText>Proposed</w:delText>
              </w:r>
            </w:del>
            <w:ins w:id="443" w:author="David Silva" w:date="2013-05-27T21:24:00Z">
              <w:r w:rsidR="00A46F0C">
                <w:rPr>
                  <w:rFonts w:ascii="Times New Roman" w:hAnsi="Times New Roman"/>
                  <w:szCs w:val="24"/>
                  <w:lang w:val="en-US"/>
                </w:rPr>
                <w:t>Draft</w:t>
              </w:r>
            </w:ins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2769" w:type="dxa"/>
            <w:gridSpan w:val="2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tabs>
                <w:tab w:val="left" w:pos="900"/>
                <w:tab w:val="left" w:pos="3150"/>
                <w:tab w:val="left" w:pos="5670"/>
              </w:tabs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Version: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Element.Version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1.0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gridSpan w:val="3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tabs>
                <w:tab w:val="left" w:pos="990"/>
                <w:tab w:val="left" w:pos="4590"/>
                <w:tab w:val="left" w:pos="567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Phase: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Element.Phase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1.0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6B2FF0" w:rsidRPr="000B31EC" w:rsidTr="008E51E2">
        <w:trPr>
          <w:trHeight w:val="280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Author:</w:t>
            </w:r>
          </w:p>
        </w:tc>
        <w:tc>
          <w:tcPr>
            <w:tcW w:w="2031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F6228A" w:rsidRDefault="00DF5B6C" w:rsidP="00E8760D">
            <w:pPr>
              <w:tabs>
                <w:tab w:val="left" w:pos="216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B2FF0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instrText>Element.Author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t>David Silva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2769" w:type="dxa"/>
            <w:gridSpan w:val="2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tabs>
                <w:tab w:val="left" w:pos="90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Created: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Element.DateCreatedShort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16-05-2013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gridSpan w:val="3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tabs>
                <w:tab w:val="left" w:pos="99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del w:id="444" w:author="David Silva" w:date="2013-05-27T19:41:00Z"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delText>Modified:</w:delText>
              </w:r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tab/>
              </w:r>
              <w:r w:rsidR="00DF5B6C" w:rsidRPr="00F6228A" w:rsidDel="00280B27">
                <w:rPr>
                  <w:rFonts w:ascii="Times New Roman" w:hAnsi="Times New Roman"/>
                  <w:szCs w:val="24"/>
                  <w:lang w:val="en-US"/>
                </w:rPr>
                <w:fldChar w:fldCharType="begin" w:fldLock="1"/>
              </w:r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delInstrText>MERGEFIELD Element.DateModifiedShort</w:delInstrText>
              </w:r>
              <w:r w:rsidR="00DF5B6C" w:rsidRPr="00F6228A" w:rsidDel="00280B27">
                <w:rPr>
                  <w:rFonts w:ascii="Times New Roman" w:hAnsi="Times New Roman"/>
                  <w:szCs w:val="24"/>
                  <w:lang w:val="en-US"/>
                </w:rPr>
                <w:fldChar w:fldCharType="separate"/>
              </w:r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delText>16-05-2013</w:delText>
              </w:r>
              <w:r w:rsidR="00DF5B6C" w:rsidRPr="00F6228A" w:rsidDel="00280B27">
                <w:rPr>
                  <w:rFonts w:ascii="Times New Roman" w:hAnsi="Times New Roman"/>
                  <w:szCs w:val="24"/>
                  <w:lang w:val="en-US"/>
                </w:rPr>
                <w:fldChar w:fldCharType="end"/>
              </w:r>
            </w:del>
            <w:ins w:id="445" w:author="David Silva" w:date="2013-05-27T19:41:00Z">
              <w:r w:rsidR="00280B27">
                <w:rPr>
                  <w:rFonts w:ascii="Times New Roman" w:hAnsi="Times New Roman"/>
                  <w:szCs w:val="24"/>
                  <w:lang w:val="en-US"/>
                </w:rPr>
                <w:t>Modified: 21-05-2013</w:t>
              </w:r>
            </w:ins>
          </w:p>
        </w:tc>
      </w:tr>
      <w:tr w:rsidR="006B2FF0" w:rsidRPr="000B31EC" w:rsidTr="008E51E2">
        <w:trPr>
          <w:trHeight w:val="387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50" w:type="dxa"/>
              <w:left w:w="0" w:type="dxa"/>
              <w:bottom w:w="0" w:type="dxa"/>
              <w:right w:w="50" w:type="dxa"/>
            </w:tcMar>
          </w:tcPr>
          <w:p w:rsidR="006B2FF0" w:rsidRPr="00F6228A" w:rsidRDefault="006B2FF0" w:rsidP="00E8760D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Notes:</w:t>
            </w:r>
          </w:p>
        </w:tc>
        <w:tc>
          <w:tcPr>
            <w:tcW w:w="8298" w:type="dxa"/>
            <w:gridSpan w:val="6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50" w:type="dxa"/>
              <w:left w:w="0" w:type="dxa"/>
              <w:bottom w:w="0" w:type="dxa"/>
              <w:right w:w="50" w:type="dxa"/>
            </w:tcMar>
          </w:tcPr>
          <w:p w:rsidR="006B2FF0" w:rsidRPr="000B31EC" w:rsidRDefault="00DF5B6C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B2FF0" w:rsidRPr="000B31EC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B2FF0" w:rsidRPr="000B31EC">
              <w:rPr>
                <w:rFonts w:ascii="Times New Roman" w:hAnsi="Times New Roman"/>
                <w:szCs w:val="24"/>
                <w:lang w:val="en-US"/>
              </w:rPr>
              <w:instrText>Element.Notes</w:instrTex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6B2FF0" w:rsidRPr="000B31EC">
              <w:rPr>
                <w:rFonts w:ascii="Times New Roman" w:hAnsi="Times New Roman"/>
                <w:szCs w:val="24"/>
                <w:u w:val="single"/>
                <w:lang w:val="en-US"/>
              </w:rPr>
              <w:t>Start:</w:t>
            </w:r>
          </w:p>
          <w:p w:rsidR="006B2FF0" w:rsidRPr="000B31EC" w:rsidRDefault="006B2FF0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 xml:space="preserve">1. </w:t>
            </w:r>
            <w:commentRangeStart w:id="446"/>
            <w:r w:rsidRPr="000B31EC">
              <w:rPr>
                <w:rFonts w:ascii="Times New Roman" w:hAnsi="Times New Roman"/>
                <w:szCs w:val="24"/>
                <w:lang w:val="en-US"/>
              </w:rPr>
              <w:t>Initialize the program or click down arrow on main window to show task list</w:t>
            </w:r>
            <w:commentRangeEnd w:id="446"/>
            <w:r w:rsidR="004956E8">
              <w:rPr>
                <w:rStyle w:val="Refdecomentrio"/>
                <w:rFonts w:ascii="Arial" w:eastAsiaTheme="minorEastAsia" w:hAnsi="Arial"/>
                <w:color w:val="000000"/>
                <w:lang w:val="en-AU" w:eastAsia="pt-PT"/>
              </w:rPr>
              <w:commentReference w:id="446"/>
            </w:r>
            <w:r w:rsidRPr="000B31EC">
              <w:rPr>
                <w:rFonts w:ascii="Times New Roman" w:hAnsi="Times New Roman"/>
                <w:szCs w:val="24"/>
                <w:lang w:val="en-US"/>
              </w:rPr>
              <w:t>.</w:t>
            </w:r>
          </w:p>
          <w:p w:rsidR="006B2FF0" w:rsidRPr="000B31EC" w:rsidRDefault="006B2FF0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</w:p>
          <w:p w:rsidR="006B2FF0" w:rsidRPr="000B31EC" w:rsidRDefault="006B2FF0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u w:val="single"/>
                <w:lang w:val="en-US"/>
              </w:rPr>
              <w:t>Result:</w:t>
            </w:r>
          </w:p>
          <w:p w:rsidR="006B2FF0" w:rsidRPr="000B31EC" w:rsidRDefault="006B2FF0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 xml:space="preserve">The system </w:t>
            </w:r>
            <w:ins w:id="447" w:author="Carla" w:date="2013-05-29T23:39:00Z">
              <w:r w:rsidR="00C51B8D">
                <w:rPr>
                  <w:rFonts w:ascii="Times New Roman" w:hAnsi="Times New Roman"/>
                  <w:szCs w:val="24"/>
                  <w:lang w:val="en-US"/>
                </w:rPr>
                <w:t xml:space="preserve">shows the tasks list </w:t>
              </w:r>
            </w:ins>
            <w:r w:rsidRPr="000B31EC">
              <w:rPr>
                <w:rFonts w:ascii="Times New Roman" w:hAnsi="Times New Roman"/>
                <w:szCs w:val="24"/>
                <w:lang w:val="en-US"/>
              </w:rPr>
              <w:t>sort</w:t>
            </w:r>
            <w:del w:id="448" w:author="Carla" w:date="2013-05-29T23:39:00Z">
              <w:r w:rsidRPr="000B31EC" w:rsidDel="00C51B8D">
                <w:rPr>
                  <w:rFonts w:ascii="Times New Roman" w:hAnsi="Times New Roman"/>
                  <w:szCs w:val="24"/>
                  <w:lang w:val="en-US"/>
                </w:rPr>
                <w:delText>s</w:delText>
              </w:r>
            </w:del>
            <w:ins w:id="449" w:author="Carla" w:date="2013-05-29T23:39:00Z">
              <w:r w:rsidR="00C51B8D">
                <w:rPr>
                  <w:rFonts w:ascii="Times New Roman" w:hAnsi="Times New Roman"/>
                  <w:szCs w:val="24"/>
                  <w:lang w:val="en-US"/>
                </w:rPr>
                <w:t>ed</w:t>
              </w:r>
            </w:ins>
            <w:del w:id="450" w:author="Carla" w:date="2013-05-29T23:39:00Z">
              <w:r w:rsidRPr="000B31EC" w:rsidDel="00C51B8D">
                <w:rPr>
                  <w:rFonts w:ascii="Times New Roman" w:hAnsi="Times New Roman"/>
                  <w:szCs w:val="24"/>
                  <w:lang w:val="en-US"/>
                </w:rPr>
                <w:delText xml:space="preserve"> the tasks order</w:delText>
              </w:r>
            </w:del>
            <w:r w:rsidRPr="000B31EC">
              <w:rPr>
                <w:rFonts w:ascii="Times New Roman" w:hAnsi="Times New Roman"/>
                <w:szCs w:val="24"/>
                <w:lang w:val="en-US"/>
              </w:rPr>
              <w:t xml:space="preserve"> by descending stop date.</w:t>
            </w:r>
          </w:p>
          <w:p w:rsidR="006B2FF0" w:rsidRPr="00F6228A" w:rsidRDefault="006B2FF0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Use case ends.</w:t>
            </w:r>
          </w:p>
        </w:tc>
      </w:tr>
    </w:tbl>
    <w:p w:rsidR="006B2FF0" w:rsidRPr="00F6228A" w:rsidRDefault="006B2FF0" w:rsidP="006B2FF0">
      <w:pPr>
        <w:spacing w:before="60" w:after="60"/>
        <w:rPr>
          <w:rFonts w:ascii="Times New Roman" w:hAnsi="Times New Roman"/>
          <w:szCs w:val="24"/>
          <w:lang w:val="en-US"/>
        </w:rPr>
      </w:pPr>
    </w:p>
    <w:tbl>
      <w:tblPr>
        <w:tblW w:w="0" w:type="auto"/>
        <w:tblInd w:w="60" w:type="dxa"/>
        <w:tblLayout w:type="fixed"/>
        <w:tblCellMar>
          <w:left w:w="60" w:type="dxa"/>
          <w:right w:w="60" w:type="dxa"/>
        </w:tblCellMar>
        <w:tblLook w:val="0000"/>
      </w:tblPr>
      <w:tblGrid>
        <w:gridCol w:w="1500"/>
        <w:gridCol w:w="2910"/>
        <w:gridCol w:w="2125"/>
        <w:gridCol w:w="3250"/>
      </w:tblGrid>
      <w:tr w:rsidR="006B2FF0" w:rsidRPr="000B31EC" w:rsidTr="00E8760D">
        <w:trPr>
          <w:trHeight w:val="237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Related To:</w:t>
            </w:r>
          </w:p>
        </w:tc>
        <w:tc>
          <w:tcPr>
            <w:tcW w:w="291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Source</w:t>
            </w:r>
          </w:p>
        </w:tc>
        <w:tc>
          <w:tcPr>
            <w:tcW w:w="2125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Connector</w:t>
            </w:r>
          </w:p>
        </w:tc>
        <w:tc>
          <w:tcPr>
            <w:tcW w:w="325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Target</w:t>
            </w:r>
          </w:p>
        </w:tc>
      </w:tr>
      <w:tr w:rsidR="006B2FF0" w:rsidRPr="000B31EC" w:rsidTr="00E8760D"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91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B2FF0" w:rsidRPr="000B31EC" w:rsidRDefault="00DF5B6C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B2FF0" w:rsidRPr="000B31EC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B2FF0" w:rsidRPr="000B31EC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B2FF0" w:rsidRPr="000B31EC">
              <w:rPr>
                <w:rFonts w:ascii="Times New Roman" w:hAnsi="Times New Roman"/>
                <w:szCs w:val="24"/>
                <w:lang w:val="en-US"/>
              </w:rPr>
              <w:t xml:space="preserve">Acceptance </w:t>
            </w:r>
            <w:proofErr w:type="spellStart"/>
            <w:r w:rsidR="006B2FF0" w:rsidRPr="000B31EC">
              <w:rPr>
                <w:rFonts w:ascii="Times New Roman" w:hAnsi="Times New Roman"/>
                <w:szCs w:val="24"/>
                <w:lang w:val="en-US"/>
              </w:rPr>
              <w:t>Tests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6B2FF0" w:rsidRPr="000B31EC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6B2FF0" w:rsidRPr="000B31EC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6B2FF0" w:rsidRPr="000B31EC">
              <w:rPr>
                <w:rFonts w:ascii="Times New Roman" w:hAnsi="Times New Roman"/>
                <w:szCs w:val="24"/>
                <w:lang w:val="en-US"/>
              </w:rPr>
              <w:t>Default</w:t>
            </w:r>
            <w:proofErr w:type="spellEnd"/>
            <w:r w:rsidR="006B2FF0" w:rsidRPr="000B31EC">
              <w:rPr>
                <w:rFonts w:ascii="Times New Roman" w:hAnsi="Times New Roman"/>
                <w:szCs w:val="24"/>
                <w:lang w:val="en-US"/>
              </w:rPr>
              <w:t xml:space="preserve"> sort with no task running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6B2FF0" w:rsidRPr="000B31EC" w:rsidRDefault="006B2FF0" w:rsidP="00E8760D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125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B2FF0" w:rsidRPr="00F6228A" w:rsidRDefault="00DF5B6C" w:rsidP="00E8760D">
            <w:pPr>
              <w:spacing w:before="60" w:after="60"/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B2FF0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B2FF0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instrText>Connector.Type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B2FF0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t>Trace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25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B2FF0" w:rsidRPr="00F6228A" w:rsidRDefault="00DF5B6C" w:rsidP="00E8760D">
            <w:pPr>
              <w:spacing w:before="60" w:after="60"/>
              <w:rPr>
                <w:rFonts w:ascii="Times New Roman" w:hAnsi="Times New Roman"/>
                <w:sz w:val="20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B2FF0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t>Functional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t>17TL-002: TaskList.DefaultSort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6B2FF0" w:rsidRPr="00F6228A" w:rsidRDefault="006B2FF0" w:rsidP="00E8760D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</w:tr>
      <w:bookmarkEnd w:id="439"/>
    </w:tbl>
    <w:p w:rsidR="006B2FF0" w:rsidRPr="00F6228A" w:rsidRDefault="006B2FF0" w:rsidP="006B2FF0">
      <w:pPr>
        <w:rPr>
          <w:rFonts w:eastAsia="Times New Roman"/>
          <w:szCs w:val="24"/>
          <w:lang w:val="en-US"/>
        </w:rPr>
      </w:pPr>
    </w:p>
    <w:tbl>
      <w:tblPr>
        <w:tblW w:w="0" w:type="auto"/>
        <w:tblLayout w:type="fixed"/>
        <w:tblCellMar>
          <w:left w:w="60" w:type="dxa"/>
          <w:right w:w="60" w:type="dxa"/>
        </w:tblCellMar>
        <w:tblLook w:val="0000"/>
      </w:tblPr>
      <w:tblGrid>
        <w:gridCol w:w="1500"/>
        <w:gridCol w:w="2031"/>
        <w:gridCol w:w="2769"/>
        <w:gridCol w:w="3498"/>
      </w:tblGrid>
      <w:tr w:rsidR="006B2FF0" w:rsidRPr="000B31EC" w:rsidTr="00E8760D"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0636FA" w:rsidRDefault="006B2FF0" w:rsidP="00E8760D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bookmarkStart w:id="451" w:name="BKM_A58FEE43_42AE_45b5_B1AB_C237DE8948DF"/>
            <w:r w:rsidRPr="000636FA">
              <w:rPr>
                <w:rFonts w:ascii="Times New Roman" w:hAnsi="Times New Roman"/>
                <w:b/>
                <w:szCs w:val="24"/>
                <w:lang w:val="en-US"/>
              </w:rPr>
              <w:t>Use Case:</w:t>
            </w:r>
          </w:p>
        </w:tc>
        <w:tc>
          <w:tcPr>
            <w:tcW w:w="4800" w:type="dxa"/>
            <w:gridSpan w:val="2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0636FA" w:rsidRDefault="006B2FF0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proofErr w:type="spellStart"/>
            <w:r w:rsidRPr="000636FA">
              <w:rPr>
                <w:rFonts w:ascii="Times New Roman" w:hAnsi="Times New Roman"/>
                <w:szCs w:val="24"/>
                <w:lang w:val="en-US"/>
              </w:rPr>
              <w:t>Tasklist</w:t>
            </w:r>
            <w:proofErr w:type="spellEnd"/>
            <w:r w:rsidRPr="000636FA">
              <w:rPr>
                <w:sz w:val="20"/>
                <w:szCs w:val="24"/>
                <w:lang w:val="en-US"/>
              </w:rPr>
              <w:t xml:space="preserve"> </w:t>
            </w:r>
            <w:r w:rsidR="00DF5B6C" w:rsidRPr="000636FA">
              <w:rPr>
                <w:sz w:val="20"/>
                <w:szCs w:val="24"/>
                <w:lang w:val="en-US"/>
              </w:rPr>
              <w:fldChar w:fldCharType="begin" w:fldLock="1"/>
            </w:r>
            <w:r w:rsidRPr="000636FA">
              <w:rPr>
                <w:sz w:val="20"/>
                <w:szCs w:val="24"/>
                <w:lang w:val="en-US"/>
              </w:rPr>
              <w:instrText xml:space="preserve">MERGEFIELD </w:instrText>
            </w:r>
            <w:r w:rsidRPr="000636FA">
              <w:rPr>
                <w:rFonts w:ascii="Times New Roman" w:hAnsi="Times New Roman"/>
                <w:szCs w:val="24"/>
                <w:lang w:val="en-US"/>
              </w:rPr>
              <w:instrText>Element.Name</w:instrText>
            </w:r>
            <w:r w:rsidR="00DF5B6C" w:rsidRPr="000636FA">
              <w:rPr>
                <w:sz w:val="20"/>
                <w:szCs w:val="24"/>
                <w:lang w:val="en-US"/>
              </w:rPr>
              <w:fldChar w:fldCharType="separate"/>
            </w:r>
            <w:r w:rsidRPr="000636FA">
              <w:rPr>
                <w:rFonts w:ascii="Times New Roman" w:hAnsi="Times New Roman"/>
                <w:szCs w:val="24"/>
                <w:lang w:val="en-US"/>
              </w:rPr>
              <w:t>Normal sorts</w:t>
            </w:r>
            <w:r w:rsidR="00DF5B6C" w:rsidRPr="000636F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0636FA" w:rsidRDefault="00CD59BB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>
              <w:rPr>
                <w:rFonts w:ascii="Times New Roman" w:hAnsi="Times New Roman"/>
                <w:szCs w:val="24"/>
                <w:lang w:val="en-US"/>
              </w:rPr>
              <w:t>Test Id: T2</w:t>
            </w:r>
            <w:ins w:id="452" w:author="David Silva" w:date="2013-05-27T19:23:00Z">
              <w:r w:rsidR="00796DB7">
                <w:rPr>
                  <w:rFonts w:ascii="Times New Roman" w:hAnsi="Times New Roman"/>
                  <w:szCs w:val="24"/>
                  <w:lang w:val="en-US"/>
                </w:rPr>
                <w:t>3</w:t>
              </w:r>
            </w:ins>
            <w:del w:id="453" w:author="David Silva" w:date="2013-05-27T19:23:00Z">
              <w:r w:rsidDel="00796DB7">
                <w:rPr>
                  <w:rFonts w:ascii="Times New Roman" w:hAnsi="Times New Roman"/>
                  <w:szCs w:val="24"/>
                  <w:lang w:val="en-US"/>
                </w:rPr>
                <w:delText>4</w:delText>
              </w:r>
            </w:del>
            <w:r w:rsidR="00DF5B6C" w:rsidRPr="000636F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6B2FF0" w:rsidRPr="000636FA">
              <w:rPr>
                <w:rFonts w:ascii="Times New Roman" w:hAnsi="Times New Roman"/>
                <w:szCs w:val="24"/>
                <w:lang w:val="en-US"/>
              </w:rPr>
              <w:instrText>MERGEFIELD Element.Alias</w:instrText>
            </w:r>
            <w:r w:rsidR="00DF5B6C" w:rsidRPr="000636F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6B2FF0" w:rsidRPr="000B31EC" w:rsidTr="00E8760D"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0636FA" w:rsidRDefault="006B2FF0" w:rsidP="00E8760D">
            <w:pPr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0636FA">
              <w:rPr>
                <w:rFonts w:ascii="Times New Roman" w:hAnsi="Times New Roman"/>
                <w:b/>
                <w:szCs w:val="24"/>
                <w:lang w:val="en-US"/>
              </w:rPr>
              <w:t>Status:</w:t>
            </w:r>
          </w:p>
        </w:tc>
        <w:tc>
          <w:tcPr>
            <w:tcW w:w="2031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0636FA" w:rsidRDefault="00DF5B6C" w:rsidP="00E8760D">
            <w:pPr>
              <w:tabs>
                <w:tab w:val="left" w:pos="2160"/>
                <w:tab w:val="left" w:pos="3150"/>
                <w:tab w:val="left" w:pos="567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636FA">
              <w:rPr>
                <w:sz w:val="20"/>
                <w:szCs w:val="24"/>
                <w:lang w:val="en-US"/>
              </w:rPr>
              <w:fldChar w:fldCharType="begin" w:fldLock="1"/>
            </w:r>
            <w:r w:rsidR="006B2FF0" w:rsidRPr="000636F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B2FF0" w:rsidRPr="000636FA">
              <w:rPr>
                <w:rFonts w:ascii="Times New Roman" w:hAnsi="Times New Roman"/>
                <w:szCs w:val="24"/>
                <w:lang w:val="en-US"/>
              </w:rPr>
              <w:instrText>Element.Status</w:instrText>
            </w:r>
            <w:r w:rsidRPr="000636FA">
              <w:rPr>
                <w:sz w:val="20"/>
                <w:szCs w:val="24"/>
                <w:lang w:val="en-US"/>
              </w:rPr>
              <w:fldChar w:fldCharType="separate"/>
            </w:r>
            <w:del w:id="454" w:author="David Silva" w:date="2013-05-27T21:24:00Z">
              <w:r w:rsidR="006B2FF0" w:rsidRPr="000636FA" w:rsidDel="00A46F0C">
                <w:rPr>
                  <w:rFonts w:ascii="Times New Roman" w:hAnsi="Times New Roman"/>
                  <w:szCs w:val="24"/>
                  <w:lang w:val="en-US"/>
                </w:rPr>
                <w:delText>Proposed</w:delText>
              </w:r>
            </w:del>
            <w:ins w:id="455" w:author="David Silva" w:date="2013-05-27T21:24:00Z">
              <w:r w:rsidR="00A46F0C">
                <w:rPr>
                  <w:rFonts w:ascii="Times New Roman" w:hAnsi="Times New Roman"/>
                  <w:szCs w:val="24"/>
                  <w:lang w:val="en-US"/>
                </w:rPr>
                <w:t>Draft</w:t>
              </w:r>
            </w:ins>
            <w:r w:rsidRPr="000636F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2769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0636FA" w:rsidRDefault="006B2FF0" w:rsidP="00E8760D">
            <w:pPr>
              <w:tabs>
                <w:tab w:val="left" w:pos="900"/>
                <w:tab w:val="left" w:pos="3150"/>
                <w:tab w:val="left" w:pos="5670"/>
              </w:tabs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0636FA">
              <w:rPr>
                <w:rFonts w:ascii="Times New Roman" w:hAnsi="Times New Roman"/>
                <w:szCs w:val="24"/>
                <w:lang w:val="en-US"/>
              </w:rPr>
              <w:t>Version:</w:t>
            </w:r>
            <w:r w:rsidRPr="000636F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0636F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0636FA">
              <w:rPr>
                <w:rFonts w:ascii="Times New Roman" w:hAnsi="Times New Roman"/>
                <w:szCs w:val="24"/>
                <w:lang w:val="en-US"/>
              </w:rPr>
              <w:instrText>MERGEFIELD Element.Version</w:instrText>
            </w:r>
            <w:r w:rsidR="00DF5B6C" w:rsidRPr="000636F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0636FA">
              <w:rPr>
                <w:rFonts w:ascii="Times New Roman" w:hAnsi="Times New Roman"/>
                <w:szCs w:val="24"/>
                <w:lang w:val="en-US"/>
              </w:rPr>
              <w:t>1.0</w:t>
            </w:r>
            <w:r w:rsidR="00DF5B6C" w:rsidRPr="000636F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0636FA" w:rsidRDefault="006B2FF0" w:rsidP="00E8760D">
            <w:pPr>
              <w:tabs>
                <w:tab w:val="left" w:pos="990"/>
                <w:tab w:val="left" w:pos="4590"/>
                <w:tab w:val="left" w:pos="567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636FA">
              <w:rPr>
                <w:rFonts w:ascii="Times New Roman" w:hAnsi="Times New Roman"/>
                <w:szCs w:val="24"/>
                <w:lang w:val="en-US"/>
              </w:rPr>
              <w:t>Phase:</w:t>
            </w:r>
            <w:r w:rsidRPr="000636F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0636F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0636FA">
              <w:rPr>
                <w:rFonts w:ascii="Times New Roman" w:hAnsi="Times New Roman"/>
                <w:szCs w:val="24"/>
                <w:lang w:val="en-US"/>
              </w:rPr>
              <w:instrText>MERGEFIELD Element.Phase</w:instrText>
            </w:r>
            <w:r w:rsidR="00DF5B6C" w:rsidRPr="000636F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0636FA">
              <w:rPr>
                <w:rFonts w:ascii="Times New Roman" w:hAnsi="Times New Roman"/>
                <w:szCs w:val="24"/>
                <w:lang w:val="en-US"/>
              </w:rPr>
              <w:t>1.0</w:t>
            </w:r>
            <w:r w:rsidR="00DF5B6C" w:rsidRPr="000636F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6B2FF0" w:rsidRPr="000B31EC" w:rsidTr="00E8760D">
        <w:trPr>
          <w:trHeight w:val="280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0636FA" w:rsidRDefault="006B2FF0" w:rsidP="00E8760D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0636FA">
              <w:rPr>
                <w:rFonts w:ascii="Times New Roman" w:hAnsi="Times New Roman"/>
                <w:b/>
                <w:szCs w:val="24"/>
                <w:lang w:val="en-US"/>
              </w:rPr>
              <w:t>Author:</w:t>
            </w:r>
          </w:p>
        </w:tc>
        <w:tc>
          <w:tcPr>
            <w:tcW w:w="2031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0636FA" w:rsidRDefault="00DF5B6C" w:rsidP="00E8760D">
            <w:pPr>
              <w:tabs>
                <w:tab w:val="left" w:pos="216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636FA">
              <w:rPr>
                <w:sz w:val="20"/>
                <w:szCs w:val="24"/>
                <w:lang w:val="en-US"/>
              </w:rPr>
              <w:fldChar w:fldCharType="begin" w:fldLock="1"/>
            </w:r>
            <w:r w:rsidR="006B2FF0" w:rsidRPr="000636F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B2FF0" w:rsidRPr="000636FA">
              <w:rPr>
                <w:rFonts w:ascii="Times New Roman" w:hAnsi="Times New Roman"/>
                <w:szCs w:val="24"/>
                <w:lang w:val="en-US"/>
              </w:rPr>
              <w:instrText>Element.Author</w:instrText>
            </w:r>
            <w:r w:rsidRPr="000636FA">
              <w:rPr>
                <w:sz w:val="20"/>
                <w:szCs w:val="24"/>
                <w:lang w:val="en-US"/>
              </w:rPr>
              <w:fldChar w:fldCharType="separate"/>
            </w:r>
            <w:r w:rsidR="006B2FF0" w:rsidRPr="000636FA">
              <w:rPr>
                <w:rFonts w:ascii="Times New Roman" w:hAnsi="Times New Roman"/>
                <w:szCs w:val="24"/>
                <w:lang w:val="en-US"/>
              </w:rPr>
              <w:t>David Silva</w:t>
            </w:r>
            <w:r w:rsidRPr="000636F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2769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0636FA" w:rsidRDefault="006B2FF0" w:rsidP="00E8760D">
            <w:pPr>
              <w:tabs>
                <w:tab w:val="left" w:pos="90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0636FA">
              <w:rPr>
                <w:rFonts w:ascii="Times New Roman" w:hAnsi="Times New Roman"/>
                <w:szCs w:val="24"/>
                <w:lang w:val="en-US"/>
              </w:rPr>
              <w:t>Created:</w:t>
            </w:r>
            <w:r w:rsidRPr="000636F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0636F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0636FA">
              <w:rPr>
                <w:rFonts w:ascii="Times New Roman" w:hAnsi="Times New Roman"/>
                <w:szCs w:val="24"/>
                <w:lang w:val="en-US"/>
              </w:rPr>
              <w:instrText>MERGEFIELD Element.DateCreatedShort</w:instrText>
            </w:r>
            <w:r w:rsidR="00DF5B6C" w:rsidRPr="000636F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0636FA">
              <w:rPr>
                <w:rFonts w:ascii="Times New Roman" w:hAnsi="Times New Roman"/>
                <w:szCs w:val="24"/>
                <w:lang w:val="en-US"/>
              </w:rPr>
              <w:t>16-05-2013</w:t>
            </w:r>
            <w:r w:rsidR="00DF5B6C" w:rsidRPr="000636F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0636FA" w:rsidRDefault="006B2FF0" w:rsidP="00E8760D">
            <w:pPr>
              <w:tabs>
                <w:tab w:val="left" w:pos="99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del w:id="456" w:author="David Silva" w:date="2013-05-27T19:41:00Z">
              <w:r w:rsidRPr="000636FA" w:rsidDel="00280B27">
                <w:rPr>
                  <w:rFonts w:ascii="Times New Roman" w:hAnsi="Times New Roman"/>
                  <w:szCs w:val="24"/>
                  <w:lang w:val="en-US"/>
                </w:rPr>
                <w:delText>Modified:</w:delText>
              </w:r>
              <w:r w:rsidRPr="000636FA" w:rsidDel="00280B27">
                <w:rPr>
                  <w:rFonts w:ascii="Times New Roman" w:hAnsi="Times New Roman"/>
                  <w:szCs w:val="24"/>
                  <w:lang w:val="en-US"/>
                </w:rPr>
                <w:tab/>
              </w:r>
              <w:r w:rsidR="00DF5B6C" w:rsidRPr="000636FA" w:rsidDel="00280B27">
                <w:rPr>
                  <w:rFonts w:ascii="Times New Roman" w:hAnsi="Times New Roman"/>
                  <w:szCs w:val="24"/>
                  <w:lang w:val="en-US"/>
                </w:rPr>
                <w:fldChar w:fldCharType="begin" w:fldLock="1"/>
              </w:r>
              <w:r w:rsidRPr="000636FA" w:rsidDel="00280B27">
                <w:rPr>
                  <w:rFonts w:ascii="Times New Roman" w:hAnsi="Times New Roman"/>
                  <w:szCs w:val="24"/>
                  <w:lang w:val="en-US"/>
                </w:rPr>
                <w:delInstrText>MERGEFIELD Element.DateModifiedShort</w:delInstrText>
              </w:r>
              <w:r w:rsidR="00DF5B6C" w:rsidRPr="000636FA" w:rsidDel="00280B27">
                <w:rPr>
                  <w:rFonts w:ascii="Times New Roman" w:hAnsi="Times New Roman"/>
                  <w:szCs w:val="24"/>
                  <w:lang w:val="en-US"/>
                </w:rPr>
                <w:fldChar w:fldCharType="separate"/>
              </w:r>
              <w:r w:rsidRPr="000636FA" w:rsidDel="00280B27">
                <w:rPr>
                  <w:rFonts w:ascii="Times New Roman" w:hAnsi="Times New Roman"/>
                  <w:szCs w:val="24"/>
                  <w:lang w:val="en-US"/>
                </w:rPr>
                <w:delText>16-05-2013</w:delText>
              </w:r>
              <w:r w:rsidR="00DF5B6C" w:rsidRPr="000636FA" w:rsidDel="00280B27">
                <w:rPr>
                  <w:rFonts w:ascii="Times New Roman" w:hAnsi="Times New Roman"/>
                  <w:szCs w:val="24"/>
                  <w:lang w:val="en-US"/>
                </w:rPr>
                <w:fldChar w:fldCharType="end"/>
              </w:r>
            </w:del>
            <w:ins w:id="457" w:author="David Silva" w:date="2013-05-27T19:41:00Z">
              <w:r w:rsidR="00280B27">
                <w:rPr>
                  <w:rFonts w:ascii="Times New Roman" w:hAnsi="Times New Roman"/>
                  <w:szCs w:val="24"/>
                  <w:lang w:val="en-US"/>
                </w:rPr>
                <w:t>Modified: 21-05-2013</w:t>
              </w:r>
            </w:ins>
          </w:p>
        </w:tc>
      </w:tr>
      <w:tr w:rsidR="006B2FF0" w:rsidRPr="000B31EC" w:rsidTr="00E8760D">
        <w:trPr>
          <w:trHeight w:val="387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50" w:type="dxa"/>
              <w:left w:w="0" w:type="dxa"/>
              <w:bottom w:w="0" w:type="dxa"/>
              <w:right w:w="50" w:type="dxa"/>
            </w:tcMar>
          </w:tcPr>
          <w:p w:rsidR="006B2FF0" w:rsidRPr="000636FA" w:rsidRDefault="006B2FF0" w:rsidP="00E8760D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0636FA">
              <w:rPr>
                <w:rFonts w:ascii="Times New Roman" w:hAnsi="Times New Roman"/>
                <w:b/>
                <w:szCs w:val="24"/>
                <w:lang w:val="en-US"/>
              </w:rPr>
              <w:t>Notes:</w:t>
            </w:r>
          </w:p>
        </w:tc>
        <w:tc>
          <w:tcPr>
            <w:tcW w:w="8298" w:type="dxa"/>
            <w:gridSpan w:val="3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50" w:type="dxa"/>
              <w:left w:w="0" w:type="dxa"/>
              <w:bottom w:w="0" w:type="dxa"/>
              <w:right w:w="50" w:type="dxa"/>
            </w:tcMar>
          </w:tcPr>
          <w:p w:rsidR="006B2FF0" w:rsidRPr="000636FA" w:rsidRDefault="00DF5B6C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636FA">
              <w:rPr>
                <w:sz w:val="20"/>
                <w:szCs w:val="24"/>
                <w:lang w:val="en-US"/>
              </w:rPr>
              <w:fldChar w:fldCharType="begin" w:fldLock="1"/>
            </w:r>
            <w:r w:rsidR="006B2FF0" w:rsidRPr="000636F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B2FF0" w:rsidRPr="000636FA">
              <w:rPr>
                <w:rFonts w:ascii="Times New Roman" w:hAnsi="Times New Roman"/>
                <w:szCs w:val="24"/>
                <w:lang w:val="en-US"/>
              </w:rPr>
              <w:instrText>Element.Notes</w:instrText>
            </w:r>
            <w:r w:rsidRPr="000636FA">
              <w:rPr>
                <w:sz w:val="20"/>
                <w:szCs w:val="24"/>
                <w:lang w:val="en-US"/>
              </w:rPr>
              <w:fldChar w:fldCharType="end"/>
            </w:r>
            <w:r w:rsidR="006B2FF0" w:rsidRPr="000636FA">
              <w:rPr>
                <w:rFonts w:ascii="Times New Roman" w:hAnsi="Times New Roman"/>
                <w:szCs w:val="24"/>
                <w:u w:val="single"/>
                <w:lang w:val="en-US"/>
              </w:rPr>
              <w:t>Start:</w:t>
            </w:r>
          </w:p>
          <w:p w:rsidR="006B2FF0" w:rsidRPr="000636FA" w:rsidRDefault="006B2FF0" w:rsidP="00E8760D">
            <w:pPr>
              <w:pStyle w:val="PargrafodaLista"/>
              <w:numPr>
                <w:ilvl w:val="0"/>
                <w:numId w:val="22"/>
              </w:num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>
              <w:rPr>
                <w:rFonts w:ascii="Times New Roman" w:hAnsi="Times New Roman"/>
                <w:szCs w:val="24"/>
                <w:lang w:val="en-US"/>
              </w:rPr>
              <w:t xml:space="preserve">Click in one of the several </w:t>
            </w:r>
            <w:del w:id="458" w:author="Carla" w:date="2013-05-29T23:40:00Z">
              <w:r w:rsidDel="00C51B8D">
                <w:rPr>
                  <w:rFonts w:ascii="Times New Roman" w:hAnsi="Times New Roman"/>
                  <w:szCs w:val="24"/>
                  <w:lang w:val="en-US"/>
                </w:rPr>
                <w:delText xml:space="preserve">tabs </w:delText>
              </w:r>
            </w:del>
            <w:ins w:id="459" w:author="Carla" w:date="2013-05-29T23:40:00Z">
              <w:r w:rsidR="00C51B8D">
                <w:rPr>
                  <w:rFonts w:ascii="Times New Roman" w:hAnsi="Times New Roman"/>
                  <w:szCs w:val="24"/>
                  <w:lang w:val="en-US"/>
                </w:rPr>
                <w:t xml:space="preserve">columns </w:t>
              </w:r>
            </w:ins>
            <w:r>
              <w:rPr>
                <w:rFonts w:ascii="Times New Roman" w:hAnsi="Times New Roman"/>
                <w:szCs w:val="24"/>
                <w:lang w:val="en-US"/>
              </w:rPr>
              <w:t>available to sort, in the main window</w:t>
            </w:r>
          </w:p>
          <w:p w:rsidR="006B2FF0" w:rsidRPr="000636FA" w:rsidRDefault="006B2FF0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</w:p>
          <w:p w:rsidR="006B2FF0" w:rsidRPr="000636FA" w:rsidRDefault="006B2FF0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636FA">
              <w:rPr>
                <w:rFonts w:ascii="Times New Roman" w:hAnsi="Times New Roman"/>
                <w:szCs w:val="24"/>
                <w:u w:val="single"/>
                <w:lang w:val="en-US"/>
              </w:rPr>
              <w:t>Result:</w:t>
            </w:r>
          </w:p>
          <w:p w:rsidR="006B2FF0" w:rsidRPr="000636FA" w:rsidRDefault="006B2FF0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commentRangeStart w:id="460"/>
            <w:r w:rsidRPr="000636FA">
              <w:rPr>
                <w:rFonts w:ascii="Times New Roman" w:hAnsi="Times New Roman"/>
                <w:szCs w:val="24"/>
                <w:lang w:val="en-US"/>
              </w:rPr>
              <w:t>The system sorts the tasks</w:t>
            </w:r>
            <w:ins w:id="461" w:author="Carla" w:date="2013-05-29T23:40:00Z">
              <w:r w:rsidR="00C51B8D">
                <w:rPr>
                  <w:rFonts w:ascii="Times New Roman" w:hAnsi="Times New Roman"/>
                  <w:szCs w:val="24"/>
                  <w:lang w:val="en-US"/>
                </w:rPr>
                <w:t xml:space="preserve"> by the selected column</w:t>
              </w:r>
            </w:ins>
            <w:del w:id="462" w:author="Carla" w:date="2013-05-29T23:40:00Z">
              <w:r w:rsidRPr="000636FA" w:rsidDel="00C51B8D">
                <w:rPr>
                  <w:rFonts w:ascii="Times New Roman" w:hAnsi="Times New Roman"/>
                  <w:szCs w:val="24"/>
                  <w:lang w:val="en-US"/>
                </w:rPr>
                <w:delText xml:space="preserve"> order by name, total time, spent time of day or stop date</w:delText>
              </w:r>
            </w:del>
            <w:r w:rsidRPr="000636FA">
              <w:rPr>
                <w:rFonts w:ascii="Times New Roman" w:hAnsi="Times New Roman"/>
                <w:szCs w:val="24"/>
                <w:lang w:val="en-US"/>
              </w:rPr>
              <w:t>.</w:t>
            </w:r>
            <w:commentRangeEnd w:id="460"/>
            <w:r w:rsidR="00C51B8D">
              <w:rPr>
                <w:rStyle w:val="Refdecomentrio"/>
                <w:rFonts w:ascii="Arial" w:eastAsiaTheme="minorEastAsia" w:hAnsi="Arial"/>
                <w:color w:val="000000"/>
                <w:lang w:val="en-AU" w:eastAsia="pt-PT"/>
              </w:rPr>
              <w:commentReference w:id="460"/>
            </w:r>
          </w:p>
          <w:p w:rsidR="006B2FF0" w:rsidRPr="000636FA" w:rsidRDefault="006B2FF0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636FA">
              <w:rPr>
                <w:rFonts w:ascii="Times New Roman" w:hAnsi="Times New Roman"/>
                <w:szCs w:val="24"/>
                <w:lang w:val="en-US"/>
              </w:rPr>
              <w:t>Even if a task is running, it will take the sorted position.</w:t>
            </w:r>
          </w:p>
          <w:p w:rsidR="006B2FF0" w:rsidRPr="000636FA" w:rsidRDefault="006B2FF0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636FA">
              <w:rPr>
                <w:rFonts w:ascii="Times New Roman" w:hAnsi="Times New Roman"/>
                <w:szCs w:val="24"/>
                <w:lang w:val="en-US"/>
              </w:rPr>
              <w:t>Use case ends.</w:t>
            </w:r>
          </w:p>
        </w:tc>
      </w:tr>
    </w:tbl>
    <w:p w:rsidR="006B2FF0" w:rsidRPr="00F6228A" w:rsidRDefault="006B2FF0" w:rsidP="006B2FF0">
      <w:pPr>
        <w:spacing w:before="60" w:after="60"/>
        <w:rPr>
          <w:rFonts w:ascii="Times New Roman" w:hAnsi="Times New Roman"/>
          <w:szCs w:val="24"/>
          <w:lang w:val="en-US"/>
        </w:rPr>
      </w:pPr>
    </w:p>
    <w:tbl>
      <w:tblPr>
        <w:tblW w:w="0" w:type="auto"/>
        <w:tblInd w:w="60" w:type="dxa"/>
        <w:tblLayout w:type="fixed"/>
        <w:tblCellMar>
          <w:left w:w="60" w:type="dxa"/>
          <w:right w:w="60" w:type="dxa"/>
        </w:tblCellMar>
        <w:tblLook w:val="0000"/>
      </w:tblPr>
      <w:tblGrid>
        <w:gridCol w:w="1500"/>
        <w:gridCol w:w="2910"/>
        <w:gridCol w:w="2125"/>
        <w:gridCol w:w="3250"/>
      </w:tblGrid>
      <w:tr w:rsidR="006B2FF0" w:rsidRPr="000B31EC" w:rsidTr="00E8760D">
        <w:trPr>
          <w:trHeight w:val="237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Related To:</w:t>
            </w:r>
          </w:p>
        </w:tc>
        <w:tc>
          <w:tcPr>
            <w:tcW w:w="291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Source</w:t>
            </w:r>
          </w:p>
        </w:tc>
        <w:tc>
          <w:tcPr>
            <w:tcW w:w="2125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Connector</w:t>
            </w:r>
          </w:p>
        </w:tc>
        <w:tc>
          <w:tcPr>
            <w:tcW w:w="325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Target</w:t>
            </w:r>
          </w:p>
        </w:tc>
      </w:tr>
      <w:tr w:rsidR="006B2FF0" w:rsidRPr="000B31EC" w:rsidTr="00E8760D"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91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B2FF0" w:rsidRPr="00F6228A" w:rsidRDefault="00DF5B6C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B2FF0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t xml:space="preserve">Acceptance </w:t>
            </w:r>
            <w:proofErr w:type="spellStart"/>
            <w:r w:rsidR="006B2FF0" w:rsidRPr="00F6228A">
              <w:rPr>
                <w:rFonts w:ascii="Times New Roman" w:hAnsi="Times New Roman"/>
                <w:szCs w:val="24"/>
                <w:lang w:val="en-US"/>
              </w:rPr>
              <w:t>Tests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t>Normal</w:t>
            </w:r>
            <w:proofErr w:type="spellEnd"/>
            <w:r w:rsidR="006B2FF0" w:rsidRPr="00F6228A">
              <w:rPr>
                <w:rFonts w:ascii="Times New Roman" w:hAnsi="Times New Roman"/>
                <w:szCs w:val="24"/>
                <w:lang w:val="en-US"/>
              </w:rPr>
              <w:t xml:space="preserve"> sorts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6B2FF0" w:rsidRPr="00F6228A" w:rsidRDefault="006B2FF0" w:rsidP="00E8760D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125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B2FF0" w:rsidRPr="00F6228A" w:rsidRDefault="00DF5B6C" w:rsidP="00E8760D">
            <w:pPr>
              <w:spacing w:before="60" w:after="60"/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B2FF0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B2FF0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instrText>Connector.Type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B2FF0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t>Trace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25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B2FF0" w:rsidRPr="00F6228A" w:rsidRDefault="00DF5B6C" w:rsidP="00E8760D">
            <w:pPr>
              <w:spacing w:before="60" w:after="60"/>
              <w:rPr>
                <w:rFonts w:ascii="Times New Roman" w:hAnsi="Times New Roman"/>
                <w:sz w:val="20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B2FF0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t>Functional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t>17TL-004: TaskList.Sort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6B2FF0" w:rsidRPr="00F6228A" w:rsidRDefault="006B2FF0" w:rsidP="00E8760D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</w:tr>
    </w:tbl>
    <w:p w:rsidR="006B2FF0" w:rsidRPr="00F6228A" w:rsidDel="00C51B8D" w:rsidRDefault="00C51B8D" w:rsidP="006B2FF0">
      <w:pPr>
        <w:spacing w:before="60" w:after="60"/>
        <w:rPr>
          <w:del w:id="463" w:author="Carla" w:date="2013-05-29T23:42:00Z"/>
          <w:rFonts w:ascii="Times New Roman" w:hAnsi="Times New Roman"/>
          <w:szCs w:val="24"/>
          <w:lang w:val="en-US"/>
        </w:rPr>
      </w:pPr>
      <w:r>
        <w:rPr>
          <w:rStyle w:val="Refdecomentrio"/>
          <w:rFonts w:ascii="Arial" w:eastAsiaTheme="minorEastAsia" w:hAnsi="Arial"/>
          <w:color w:val="000000"/>
          <w:lang w:val="en-AU" w:eastAsia="pt-PT"/>
        </w:rPr>
        <w:lastRenderedPageBreak/>
        <w:commentReference w:id="464"/>
      </w:r>
    </w:p>
    <w:bookmarkEnd w:id="451"/>
    <w:p w:rsidR="006B2FF0" w:rsidRPr="00F6228A" w:rsidDel="00C51B8D" w:rsidRDefault="006B2FF0" w:rsidP="006B2FF0">
      <w:pPr>
        <w:rPr>
          <w:del w:id="465" w:author="Carla" w:date="2013-05-29T23:42:00Z"/>
          <w:rFonts w:eastAsia="Times New Roman"/>
          <w:szCs w:val="24"/>
          <w:lang w:val="en-US"/>
        </w:rPr>
      </w:pPr>
    </w:p>
    <w:p w:rsidR="006B2FF0" w:rsidRDefault="006B2FF0">
      <w:pPr>
        <w:rPr>
          <w:rFonts w:eastAsia="Times New Roman"/>
          <w:szCs w:val="24"/>
          <w:lang w:val="en-US"/>
        </w:rPr>
      </w:pPr>
      <w:del w:id="466" w:author="Carla" w:date="2013-05-29T23:42:00Z">
        <w:r w:rsidDel="00C51B8D">
          <w:rPr>
            <w:rFonts w:eastAsia="Times New Roman"/>
            <w:szCs w:val="24"/>
            <w:lang w:val="en-US"/>
          </w:rPr>
          <w:br w:type="page"/>
        </w:r>
      </w:del>
    </w:p>
    <w:tbl>
      <w:tblPr>
        <w:tblW w:w="0" w:type="auto"/>
        <w:tblLayout w:type="fixed"/>
        <w:tblCellMar>
          <w:left w:w="60" w:type="dxa"/>
          <w:right w:w="60" w:type="dxa"/>
        </w:tblCellMar>
        <w:tblLook w:val="0000"/>
      </w:tblPr>
      <w:tblGrid>
        <w:gridCol w:w="1500"/>
        <w:gridCol w:w="2031"/>
        <w:gridCol w:w="2769"/>
        <w:gridCol w:w="3498"/>
      </w:tblGrid>
      <w:tr w:rsidR="006B2FF0" w:rsidRPr="000B31EC" w:rsidTr="00E8760D"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C51B8D" w:rsidRDefault="00C51B8D" w:rsidP="00E8760D">
            <w:pPr>
              <w:spacing w:before="60" w:after="60"/>
              <w:rPr>
                <w:ins w:id="467" w:author="Carla" w:date="2013-05-29T23:42:00Z"/>
                <w:rFonts w:ascii="Times New Roman" w:hAnsi="Times New Roman"/>
                <w:b/>
                <w:szCs w:val="24"/>
                <w:lang w:val="en-US"/>
              </w:rPr>
            </w:pPr>
            <w:bookmarkStart w:id="468" w:name="BKM_871C0C60_105B_4950_90A7_B281EC38C4DD"/>
          </w:p>
          <w:p w:rsidR="006B2FF0" w:rsidRPr="00F6228A" w:rsidRDefault="006B2FF0" w:rsidP="00E8760D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Use Case:</w:t>
            </w:r>
          </w:p>
        </w:tc>
        <w:tc>
          <w:tcPr>
            <w:tcW w:w="4800" w:type="dxa"/>
            <w:gridSpan w:val="2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F6228A" w:rsidRDefault="00DF5B6C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B2FF0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instrText>Element.Name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t>Hide Tasks List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F6228A" w:rsidRDefault="00CD59BB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>
              <w:rPr>
                <w:rFonts w:ascii="Times New Roman" w:hAnsi="Times New Roman"/>
                <w:szCs w:val="24"/>
                <w:lang w:val="en-US"/>
              </w:rPr>
              <w:t>Test Id: T2</w:t>
            </w:r>
            <w:ins w:id="469" w:author="David Silva" w:date="2013-05-27T19:23:00Z">
              <w:r w:rsidR="00796DB7">
                <w:rPr>
                  <w:rFonts w:ascii="Times New Roman" w:hAnsi="Times New Roman"/>
                  <w:szCs w:val="24"/>
                  <w:lang w:val="en-US"/>
                </w:rPr>
                <w:t>4</w:t>
              </w:r>
            </w:ins>
            <w:del w:id="470" w:author="David Silva" w:date="2013-05-27T19:23:00Z">
              <w:r w:rsidDel="00796DB7">
                <w:rPr>
                  <w:rFonts w:ascii="Times New Roman" w:hAnsi="Times New Roman"/>
                  <w:szCs w:val="24"/>
                  <w:lang w:val="en-US"/>
                </w:rPr>
                <w:delText>5</w:delText>
              </w:r>
            </w:del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instrText>MERGEFIELD Element.Alias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6B2FF0" w:rsidRPr="000B31EC" w:rsidTr="00E8760D"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Status:</w:t>
            </w:r>
          </w:p>
        </w:tc>
        <w:tc>
          <w:tcPr>
            <w:tcW w:w="2031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F6228A" w:rsidRDefault="00DF5B6C" w:rsidP="00E8760D">
            <w:pPr>
              <w:tabs>
                <w:tab w:val="left" w:pos="2160"/>
                <w:tab w:val="left" w:pos="3150"/>
                <w:tab w:val="left" w:pos="567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B2FF0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instrText>Element.Status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del w:id="471" w:author="David Silva" w:date="2013-05-27T21:24:00Z">
              <w:r w:rsidR="006B2FF0" w:rsidRPr="00F6228A" w:rsidDel="00A46F0C">
                <w:rPr>
                  <w:rFonts w:ascii="Times New Roman" w:hAnsi="Times New Roman"/>
                  <w:szCs w:val="24"/>
                  <w:lang w:val="en-US"/>
                </w:rPr>
                <w:delText>Proposed</w:delText>
              </w:r>
            </w:del>
            <w:ins w:id="472" w:author="David Silva" w:date="2013-05-27T21:24:00Z">
              <w:r w:rsidR="00A46F0C">
                <w:rPr>
                  <w:rFonts w:ascii="Times New Roman" w:hAnsi="Times New Roman"/>
                  <w:szCs w:val="24"/>
                  <w:lang w:val="en-US"/>
                </w:rPr>
                <w:t>Draft</w:t>
              </w:r>
            </w:ins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2769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tabs>
                <w:tab w:val="left" w:pos="900"/>
                <w:tab w:val="left" w:pos="3150"/>
                <w:tab w:val="left" w:pos="5670"/>
              </w:tabs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Version: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Element.Version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1.0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tabs>
                <w:tab w:val="left" w:pos="990"/>
                <w:tab w:val="left" w:pos="4590"/>
                <w:tab w:val="left" w:pos="567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Phase: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Element.Phase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1.0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6B2FF0" w:rsidRPr="000B31EC" w:rsidTr="00E8760D">
        <w:trPr>
          <w:trHeight w:val="280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Author:</w:t>
            </w:r>
          </w:p>
        </w:tc>
        <w:tc>
          <w:tcPr>
            <w:tcW w:w="2031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F6228A" w:rsidRDefault="00DF5B6C" w:rsidP="00E8760D">
            <w:pPr>
              <w:tabs>
                <w:tab w:val="left" w:pos="216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B2FF0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instrText>Element.Author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t>David Silva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2769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tabs>
                <w:tab w:val="left" w:pos="90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Created: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Element.DateCreatedShort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16-05-2013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tabs>
                <w:tab w:val="left" w:pos="99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del w:id="473" w:author="David Silva" w:date="2013-05-27T19:41:00Z"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delText>Modified:</w:delText>
              </w:r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tab/>
              </w:r>
              <w:r w:rsidR="00DF5B6C" w:rsidRPr="00F6228A" w:rsidDel="00280B27">
                <w:rPr>
                  <w:rFonts w:ascii="Times New Roman" w:hAnsi="Times New Roman"/>
                  <w:szCs w:val="24"/>
                  <w:lang w:val="en-US"/>
                </w:rPr>
                <w:fldChar w:fldCharType="begin" w:fldLock="1"/>
              </w:r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delInstrText>MERGEFIELD Element.DateModifiedShort</w:delInstrText>
              </w:r>
              <w:r w:rsidR="00DF5B6C" w:rsidRPr="00F6228A" w:rsidDel="00280B27">
                <w:rPr>
                  <w:rFonts w:ascii="Times New Roman" w:hAnsi="Times New Roman"/>
                  <w:szCs w:val="24"/>
                  <w:lang w:val="en-US"/>
                </w:rPr>
                <w:fldChar w:fldCharType="separate"/>
              </w:r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delText>16-05-2013</w:delText>
              </w:r>
              <w:r w:rsidR="00DF5B6C" w:rsidRPr="00F6228A" w:rsidDel="00280B27">
                <w:rPr>
                  <w:rFonts w:ascii="Times New Roman" w:hAnsi="Times New Roman"/>
                  <w:szCs w:val="24"/>
                  <w:lang w:val="en-US"/>
                </w:rPr>
                <w:fldChar w:fldCharType="end"/>
              </w:r>
            </w:del>
            <w:ins w:id="474" w:author="David Silva" w:date="2013-05-27T19:41:00Z">
              <w:r w:rsidR="00280B27">
                <w:rPr>
                  <w:rFonts w:ascii="Times New Roman" w:hAnsi="Times New Roman"/>
                  <w:szCs w:val="24"/>
                  <w:lang w:val="en-US"/>
                </w:rPr>
                <w:t>Modified: 21-05-2013</w:t>
              </w:r>
            </w:ins>
          </w:p>
        </w:tc>
      </w:tr>
      <w:tr w:rsidR="006B2FF0" w:rsidRPr="000B31EC" w:rsidTr="00E8760D">
        <w:trPr>
          <w:trHeight w:val="387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50" w:type="dxa"/>
              <w:left w:w="0" w:type="dxa"/>
              <w:bottom w:w="0" w:type="dxa"/>
              <w:right w:w="50" w:type="dxa"/>
            </w:tcMar>
          </w:tcPr>
          <w:p w:rsidR="006B2FF0" w:rsidRPr="00F6228A" w:rsidRDefault="006B2FF0" w:rsidP="00E8760D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Notes:</w:t>
            </w:r>
          </w:p>
        </w:tc>
        <w:tc>
          <w:tcPr>
            <w:tcW w:w="8298" w:type="dxa"/>
            <w:gridSpan w:val="3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50" w:type="dxa"/>
              <w:left w:w="0" w:type="dxa"/>
              <w:bottom w:w="0" w:type="dxa"/>
              <w:right w:w="50" w:type="dxa"/>
            </w:tcMar>
          </w:tcPr>
          <w:p w:rsidR="006B2FF0" w:rsidRPr="000B31EC" w:rsidRDefault="00DF5B6C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B2FF0" w:rsidRPr="000B31EC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B2FF0" w:rsidRPr="000B31EC">
              <w:rPr>
                <w:rFonts w:ascii="Times New Roman" w:hAnsi="Times New Roman"/>
                <w:szCs w:val="24"/>
                <w:lang w:val="en-US"/>
              </w:rPr>
              <w:instrText>Element.Notes</w:instrTex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  <w:p w:rsidR="006B2FF0" w:rsidRPr="000B31EC" w:rsidRDefault="006B2FF0" w:rsidP="00E8760D">
            <w:pPr>
              <w:spacing w:before="60" w:after="60"/>
              <w:rPr>
                <w:rFonts w:ascii="Times New Roman" w:hAnsi="Times New Roman"/>
                <w:szCs w:val="24"/>
                <w:u w:val="single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u w:val="single"/>
                <w:lang w:val="en-US"/>
              </w:rPr>
              <w:t>Start:</w:t>
            </w:r>
          </w:p>
          <w:p w:rsidR="006B2FF0" w:rsidRPr="000B31EC" w:rsidRDefault="006B2FF0" w:rsidP="00E8760D">
            <w:pPr>
              <w:pStyle w:val="PargrafodaLista"/>
              <w:numPr>
                <w:ilvl w:val="0"/>
                <w:numId w:val="15"/>
              </w:num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 xml:space="preserve">Ensure that the main window </w:t>
            </w:r>
            <w:del w:id="475" w:author="Filipe Brandão" w:date="2013-05-28T22:44:00Z">
              <w:r w:rsidRPr="000B31EC" w:rsidDel="00B2146B">
                <w:rPr>
                  <w:rFonts w:ascii="Times New Roman" w:hAnsi="Times New Roman"/>
                  <w:szCs w:val="24"/>
                  <w:lang w:val="en-US"/>
                </w:rPr>
                <w:delText xml:space="preserve">are </w:delText>
              </w:r>
            </w:del>
            <w:ins w:id="476" w:author="Filipe Brandão" w:date="2013-05-28T22:44:00Z">
              <w:r w:rsidR="00B2146B">
                <w:rPr>
                  <w:rFonts w:ascii="Times New Roman" w:hAnsi="Times New Roman"/>
                  <w:szCs w:val="24"/>
                  <w:lang w:val="en-US"/>
                </w:rPr>
                <w:t>is</w:t>
              </w:r>
              <w:r w:rsidR="00B2146B" w:rsidRPr="000B31EC">
                <w:rPr>
                  <w:rFonts w:ascii="Times New Roman" w:hAnsi="Times New Roman"/>
                  <w:szCs w:val="24"/>
                  <w:lang w:val="en-US"/>
                </w:rPr>
                <w:t xml:space="preserve"> </w:t>
              </w:r>
            </w:ins>
            <w:r w:rsidRPr="000B31EC">
              <w:rPr>
                <w:rFonts w:ascii="Times New Roman" w:hAnsi="Times New Roman"/>
                <w:szCs w:val="24"/>
                <w:lang w:val="en-US"/>
              </w:rPr>
              <w:t>not in minimal view mode</w:t>
            </w:r>
          </w:p>
          <w:p w:rsidR="006B2FF0" w:rsidRPr="000B31EC" w:rsidRDefault="006B2FF0" w:rsidP="00E8760D">
            <w:pPr>
              <w:pStyle w:val="PargrafodaLista"/>
              <w:numPr>
                <w:ilvl w:val="0"/>
                <w:numId w:val="15"/>
              </w:num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>Click the up arrow in the bottom right corner of the main window (</w:t>
            </w:r>
            <w:commentRangeStart w:id="477"/>
            <w:r w:rsidRPr="000B31EC">
              <w:rPr>
                <w:rFonts w:ascii="Times New Roman" w:hAnsi="Times New Roman"/>
                <w:szCs w:val="24"/>
                <w:lang w:val="en-US"/>
              </w:rPr>
              <w:t>on bottom of task list)</w:t>
            </w:r>
            <w:commentRangeEnd w:id="477"/>
            <w:r w:rsidR="00C51B8D">
              <w:rPr>
                <w:rStyle w:val="Refdecomentrio"/>
                <w:rFonts w:ascii="Arial" w:eastAsiaTheme="minorEastAsia" w:hAnsi="Arial"/>
                <w:color w:val="000000"/>
                <w:lang w:val="en-AU" w:eastAsia="pt-PT"/>
              </w:rPr>
              <w:commentReference w:id="477"/>
            </w:r>
          </w:p>
          <w:p w:rsidR="006B2FF0" w:rsidRPr="000B31EC" w:rsidRDefault="006B2FF0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</w:p>
          <w:p w:rsidR="006B2FF0" w:rsidRPr="000B31EC" w:rsidRDefault="006B2FF0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u w:val="single"/>
                <w:lang w:val="en-US"/>
              </w:rPr>
              <w:t>Result:</w:t>
            </w:r>
          </w:p>
          <w:p w:rsidR="006B2FF0" w:rsidRPr="000B31EC" w:rsidRDefault="006B2FF0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>Task list disappear</w:t>
            </w:r>
            <w:ins w:id="478" w:author="Carla" w:date="2013-05-29T23:44:00Z">
              <w:r w:rsidR="00C51B8D">
                <w:rPr>
                  <w:rFonts w:ascii="Times New Roman" w:hAnsi="Times New Roman"/>
                  <w:szCs w:val="24"/>
                  <w:lang w:val="en-US"/>
                </w:rPr>
                <w:t>s</w:t>
              </w:r>
            </w:ins>
          </w:p>
          <w:p w:rsidR="006B2FF0" w:rsidRPr="000B31EC" w:rsidRDefault="006B2FF0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>Up arrow turns in</w:t>
            </w:r>
            <w:ins w:id="479" w:author="Carla" w:date="2013-05-29T23:44:00Z">
              <w:r w:rsidR="00C51B8D">
                <w:rPr>
                  <w:rFonts w:ascii="Times New Roman" w:hAnsi="Times New Roman"/>
                  <w:szCs w:val="24"/>
                  <w:lang w:val="en-US"/>
                </w:rPr>
                <w:t>to</w:t>
              </w:r>
            </w:ins>
            <w:r w:rsidRPr="000B31EC">
              <w:rPr>
                <w:rFonts w:ascii="Times New Roman" w:hAnsi="Times New Roman"/>
                <w:szCs w:val="24"/>
                <w:lang w:val="en-US"/>
              </w:rPr>
              <w:t xml:space="preserve"> a down arrow</w:t>
            </w:r>
          </w:p>
          <w:p w:rsidR="006B2FF0" w:rsidRPr="00F6228A" w:rsidRDefault="006B2FF0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Use case ends.</w:t>
            </w:r>
          </w:p>
        </w:tc>
      </w:tr>
    </w:tbl>
    <w:p w:rsidR="006B2FF0" w:rsidRPr="00F6228A" w:rsidRDefault="006B2FF0" w:rsidP="006B2FF0">
      <w:pPr>
        <w:spacing w:before="60" w:after="60"/>
        <w:rPr>
          <w:rFonts w:ascii="Times New Roman" w:hAnsi="Times New Roman"/>
          <w:szCs w:val="24"/>
          <w:lang w:val="en-US"/>
        </w:rPr>
      </w:pPr>
    </w:p>
    <w:p w:rsidR="006B2FF0" w:rsidRPr="00F6228A" w:rsidRDefault="006B2FF0" w:rsidP="006B2FF0">
      <w:pPr>
        <w:spacing w:before="60" w:after="60"/>
        <w:rPr>
          <w:rFonts w:ascii="Times New Roman" w:hAnsi="Times New Roman"/>
          <w:szCs w:val="24"/>
          <w:lang w:val="en-US"/>
        </w:rPr>
      </w:pPr>
    </w:p>
    <w:tbl>
      <w:tblPr>
        <w:tblW w:w="0" w:type="auto"/>
        <w:tblInd w:w="60" w:type="dxa"/>
        <w:tblLayout w:type="fixed"/>
        <w:tblCellMar>
          <w:left w:w="60" w:type="dxa"/>
          <w:right w:w="60" w:type="dxa"/>
        </w:tblCellMar>
        <w:tblLook w:val="0000"/>
      </w:tblPr>
      <w:tblGrid>
        <w:gridCol w:w="1500"/>
        <w:gridCol w:w="2910"/>
        <w:gridCol w:w="2125"/>
        <w:gridCol w:w="3250"/>
      </w:tblGrid>
      <w:tr w:rsidR="006B2FF0" w:rsidRPr="000B31EC" w:rsidTr="00E8760D">
        <w:trPr>
          <w:trHeight w:val="237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Related To:</w:t>
            </w:r>
          </w:p>
        </w:tc>
        <w:tc>
          <w:tcPr>
            <w:tcW w:w="291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Source</w:t>
            </w:r>
          </w:p>
        </w:tc>
        <w:tc>
          <w:tcPr>
            <w:tcW w:w="2125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Connector</w:t>
            </w:r>
          </w:p>
        </w:tc>
        <w:tc>
          <w:tcPr>
            <w:tcW w:w="325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Target</w:t>
            </w:r>
          </w:p>
        </w:tc>
      </w:tr>
      <w:tr w:rsidR="006B2FF0" w:rsidRPr="000B31EC" w:rsidTr="00E8760D"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91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B2FF0" w:rsidRPr="00F6228A" w:rsidRDefault="00DF5B6C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B2FF0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t xml:space="preserve">Acceptance </w:t>
            </w:r>
            <w:proofErr w:type="spellStart"/>
            <w:r w:rsidR="006B2FF0" w:rsidRPr="00F6228A">
              <w:rPr>
                <w:rFonts w:ascii="Times New Roman" w:hAnsi="Times New Roman"/>
                <w:szCs w:val="24"/>
                <w:lang w:val="en-US"/>
              </w:rPr>
              <w:t>Tests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t>Hide</w:t>
            </w:r>
            <w:proofErr w:type="spellEnd"/>
            <w:r w:rsidR="006B2FF0" w:rsidRPr="00F6228A">
              <w:rPr>
                <w:rFonts w:ascii="Times New Roman" w:hAnsi="Times New Roman"/>
                <w:szCs w:val="24"/>
                <w:lang w:val="en-US"/>
              </w:rPr>
              <w:t xml:space="preserve"> Tasks List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6B2FF0" w:rsidRPr="00F6228A" w:rsidRDefault="006B2FF0" w:rsidP="00E8760D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125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B2FF0" w:rsidRPr="00F6228A" w:rsidRDefault="00DF5B6C" w:rsidP="00E8760D">
            <w:pPr>
              <w:spacing w:before="60" w:after="60"/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B2FF0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B2FF0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instrText>Connector.Type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B2FF0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t>Trace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25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B2FF0" w:rsidRPr="00F6228A" w:rsidRDefault="00DF5B6C" w:rsidP="00E8760D">
            <w:pPr>
              <w:spacing w:before="60" w:after="60"/>
              <w:rPr>
                <w:rFonts w:ascii="Times New Roman" w:hAnsi="Times New Roman"/>
                <w:sz w:val="20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B2FF0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t>Functional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t>17TL-001: TaskList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6B2FF0" w:rsidRPr="00F6228A" w:rsidRDefault="006B2FF0" w:rsidP="00E8760D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</w:tr>
    </w:tbl>
    <w:p w:rsidR="006B2FF0" w:rsidRPr="00F6228A" w:rsidRDefault="006B2FF0" w:rsidP="006B2FF0">
      <w:pPr>
        <w:spacing w:before="60" w:after="60"/>
        <w:rPr>
          <w:rFonts w:ascii="Times New Roman" w:hAnsi="Times New Roman"/>
          <w:szCs w:val="24"/>
          <w:lang w:val="en-US"/>
        </w:rPr>
      </w:pPr>
    </w:p>
    <w:p w:rsidR="006B2FF0" w:rsidRPr="00F6228A" w:rsidRDefault="006B2FF0" w:rsidP="006B2FF0">
      <w:pPr>
        <w:spacing w:before="60" w:after="60"/>
        <w:rPr>
          <w:rFonts w:ascii="Times New Roman" w:hAnsi="Times New Roman"/>
          <w:szCs w:val="24"/>
          <w:lang w:val="en-US"/>
        </w:rPr>
      </w:pPr>
    </w:p>
    <w:bookmarkEnd w:id="468"/>
    <w:p w:rsidR="006B2FF0" w:rsidRDefault="006B2FF0" w:rsidP="006B2FF0">
      <w:pPr>
        <w:rPr>
          <w:rFonts w:eastAsia="Times New Roman"/>
          <w:szCs w:val="24"/>
          <w:lang w:val="en-US"/>
        </w:rPr>
      </w:pPr>
    </w:p>
    <w:p w:rsidR="006B2FF0" w:rsidRDefault="006B2FF0" w:rsidP="006B2FF0">
      <w:pPr>
        <w:rPr>
          <w:rFonts w:eastAsia="Times New Roman"/>
          <w:szCs w:val="24"/>
          <w:lang w:val="en-US"/>
        </w:rPr>
      </w:pPr>
    </w:p>
    <w:p w:rsidR="006B2FF0" w:rsidRDefault="006B2FF0" w:rsidP="006B2FF0">
      <w:pPr>
        <w:rPr>
          <w:rFonts w:eastAsia="Times New Roman"/>
          <w:szCs w:val="24"/>
          <w:lang w:val="en-US"/>
        </w:rPr>
      </w:pPr>
    </w:p>
    <w:p w:rsidR="006B2FF0" w:rsidRDefault="006B2FF0" w:rsidP="006B2FF0">
      <w:pPr>
        <w:rPr>
          <w:rFonts w:eastAsia="Times New Roman"/>
          <w:szCs w:val="24"/>
          <w:lang w:val="en-US"/>
        </w:rPr>
      </w:pPr>
    </w:p>
    <w:p w:rsidR="006B2FF0" w:rsidRDefault="006B2FF0" w:rsidP="006B2FF0">
      <w:pPr>
        <w:rPr>
          <w:rFonts w:eastAsia="Times New Roman"/>
          <w:szCs w:val="24"/>
          <w:lang w:val="en-US"/>
        </w:rPr>
      </w:pPr>
    </w:p>
    <w:p w:rsidR="006B2FF0" w:rsidRDefault="006B2FF0" w:rsidP="006B2FF0">
      <w:pPr>
        <w:rPr>
          <w:rFonts w:eastAsia="Times New Roman"/>
          <w:szCs w:val="24"/>
          <w:lang w:val="en-US"/>
        </w:rPr>
      </w:pPr>
    </w:p>
    <w:p w:rsidR="006B2FF0" w:rsidRDefault="006B2FF0">
      <w:pPr>
        <w:rPr>
          <w:rFonts w:eastAsia="Times New Roman"/>
          <w:szCs w:val="24"/>
          <w:lang w:val="en-US"/>
        </w:rPr>
      </w:pPr>
      <w:r>
        <w:rPr>
          <w:rFonts w:eastAsia="Times New Roman"/>
          <w:szCs w:val="24"/>
          <w:lang w:val="en-US"/>
        </w:rPr>
        <w:br w:type="page"/>
      </w:r>
    </w:p>
    <w:p w:rsidR="006B2FF0" w:rsidRPr="00F6228A" w:rsidRDefault="006B2FF0" w:rsidP="006B2FF0">
      <w:pPr>
        <w:rPr>
          <w:rFonts w:eastAsia="Times New Roman"/>
          <w:szCs w:val="24"/>
          <w:lang w:val="en-US"/>
        </w:rPr>
      </w:pPr>
    </w:p>
    <w:tbl>
      <w:tblPr>
        <w:tblW w:w="0" w:type="auto"/>
        <w:tblLayout w:type="fixed"/>
        <w:tblCellMar>
          <w:left w:w="60" w:type="dxa"/>
          <w:right w:w="60" w:type="dxa"/>
        </w:tblCellMar>
        <w:tblLook w:val="0000"/>
      </w:tblPr>
      <w:tblGrid>
        <w:gridCol w:w="1500"/>
        <w:gridCol w:w="2031"/>
        <w:gridCol w:w="2769"/>
        <w:gridCol w:w="3498"/>
      </w:tblGrid>
      <w:tr w:rsidR="006B2FF0" w:rsidRPr="000B31EC" w:rsidTr="00E8760D"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bookmarkStart w:id="480" w:name="BKM_D06C5591_F9A8_4aa7_B362_1E0EC13A7672"/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Use Case:</w:t>
            </w:r>
          </w:p>
        </w:tc>
        <w:tc>
          <w:tcPr>
            <w:tcW w:w="4800" w:type="dxa"/>
            <w:gridSpan w:val="2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F6228A" w:rsidRDefault="00DF5B6C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B2FF0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instrText>Element.Name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t>Expand list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F6228A" w:rsidRDefault="00CD59BB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>
              <w:rPr>
                <w:rFonts w:ascii="Times New Roman" w:hAnsi="Times New Roman"/>
                <w:szCs w:val="24"/>
                <w:lang w:val="en-US"/>
              </w:rPr>
              <w:t>Test Id: T2</w:t>
            </w:r>
            <w:ins w:id="481" w:author="David Silva" w:date="2013-05-27T19:23:00Z">
              <w:r w:rsidR="00796DB7">
                <w:rPr>
                  <w:rFonts w:ascii="Times New Roman" w:hAnsi="Times New Roman"/>
                  <w:szCs w:val="24"/>
                  <w:lang w:val="en-US"/>
                </w:rPr>
                <w:t>5</w:t>
              </w:r>
            </w:ins>
            <w:del w:id="482" w:author="David Silva" w:date="2013-05-27T19:23:00Z">
              <w:r w:rsidDel="00796DB7">
                <w:rPr>
                  <w:rFonts w:ascii="Times New Roman" w:hAnsi="Times New Roman"/>
                  <w:szCs w:val="24"/>
                  <w:lang w:val="en-US"/>
                </w:rPr>
                <w:delText>6</w:delText>
              </w:r>
            </w:del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instrText>MERGEFIELD Element.Alias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6B2FF0" w:rsidRPr="000B31EC" w:rsidTr="00E8760D"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Status:</w:t>
            </w:r>
          </w:p>
        </w:tc>
        <w:tc>
          <w:tcPr>
            <w:tcW w:w="2031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F6228A" w:rsidRDefault="00DF5B6C" w:rsidP="00E8760D">
            <w:pPr>
              <w:tabs>
                <w:tab w:val="left" w:pos="2160"/>
                <w:tab w:val="left" w:pos="3150"/>
                <w:tab w:val="left" w:pos="567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B2FF0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instrText>Element.Status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del w:id="483" w:author="David Silva" w:date="2013-05-27T21:24:00Z">
              <w:r w:rsidR="006B2FF0" w:rsidRPr="00F6228A" w:rsidDel="00A46F0C">
                <w:rPr>
                  <w:rFonts w:ascii="Times New Roman" w:hAnsi="Times New Roman"/>
                  <w:szCs w:val="24"/>
                  <w:lang w:val="en-US"/>
                </w:rPr>
                <w:delText>Proposed</w:delText>
              </w:r>
            </w:del>
            <w:ins w:id="484" w:author="David Silva" w:date="2013-05-27T21:24:00Z">
              <w:r w:rsidR="00A46F0C">
                <w:rPr>
                  <w:rFonts w:ascii="Times New Roman" w:hAnsi="Times New Roman"/>
                  <w:szCs w:val="24"/>
                  <w:lang w:val="en-US"/>
                </w:rPr>
                <w:t>Draft</w:t>
              </w:r>
            </w:ins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2769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tabs>
                <w:tab w:val="left" w:pos="900"/>
                <w:tab w:val="left" w:pos="3150"/>
                <w:tab w:val="left" w:pos="5670"/>
              </w:tabs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Version: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Element.Version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1.0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tabs>
                <w:tab w:val="left" w:pos="990"/>
                <w:tab w:val="left" w:pos="4590"/>
                <w:tab w:val="left" w:pos="567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Phase: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Element.Phase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1.0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6B2FF0" w:rsidRPr="000B31EC" w:rsidTr="00E8760D">
        <w:trPr>
          <w:trHeight w:val="280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Author:</w:t>
            </w:r>
          </w:p>
        </w:tc>
        <w:tc>
          <w:tcPr>
            <w:tcW w:w="2031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F6228A" w:rsidRDefault="00DF5B6C" w:rsidP="00E8760D">
            <w:pPr>
              <w:tabs>
                <w:tab w:val="left" w:pos="216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B2FF0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instrText>Element.Author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t>David Silva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2769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tabs>
                <w:tab w:val="left" w:pos="90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Created: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Element.DateCreatedShort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16-05-2013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tabs>
                <w:tab w:val="left" w:pos="99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del w:id="485" w:author="David Silva" w:date="2013-05-27T19:41:00Z"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delText>Modified:</w:delText>
              </w:r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tab/>
              </w:r>
              <w:r w:rsidR="00DF5B6C" w:rsidRPr="00F6228A" w:rsidDel="00280B27">
                <w:rPr>
                  <w:rFonts w:ascii="Times New Roman" w:hAnsi="Times New Roman"/>
                  <w:szCs w:val="24"/>
                  <w:lang w:val="en-US"/>
                </w:rPr>
                <w:fldChar w:fldCharType="begin" w:fldLock="1"/>
              </w:r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delInstrText>MERGEFIELD Element.DateModifiedShort</w:delInstrText>
              </w:r>
              <w:r w:rsidR="00DF5B6C" w:rsidRPr="00F6228A" w:rsidDel="00280B27">
                <w:rPr>
                  <w:rFonts w:ascii="Times New Roman" w:hAnsi="Times New Roman"/>
                  <w:szCs w:val="24"/>
                  <w:lang w:val="en-US"/>
                </w:rPr>
                <w:fldChar w:fldCharType="separate"/>
              </w:r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delText>16-05-2013</w:delText>
              </w:r>
              <w:r w:rsidR="00DF5B6C" w:rsidRPr="00F6228A" w:rsidDel="00280B27">
                <w:rPr>
                  <w:rFonts w:ascii="Times New Roman" w:hAnsi="Times New Roman"/>
                  <w:szCs w:val="24"/>
                  <w:lang w:val="en-US"/>
                </w:rPr>
                <w:fldChar w:fldCharType="end"/>
              </w:r>
            </w:del>
            <w:ins w:id="486" w:author="David Silva" w:date="2013-05-27T19:41:00Z">
              <w:r w:rsidR="00280B27">
                <w:rPr>
                  <w:rFonts w:ascii="Times New Roman" w:hAnsi="Times New Roman"/>
                  <w:szCs w:val="24"/>
                  <w:lang w:val="en-US"/>
                </w:rPr>
                <w:t>Modified: 21-05-2013</w:t>
              </w:r>
            </w:ins>
          </w:p>
        </w:tc>
      </w:tr>
      <w:tr w:rsidR="006B2FF0" w:rsidRPr="000B31EC" w:rsidTr="00E8760D">
        <w:trPr>
          <w:trHeight w:val="387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50" w:type="dxa"/>
              <w:left w:w="0" w:type="dxa"/>
              <w:bottom w:w="0" w:type="dxa"/>
              <w:right w:w="50" w:type="dxa"/>
            </w:tcMar>
          </w:tcPr>
          <w:p w:rsidR="006B2FF0" w:rsidRPr="00F6228A" w:rsidRDefault="006B2FF0" w:rsidP="00E8760D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Notes:</w:t>
            </w:r>
          </w:p>
        </w:tc>
        <w:tc>
          <w:tcPr>
            <w:tcW w:w="8298" w:type="dxa"/>
            <w:gridSpan w:val="3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50" w:type="dxa"/>
              <w:left w:w="0" w:type="dxa"/>
              <w:bottom w:w="0" w:type="dxa"/>
              <w:right w:w="50" w:type="dxa"/>
            </w:tcMar>
          </w:tcPr>
          <w:p w:rsidR="006B2FF0" w:rsidRPr="000B31EC" w:rsidRDefault="00DF5B6C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B2FF0" w:rsidRPr="000B31EC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B2FF0" w:rsidRPr="000B31EC">
              <w:rPr>
                <w:rFonts w:ascii="Times New Roman" w:hAnsi="Times New Roman"/>
                <w:szCs w:val="24"/>
                <w:lang w:val="en-US"/>
              </w:rPr>
              <w:instrText>Element.Notes</w:instrTex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  <w:p w:rsidR="006B2FF0" w:rsidRPr="000B31EC" w:rsidRDefault="006B2FF0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u w:val="single"/>
                <w:lang w:val="en-US"/>
              </w:rPr>
              <w:t>Start:</w:t>
            </w:r>
          </w:p>
          <w:p w:rsidR="006B2FF0" w:rsidRPr="000B31EC" w:rsidRDefault="006B2FF0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 xml:space="preserve">1. Ensure that the main window </w:t>
            </w:r>
            <w:del w:id="487" w:author="Carla" w:date="2013-05-29T23:44:00Z">
              <w:r w:rsidRPr="000B31EC" w:rsidDel="00C51B8D">
                <w:rPr>
                  <w:rFonts w:ascii="Times New Roman" w:hAnsi="Times New Roman"/>
                  <w:szCs w:val="24"/>
                  <w:lang w:val="en-US"/>
                </w:rPr>
                <w:delText xml:space="preserve">are </w:delText>
              </w:r>
            </w:del>
            <w:ins w:id="488" w:author="Carla" w:date="2013-05-29T23:44:00Z">
              <w:r w:rsidR="00C51B8D">
                <w:rPr>
                  <w:rFonts w:ascii="Times New Roman" w:hAnsi="Times New Roman"/>
                  <w:szCs w:val="24"/>
                  <w:lang w:val="en-US"/>
                </w:rPr>
                <w:t>is</w:t>
              </w:r>
              <w:r w:rsidR="00C51B8D" w:rsidRPr="000B31EC">
                <w:rPr>
                  <w:rFonts w:ascii="Times New Roman" w:hAnsi="Times New Roman"/>
                  <w:szCs w:val="24"/>
                  <w:lang w:val="en-US"/>
                </w:rPr>
                <w:t xml:space="preserve"> </w:t>
              </w:r>
            </w:ins>
            <w:r w:rsidRPr="000B31EC">
              <w:rPr>
                <w:rFonts w:ascii="Times New Roman" w:hAnsi="Times New Roman"/>
                <w:szCs w:val="24"/>
                <w:lang w:val="en-US"/>
              </w:rPr>
              <w:t>in minimal view mode (without visible task list and a down arrow in the bottom right corner)</w:t>
            </w:r>
            <w:r w:rsidRPr="000B31EC" w:rsidDel="00B72356">
              <w:rPr>
                <w:rFonts w:ascii="Times New Roman" w:hAnsi="Times New Roman"/>
                <w:szCs w:val="24"/>
                <w:lang w:val="en-US"/>
              </w:rPr>
              <w:t xml:space="preserve"> </w:t>
            </w:r>
          </w:p>
          <w:p w:rsidR="006B2FF0" w:rsidRPr="000B31EC" w:rsidRDefault="006B2FF0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>2. Click the down arrow button in the bottom right corner of the main window</w:t>
            </w:r>
          </w:p>
          <w:p w:rsidR="006B2FF0" w:rsidRPr="000B31EC" w:rsidRDefault="006B2FF0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</w:p>
          <w:p w:rsidR="006B2FF0" w:rsidRPr="000B31EC" w:rsidRDefault="006B2FF0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</w:p>
          <w:p w:rsidR="006B2FF0" w:rsidRPr="000B31EC" w:rsidRDefault="006B2FF0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u w:val="single"/>
                <w:lang w:val="en-US"/>
              </w:rPr>
              <w:t>Result:</w:t>
            </w:r>
          </w:p>
          <w:p w:rsidR="006B2FF0" w:rsidRPr="000B31EC" w:rsidRDefault="006B2FF0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>The system expands the window and presents the complete task list</w:t>
            </w:r>
          </w:p>
          <w:p w:rsidR="006B2FF0" w:rsidRPr="000B31EC" w:rsidRDefault="006B2FF0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>The down arrow turns in a up arrow</w:t>
            </w:r>
          </w:p>
          <w:p w:rsidR="006B2FF0" w:rsidRPr="00F6228A" w:rsidRDefault="006B2FF0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Use case ends.</w:t>
            </w:r>
          </w:p>
        </w:tc>
      </w:tr>
    </w:tbl>
    <w:p w:rsidR="006B2FF0" w:rsidRPr="00F6228A" w:rsidRDefault="006B2FF0" w:rsidP="006B2FF0">
      <w:pPr>
        <w:spacing w:before="60" w:after="60"/>
        <w:rPr>
          <w:rFonts w:ascii="Times New Roman" w:hAnsi="Times New Roman"/>
          <w:szCs w:val="24"/>
          <w:lang w:val="en-US"/>
        </w:rPr>
      </w:pPr>
    </w:p>
    <w:p w:rsidR="006B2FF0" w:rsidRPr="00F6228A" w:rsidRDefault="006B2FF0" w:rsidP="006B2FF0">
      <w:pPr>
        <w:spacing w:before="60" w:after="60"/>
        <w:rPr>
          <w:rFonts w:ascii="Times New Roman" w:hAnsi="Times New Roman"/>
          <w:szCs w:val="24"/>
          <w:lang w:val="en-US"/>
        </w:rPr>
      </w:pPr>
    </w:p>
    <w:tbl>
      <w:tblPr>
        <w:tblW w:w="0" w:type="auto"/>
        <w:tblInd w:w="60" w:type="dxa"/>
        <w:tblLayout w:type="fixed"/>
        <w:tblCellMar>
          <w:left w:w="60" w:type="dxa"/>
          <w:right w:w="60" w:type="dxa"/>
        </w:tblCellMar>
        <w:tblLook w:val="0000"/>
      </w:tblPr>
      <w:tblGrid>
        <w:gridCol w:w="1500"/>
        <w:gridCol w:w="2910"/>
        <w:gridCol w:w="2125"/>
        <w:gridCol w:w="3250"/>
      </w:tblGrid>
      <w:tr w:rsidR="006B2FF0" w:rsidRPr="000B31EC" w:rsidTr="00E8760D">
        <w:trPr>
          <w:trHeight w:val="237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Related To:</w:t>
            </w:r>
          </w:p>
        </w:tc>
        <w:tc>
          <w:tcPr>
            <w:tcW w:w="291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Source</w:t>
            </w:r>
          </w:p>
        </w:tc>
        <w:tc>
          <w:tcPr>
            <w:tcW w:w="2125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Connector</w:t>
            </w:r>
          </w:p>
        </w:tc>
        <w:tc>
          <w:tcPr>
            <w:tcW w:w="325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Target</w:t>
            </w:r>
          </w:p>
        </w:tc>
      </w:tr>
      <w:tr w:rsidR="006B2FF0" w:rsidRPr="000B31EC" w:rsidTr="00E8760D"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91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B2FF0" w:rsidRPr="00F6228A" w:rsidRDefault="00DF5B6C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B2FF0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t xml:space="preserve">Acceptance </w:t>
            </w:r>
            <w:proofErr w:type="spellStart"/>
            <w:r w:rsidR="006B2FF0" w:rsidRPr="00F6228A">
              <w:rPr>
                <w:rFonts w:ascii="Times New Roman" w:hAnsi="Times New Roman"/>
                <w:szCs w:val="24"/>
                <w:lang w:val="en-US"/>
              </w:rPr>
              <w:t>Tests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t>Expand</w:t>
            </w:r>
            <w:proofErr w:type="spellEnd"/>
            <w:r w:rsidR="006B2FF0" w:rsidRPr="00F6228A">
              <w:rPr>
                <w:rFonts w:ascii="Times New Roman" w:hAnsi="Times New Roman"/>
                <w:szCs w:val="24"/>
                <w:lang w:val="en-US"/>
              </w:rPr>
              <w:t xml:space="preserve"> list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6B2FF0" w:rsidRPr="00F6228A" w:rsidRDefault="006B2FF0" w:rsidP="00E8760D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125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B2FF0" w:rsidRPr="00F6228A" w:rsidRDefault="00DF5B6C" w:rsidP="00E8760D">
            <w:pPr>
              <w:spacing w:before="60" w:after="60"/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B2FF0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B2FF0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instrText>Connector.Type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B2FF0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t>Trace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25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B2FF0" w:rsidRPr="00F6228A" w:rsidRDefault="00DF5B6C" w:rsidP="00E8760D">
            <w:pPr>
              <w:spacing w:before="60" w:after="60"/>
              <w:rPr>
                <w:rFonts w:ascii="Times New Roman" w:hAnsi="Times New Roman"/>
                <w:sz w:val="20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B2FF0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t>Functional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t>17TL-005: TaskList.TotalTime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6B2FF0" w:rsidRPr="00F6228A" w:rsidRDefault="006B2FF0" w:rsidP="00E8760D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</w:tr>
      <w:tr w:rsidR="006B2FF0" w:rsidRPr="000B31EC" w:rsidTr="00E8760D"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91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B2FF0" w:rsidRPr="00F6228A" w:rsidRDefault="00DF5B6C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B2FF0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t xml:space="preserve">Acceptance </w:t>
            </w:r>
            <w:proofErr w:type="spellStart"/>
            <w:r w:rsidR="006B2FF0" w:rsidRPr="00F6228A">
              <w:rPr>
                <w:rFonts w:ascii="Times New Roman" w:hAnsi="Times New Roman"/>
                <w:szCs w:val="24"/>
                <w:lang w:val="en-US"/>
              </w:rPr>
              <w:t>Tests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t>Expand</w:t>
            </w:r>
            <w:proofErr w:type="spellEnd"/>
            <w:r w:rsidR="006B2FF0" w:rsidRPr="00F6228A">
              <w:rPr>
                <w:rFonts w:ascii="Times New Roman" w:hAnsi="Times New Roman"/>
                <w:szCs w:val="24"/>
                <w:lang w:val="en-US"/>
              </w:rPr>
              <w:t xml:space="preserve"> list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6B2FF0" w:rsidRPr="00F6228A" w:rsidRDefault="006B2FF0" w:rsidP="00E8760D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125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B2FF0" w:rsidRPr="00F6228A" w:rsidRDefault="00DF5B6C" w:rsidP="00E8760D">
            <w:pPr>
              <w:spacing w:before="60" w:after="60"/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B2FF0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B2FF0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instrText>Connector.Type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B2FF0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t>Trace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25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B2FF0" w:rsidRPr="00F6228A" w:rsidRDefault="00DF5B6C" w:rsidP="00E8760D">
            <w:pPr>
              <w:spacing w:before="60" w:after="60"/>
              <w:rPr>
                <w:rFonts w:ascii="Times New Roman" w:hAnsi="Times New Roman"/>
                <w:sz w:val="20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B2FF0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t>Functional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t>17TL-006: TaskList.Today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6B2FF0" w:rsidRPr="00F6228A" w:rsidRDefault="006B2FF0" w:rsidP="00E8760D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</w:tr>
      <w:tr w:rsidR="006B2FF0" w:rsidRPr="000B31EC" w:rsidTr="00E8760D"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91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B2FF0" w:rsidRPr="00F6228A" w:rsidRDefault="00DF5B6C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B2FF0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t xml:space="preserve">Acceptance </w:t>
            </w:r>
            <w:proofErr w:type="spellStart"/>
            <w:r w:rsidR="006B2FF0" w:rsidRPr="00F6228A">
              <w:rPr>
                <w:rFonts w:ascii="Times New Roman" w:hAnsi="Times New Roman"/>
                <w:szCs w:val="24"/>
                <w:lang w:val="en-US"/>
              </w:rPr>
              <w:t>Tests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t>Expand</w:t>
            </w:r>
            <w:proofErr w:type="spellEnd"/>
            <w:r w:rsidR="006B2FF0" w:rsidRPr="00F6228A">
              <w:rPr>
                <w:rFonts w:ascii="Times New Roman" w:hAnsi="Times New Roman"/>
                <w:szCs w:val="24"/>
                <w:lang w:val="en-US"/>
              </w:rPr>
              <w:t xml:space="preserve"> list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6B2FF0" w:rsidRPr="00F6228A" w:rsidRDefault="006B2FF0" w:rsidP="00E8760D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125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B2FF0" w:rsidRPr="00F6228A" w:rsidRDefault="00DF5B6C" w:rsidP="00E8760D">
            <w:pPr>
              <w:spacing w:before="60" w:after="60"/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B2FF0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B2FF0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instrText>Connector.Type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B2FF0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t>Trace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25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B2FF0" w:rsidRPr="00F6228A" w:rsidRDefault="00DF5B6C" w:rsidP="00E8760D">
            <w:pPr>
              <w:spacing w:before="60" w:after="60"/>
              <w:rPr>
                <w:rFonts w:ascii="Times New Roman" w:hAnsi="Times New Roman"/>
                <w:sz w:val="20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B2FF0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t>Functional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t>17TL-007: TaskList.StopDate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6B2FF0" w:rsidRPr="00F6228A" w:rsidRDefault="006B2FF0" w:rsidP="00E8760D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</w:tr>
      <w:tr w:rsidR="006B2FF0" w:rsidRPr="000B31EC" w:rsidTr="00902A15"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910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B2FF0" w:rsidRPr="00F6228A" w:rsidRDefault="00DF5B6C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B2FF0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t xml:space="preserve">Acceptance </w:t>
            </w:r>
            <w:proofErr w:type="spellStart"/>
            <w:r w:rsidR="006B2FF0" w:rsidRPr="00F6228A">
              <w:rPr>
                <w:rFonts w:ascii="Times New Roman" w:hAnsi="Times New Roman"/>
                <w:szCs w:val="24"/>
                <w:lang w:val="en-US"/>
              </w:rPr>
              <w:t>Tests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t>Expand</w:t>
            </w:r>
            <w:proofErr w:type="spellEnd"/>
            <w:r w:rsidR="006B2FF0" w:rsidRPr="00F6228A">
              <w:rPr>
                <w:rFonts w:ascii="Times New Roman" w:hAnsi="Times New Roman"/>
                <w:szCs w:val="24"/>
                <w:lang w:val="en-US"/>
              </w:rPr>
              <w:t xml:space="preserve"> list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6B2FF0" w:rsidRPr="00F6228A" w:rsidRDefault="006B2FF0" w:rsidP="00E8760D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125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B2FF0" w:rsidRPr="00F6228A" w:rsidRDefault="00DF5B6C" w:rsidP="00E8760D">
            <w:pPr>
              <w:spacing w:before="60" w:after="60"/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B2FF0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B2FF0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instrText>Connector.Type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B2FF0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t>Trace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250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B2FF0" w:rsidRPr="00F6228A" w:rsidRDefault="00DF5B6C" w:rsidP="00E8760D">
            <w:pPr>
              <w:spacing w:before="60" w:after="60"/>
              <w:rPr>
                <w:rFonts w:ascii="Times New Roman" w:hAnsi="Times New Roman"/>
                <w:sz w:val="20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B2FF0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t>Functional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t>17TL-001: TaskList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6B2FF0" w:rsidRPr="00F6228A" w:rsidRDefault="006B2FF0" w:rsidP="00E8760D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</w:tr>
      <w:tr w:rsidR="00902A15" w:rsidRPr="000B31EC" w:rsidTr="00E8760D"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902A15" w:rsidRPr="00F6228A" w:rsidRDefault="00902A15" w:rsidP="00902A15">
            <w:pPr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91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902A15" w:rsidRPr="00F6228A" w:rsidRDefault="00DF5B6C" w:rsidP="00902A15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902A15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902A15" w:rsidRPr="00F6228A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902A15" w:rsidRPr="00F6228A">
              <w:rPr>
                <w:rFonts w:ascii="Times New Roman" w:hAnsi="Times New Roman"/>
                <w:szCs w:val="24"/>
                <w:lang w:val="en-US"/>
              </w:rPr>
              <w:t xml:space="preserve">Acceptance </w:t>
            </w:r>
            <w:proofErr w:type="spellStart"/>
            <w:r w:rsidR="00902A15" w:rsidRPr="00F6228A">
              <w:rPr>
                <w:rFonts w:ascii="Times New Roman" w:hAnsi="Times New Roman"/>
                <w:szCs w:val="24"/>
                <w:lang w:val="en-US"/>
              </w:rPr>
              <w:t>Tests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902A15" w:rsidRPr="00F6228A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902A15" w:rsidRPr="00F6228A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902A15" w:rsidRPr="00F6228A">
              <w:rPr>
                <w:rFonts w:ascii="Times New Roman" w:hAnsi="Times New Roman"/>
                <w:szCs w:val="24"/>
                <w:lang w:val="en-US"/>
              </w:rPr>
              <w:t>Expand</w:t>
            </w:r>
            <w:proofErr w:type="spellEnd"/>
            <w:r w:rsidR="00902A15" w:rsidRPr="00F6228A">
              <w:rPr>
                <w:rFonts w:ascii="Times New Roman" w:hAnsi="Times New Roman"/>
                <w:szCs w:val="24"/>
                <w:lang w:val="en-US"/>
              </w:rPr>
              <w:t xml:space="preserve"> list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902A15" w:rsidRPr="00F6228A" w:rsidRDefault="00902A15" w:rsidP="00902A15">
            <w:pPr>
              <w:spacing w:before="60" w:after="60"/>
              <w:rPr>
                <w:sz w:val="20"/>
                <w:szCs w:val="24"/>
                <w:lang w:val="en-US"/>
              </w:rPr>
            </w:pPr>
          </w:p>
        </w:tc>
        <w:tc>
          <w:tcPr>
            <w:tcW w:w="2125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902A15" w:rsidRPr="00F6228A" w:rsidRDefault="00DF5B6C" w:rsidP="00902A15">
            <w:pPr>
              <w:spacing w:before="60" w:after="60"/>
              <w:rPr>
                <w:sz w:val="20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902A15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902A15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instrText>Connector.Type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902A15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t>Trace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25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902A15" w:rsidRPr="00F6228A" w:rsidRDefault="00DF5B6C" w:rsidP="00902A15">
            <w:pPr>
              <w:spacing w:before="60" w:after="60"/>
              <w:rPr>
                <w:rFonts w:ascii="Times New Roman" w:hAnsi="Times New Roman"/>
                <w:sz w:val="20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902A15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902A15" w:rsidRPr="00F6228A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902A15" w:rsidRPr="00F6228A">
              <w:rPr>
                <w:rFonts w:ascii="Times New Roman" w:hAnsi="Times New Roman"/>
                <w:szCs w:val="24"/>
                <w:lang w:val="en-US"/>
              </w:rPr>
              <w:t>Functional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902A15" w:rsidRPr="00F6228A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902A15" w:rsidRPr="00F6228A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902A15" w:rsidRPr="00F6228A">
              <w:rPr>
                <w:rFonts w:ascii="Times New Roman" w:hAnsi="Times New Roman"/>
                <w:szCs w:val="24"/>
                <w:lang w:val="en-US"/>
              </w:rPr>
              <w:t>17TL-00</w:t>
            </w:r>
            <w:r w:rsidR="00902A15">
              <w:rPr>
                <w:rFonts w:ascii="Times New Roman" w:hAnsi="Times New Roman"/>
                <w:szCs w:val="24"/>
                <w:lang w:val="en-US"/>
              </w:rPr>
              <w:t>8</w:t>
            </w:r>
            <w:r w:rsidR="00902A15" w:rsidRPr="00F6228A">
              <w:rPr>
                <w:rFonts w:ascii="Times New Roman" w:hAnsi="Times New Roman"/>
                <w:szCs w:val="24"/>
                <w:lang w:val="en-US"/>
              </w:rPr>
              <w:t xml:space="preserve">: </w:t>
            </w:r>
            <w:proofErr w:type="spellStart"/>
            <w:r w:rsidR="00902A15" w:rsidRPr="00F6228A">
              <w:rPr>
                <w:rFonts w:ascii="Times New Roman" w:hAnsi="Times New Roman"/>
                <w:szCs w:val="24"/>
                <w:lang w:val="en-US"/>
              </w:rPr>
              <w:t>TaskList.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  <w:r w:rsidR="00902A15">
              <w:rPr>
                <w:rFonts w:ascii="Times New Roman" w:hAnsi="Times New Roman"/>
                <w:szCs w:val="24"/>
                <w:lang w:val="en-US"/>
              </w:rPr>
              <w:t>Actions</w:t>
            </w:r>
            <w:proofErr w:type="spellEnd"/>
          </w:p>
          <w:p w:rsidR="00902A15" w:rsidRPr="00F6228A" w:rsidRDefault="00902A15" w:rsidP="00902A15">
            <w:pPr>
              <w:spacing w:before="60" w:after="60"/>
              <w:rPr>
                <w:sz w:val="20"/>
                <w:szCs w:val="24"/>
                <w:lang w:val="en-US"/>
              </w:rPr>
            </w:pPr>
          </w:p>
        </w:tc>
      </w:tr>
    </w:tbl>
    <w:p w:rsidR="006B2FF0" w:rsidRPr="00F6228A" w:rsidRDefault="006B2FF0" w:rsidP="006B2FF0">
      <w:pPr>
        <w:spacing w:before="60" w:after="60"/>
        <w:rPr>
          <w:rFonts w:ascii="Times New Roman" w:hAnsi="Times New Roman"/>
          <w:szCs w:val="24"/>
          <w:lang w:val="en-US"/>
        </w:rPr>
      </w:pPr>
    </w:p>
    <w:p w:rsidR="006B2FF0" w:rsidRPr="00F6228A" w:rsidRDefault="006B2FF0" w:rsidP="006B2FF0">
      <w:pPr>
        <w:spacing w:before="60" w:after="60"/>
        <w:rPr>
          <w:rFonts w:ascii="Times New Roman" w:hAnsi="Times New Roman"/>
          <w:szCs w:val="24"/>
          <w:lang w:val="en-US"/>
        </w:rPr>
      </w:pPr>
    </w:p>
    <w:bookmarkEnd w:id="480"/>
    <w:p w:rsidR="006B2FF0" w:rsidRDefault="006B2FF0" w:rsidP="006B2FF0">
      <w:pPr>
        <w:rPr>
          <w:rFonts w:eastAsia="Times New Roman"/>
          <w:szCs w:val="24"/>
          <w:lang w:val="en-US"/>
        </w:rPr>
      </w:pPr>
    </w:p>
    <w:p w:rsidR="006B2FF0" w:rsidRDefault="006B2FF0" w:rsidP="006B2FF0">
      <w:pPr>
        <w:rPr>
          <w:rFonts w:eastAsia="Times New Roman"/>
          <w:szCs w:val="24"/>
          <w:lang w:val="en-US"/>
        </w:rPr>
      </w:pPr>
    </w:p>
    <w:p w:rsidR="006B2FF0" w:rsidDel="00B47607" w:rsidRDefault="006B2FF0" w:rsidP="006B2FF0">
      <w:pPr>
        <w:rPr>
          <w:del w:id="489" w:author="David Silva" w:date="2013-05-27T21:10:00Z"/>
          <w:rFonts w:eastAsia="Times New Roman"/>
          <w:szCs w:val="24"/>
          <w:lang w:val="en-US"/>
        </w:rPr>
      </w:pPr>
    </w:p>
    <w:p w:rsidR="006B2FF0" w:rsidRPr="00F6228A" w:rsidRDefault="006B2FF0" w:rsidP="006B2FF0">
      <w:pPr>
        <w:rPr>
          <w:rFonts w:eastAsia="Times New Roman"/>
          <w:szCs w:val="24"/>
          <w:lang w:val="en-US"/>
        </w:rPr>
      </w:pPr>
      <w:commentRangeStart w:id="490"/>
    </w:p>
    <w:tbl>
      <w:tblPr>
        <w:tblW w:w="0" w:type="auto"/>
        <w:tblLayout w:type="fixed"/>
        <w:tblCellMar>
          <w:left w:w="60" w:type="dxa"/>
          <w:right w:w="60" w:type="dxa"/>
        </w:tblCellMar>
        <w:tblLook w:val="0000"/>
      </w:tblPr>
      <w:tblGrid>
        <w:gridCol w:w="1500"/>
        <w:gridCol w:w="2031"/>
        <w:gridCol w:w="2769"/>
        <w:gridCol w:w="3498"/>
      </w:tblGrid>
      <w:tr w:rsidR="006B2FF0" w:rsidRPr="000B31EC" w:rsidTr="00E8760D"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bookmarkStart w:id="491" w:name="BKM_4DE6108B_A42A_4b69_A568_5A7F73742B06"/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Use Case:</w:t>
            </w:r>
          </w:p>
        </w:tc>
        <w:tc>
          <w:tcPr>
            <w:tcW w:w="4800" w:type="dxa"/>
            <w:gridSpan w:val="2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DF3449" w:rsidRDefault="00DF5B6C" w:rsidP="00E8760D">
            <w:pPr>
              <w:spacing w:before="60" w:after="60"/>
              <w:rPr>
                <w:rFonts w:ascii="Times New Roman" w:hAnsi="Times New Roman" w:cs="Times New Roman"/>
                <w:lang w:val="en-US"/>
              </w:rPr>
            </w:pPr>
            <w:r w:rsidRPr="00DF5B6C">
              <w:rPr>
                <w:rFonts w:ascii="Times New Roman" w:hAnsi="Times New Roman" w:cs="Times New Roman"/>
                <w:lang w:val="en-US"/>
                <w:rPrChange w:id="492" w:author="João Martins" w:date="2013-05-26T21:38:00Z">
                  <w:rPr>
                    <w:color w:val="0000FF" w:themeColor="hyperlink"/>
                    <w:sz w:val="20"/>
                    <w:szCs w:val="24"/>
                    <w:u w:val="single"/>
                    <w:lang w:val="en-US"/>
                  </w:rPr>
                </w:rPrChange>
              </w:rPr>
              <w:t>Shortcut with no running task</w:t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F6228A" w:rsidRDefault="00CD59BB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>
              <w:rPr>
                <w:rFonts w:ascii="Times New Roman" w:hAnsi="Times New Roman"/>
                <w:szCs w:val="24"/>
                <w:lang w:val="en-US"/>
              </w:rPr>
              <w:t>Test Id: T2</w:t>
            </w:r>
            <w:ins w:id="493" w:author="David Silva" w:date="2013-05-27T19:23:00Z">
              <w:r w:rsidR="00796DB7">
                <w:rPr>
                  <w:rFonts w:ascii="Times New Roman" w:hAnsi="Times New Roman"/>
                  <w:szCs w:val="24"/>
                  <w:lang w:val="en-US"/>
                </w:rPr>
                <w:t>6</w:t>
              </w:r>
            </w:ins>
            <w:del w:id="494" w:author="David Silva" w:date="2013-05-27T19:23:00Z">
              <w:r w:rsidDel="00796DB7">
                <w:rPr>
                  <w:rFonts w:ascii="Times New Roman" w:hAnsi="Times New Roman"/>
                  <w:szCs w:val="24"/>
                  <w:lang w:val="en-US"/>
                </w:rPr>
                <w:delText>7</w:delText>
              </w:r>
            </w:del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instrText>MERGEFIELD Element.Alias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6B2FF0" w:rsidRPr="000B31EC" w:rsidTr="00E8760D"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Status:</w:t>
            </w:r>
          </w:p>
        </w:tc>
        <w:tc>
          <w:tcPr>
            <w:tcW w:w="2031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F6228A" w:rsidRDefault="00DF5B6C" w:rsidP="00E8760D">
            <w:pPr>
              <w:tabs>
                <w:tab w:val="left" w:pos="2160"/>
                <w:tab w:val="left" w:pos="3150"/>
                <w:tab w:val="left" w:pos="567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B2FF0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instrText>Element.Status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del w:id="495" w:author="David Silva" w:date="2013-05-27T21:24:00Z">
              <w:r w:rsidR="006B2FF0" w:rsidRPr="00F6228A" w:rsidDel="00A46F0C">
                <w:rPr>
                  <w:rFonts w:ascii="Times New Roman" w:hAnsi="Times New Roman"/>
                  <w:szCs w:val="24"/>
                  <w:lang w:val="en-US"/>
                </w:rPr>
                <w:delText>Proposed</w:delText>
              </w:r>
            </w:del>
            <w:ins w:id="496" w:author="David Silva" w:date="2013-05-27T21:24:00Z">
              <w:r w:rsidR="00A46F0C">
                <w:rPr>
                  <w:rFonts w:ascii="Times New Roman" w:hAnsi="Times New Roman"/>
                  <w:szCs w:val="24"/>
                  <w:lang w:val="en-US"/>
                </w:rPr>
                <w:t>Draft</w:t>
              </w:r>
            </w:ins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2769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tabs>
                <w:tab w:val="left" w:pos="900"/>
                <w:tab w:val="left" w:pos="3150"/>
                <w:tab w:val="left" w:pos="5670"/>
              </w:tabs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Version: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Element.Version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1.0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tabs>
                <w:tab w:val="left" w:pos="990"/>
                <w:tab w:val="left" w:pos="4590"/>
                <w:tab w:val="left" w:pos="567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Phase: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Element.Phase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1.0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6B2FF0" w:rsidRPr="000B31EC" w:rsidTr="00E8760D">
        <w:trPr>
          <w:trHeight w:val="280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Author:</w:t>
            </w:r>
          </w:p>
        </w:tc>
        <w:tc>
          <w:tcPr>
            <w:tcW w:w="2031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F6228A" w:rsidRDefault="00DF5B6C" w:rsidP="00E8760D">
            <w:pPr>
              <w:tabs>
                <w:tab w:val="left" w:pos="216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B2FF0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instrText>Element.Author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t>David Silva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2769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tabs>
                <w:tab w:val="left" w:pos="90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Created: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Element.DateCreatedShort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16-05-2013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tabs>
                <w:tab w:val="left" w:pos="99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del w:id="497" w:author="David Silva" w:date="2013-05-27T19:41:00Z"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delText>Modified:</w:delText>
              </w:r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tab/>
              </w:r>
              <w:r w:rsidR="00DF5B6C" w:rsidRPr="00F6228A" w:rsidDel="00280B27">
                <w:rPr>
                  <w:rFonts w:ascii="Times New Roman" w:hAnsi="Times New Roman"/>
                  <w:szCs w:val="24"/>
                  <w:lang w:val="en-US"/>
                </w:rPr>
                <w:fldChar w:fldCharType="begin" w:fldLock="1"/>
              </w:r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delInstrText>MERGEFIELD Element.DateModifiedShort</w:delInstrText>
              </w:r>
              <w:r w:rsidR="00DF5B6C" w:rsidRPr="00F6228A" w:rsidDel="00280B27">
                <w:rPr>
                  <w:rFonts w:ascii="Times New Roman" w:hAnsi="Times New Roman"/>
                  <w:szCs w:val="24"/>
                  <w:lang w:val="en-US"/>
                </w:rPr>
                <w:fldChar w:fldCharType="separate"/>
              </w:r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delText>16-05-2013</w:delText>
              </w:r>
              <w:r w:rsidR="00DF5B6C" w:rsidRPr="00F6228A" w:rsidDel="00280B27">
                <w:rPr>
                  <w:rFonts w:ascii="Times New Roman" w:hAnsi="Times New Roman"/>
                  <w:szCs w:val="24"/>
                  <w:lang w:val="en-US"/>
                </w:rPr>
                <w:fldChar w:fldCharType="end"/>
              </w:r>
            </w:del>
            <w:ins w:id="498" w:author="David Silva" w:date="2013-05-27T19:41:00Z">
              <w:r w:rsidR="00280B27">
                <w:rPr>
                  <w:rFonts w:ascii="Times New Roman" w:hAnsi="Times New Roman"/>
                  <w:szCs w:val="24"/>
                  <w:lang w:val="en-US"/>
                </w:rPr>
                <w:t>Modified: 21-05-2013</w:t>
              </w:r>
            </w:ins>
          </w:p>
        </w:tc>
      </w:tr>
      <w:tr w:rsidR="006B2FF0" w:rsidRPr="000B31EC" w:rsidTr="00E8760D">
        <w:trPr>
          <w:trHeight w:val="387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50" w:type="dxa"/>
              <w:left w:w="0" w:type="dxa"/>
              <w:bottom w:w="0" w:type="dxa"/>
              <w:right w:w="50" w:type="dxa"/>
            </w:tcMar>
          </w:tcPr>
          <w:p w:rsidR="006B2FF0" w:rsidRPr="00F6228A" w:rsidRDefault="006B2FF0" w:rsidP="00E8760D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Notes:</w:t>
            </w:r>
          </w:p>
        </w:tc>
        <w:tc>
          <w:tcPr>
            <w:tcW w:w="8298" w:type="dxa"/>
            <w:gridSpan w:val="3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50" w:type="dxa"/>
              <w:left w:w="0" w:type="dxa"/>
              <w:bottom w:w="0" w:type="dxa"/>
              <w:right w:w="50" w:type="dxa"/>
            </w:tcMar>
          </w:tcPr>
          <w:p w:rsidR="006B2FF0" w:rsidRPr="000B31EC" w:rsidRDefault="00DF5B6C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B2FF0" w:rsidRPr="000B31EC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B2FF0" w:rsidRPr="000B31EC">
              <w:rPr>
                <w:rFonts w:ascii="Times New Roman" w:hAnsi="Times New Roman"/>
                <w:szCs w:val="24"/>
                <w:lang w:val="en-US"/>
              </w:rPr>
              <w:instrText>Element.Notes</w:instrTex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  <w:p w:rsidR="006B2FF0" w:rsidRPr="000B31EC" w:rsidRDefault="006B2FF0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u w:val="single"/>
                <w:lang w:val="en-US"/>
              </w:rPr>
              <w:t>Start:</w:t>
            </w:r>
          </w:p>
          <w:p w:rsidR="006B2FF0" w:rsidRPr="000B31EC" w:rsidRDefault="006B2FF0" w:rsidP="00E8760D">
            <w:pPr>
              <w:pStyle w:val="PargrafodaLista"/>
              <w:numPr>
                <w:ilvl w:val="0"/>
                <w:numId w:val="18"/>
              </w:num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commentRangeStart w:id="499"/>
            <w:r w:rsidRPr="000B31EC">
              <w:rPr>
                <w:rFonts w:ascii="Times New Roman" w:hAnsi="Times New Roman"/>
                <w:szCs w:val="24"/>
                <w:lang w:val="en-US"/>
              </w:rPr>
              <w:t>Press a shortcut key combination corresponding to a task or activate it using the play button from the task list from the main window</w:t>
            </w:r>
            <w:r w:rsidRPr="000B31EC" w:rsidDel="0042382D">
              <w:rPr>
                <w:rFonts w:ascii="Times New Roman" w:hAnsi="Times New Roman"/>
                <w:szCs w:val="24"/>
                <w:lang w:val="en-US"/>
              </w:rPr>
              <w:t xml:space="preserve"> </w:t>
            </w:r>
          </w:p>
          <w:p w:rsidR="006B2FF0" w:rsidRPr="000B31EC" w:rsidRDefault="006B2FF0" w:rsidP="00E8760D">
            <w:pPr>
              <w:spacing w:before="60" w:after="60"/>
              <w:rPr>
                <w:rFonts w:ascii="Times New Roman" w:hAnsi="Times New Roman"/>
                <w:szCs w:val="24"/>
                <w:u w:val="single"/>
                <w:lang w:val="en-US"/>
              </w:rPr>
            </w:pPr>
          </w:p>
          <w:p w:rsidR="006B2FF0" w:rsidRPr="000B31EC" w:rsidRDefault="006B2FF0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u w:val="single"/>
                <w:lang w:val="en-US"/>
              </w:rPr>
              <w:t>Result:</w:t>
            </w:r>
          </w:p>
          <w:p w:rsidR="006B2FF0" w:rsidRPr="000B31EC" w:rsidRDefault="006B2FF0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>The task is activated and should appear in first place in task list</w:t>
            </w:r>
          </w:p>
          <w:commentRangeEnd w:id="499"/>
          <w:p w:rsidR="006B2FF0" w:rsidRPr="00F6228A" w:rsidRDefault="00C2152B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>
              <w:rPr>
                <w:rStyle w:val="Refdecomentrio"/>
                <w:rFonts w:ascii="Arial" w:eastAsiaTheme="minorEastAsia" w:hAnsi="Arial"/>
                <w:color w:val="000000"/>
                <w:lang w:val="en-AU" w:eastAsia="pt-PT"/>
              </w:rPr>
              <w:commentReference w:id="499"/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t>Use case ends.</w:t>
            </w:r>
          </w:p>
        </w:tc>
      </w:tr>
    </w:tbl>
    <w:commentRangeEnd w:id="490"/>
    <w:p w:rsidR="006B2FF0" w:rsidRPr="00F6228A" w:rsidRDefault="00CC242A" w:rsidP="006B2FF0">
      <w:pPr>
        <w:spacing w:before="60" w:after="60"/>
        <w:rPr>
          <w:rFonts w:ascii="Times New Roman" w:hAnsi="Times New Roman"/>
          <w:szCs w:val="24"/>
          <w:lang w:val="en-US"/>
        </w:rPr>
      </w:pPr>
      <w:r>
        <w:rPr>
          <w:rStyle w:val="Refdecomentrio"/>
          <w:rFonts w:ascii="Arial" w:eastAsiaTheme="minorEastAsia" w:hAnsi="Arial"/>
          <w:color w:val="000000"/>
          <w:lang w:val="en-AU" w:eastAsia="pt-PT"/>
        </w:rPr>
        <w:commentReference w:id="490"/>
      </w:r>
    </w:p>
    <w:tbl>
      <w:tblPr>
        <w:tblW w:w="0" w:type="auto"/>
        <w:tblInd w:w="60" w:type="dxa"/>
        <w:tblLayout w:type="fixed"/>
        <w:tblCellMar>
          <w:left w:w="60" w:type="dxa"/>
          <w:right w:w="60" w:type="dxa"/>
        </w:tblCellMar>
        <w:tblLook w:val="0000"/>
      </w:tblPr>
      <w:tblGrid>
        <w:gridCol w:w="1500"/>
        <w:gridCol w:w="2910"/>
        <w:gridCol w:w="2125"/>
        <w:gridCol w:w="3250"/>
      </w:tblGrid>
      <w:tr w:rsidR="006B2FF0" w:rsidRPr="000B31EC" w:rsidTr="00E8760D">
        <w:trPr>
          <w:trHeight w:val="237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Related To:</w:t>
            </w:r>
          </w:p>
        </w:tc>
        <w:tc>
          <w:tcPr>
            <w:tcW w:w="291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Source</w:t>
            </w:r>
          </w:p>
        </w:tc>
        <w:tc>
          <w:tcPr>
            <w:tcW w:w="2125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Connector</w:t>
            </w:r>
          </w:p>
        </w:tc>
        <w:tc>
          <w:tcPr>
            <w:tcW w:w="325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Target</w:t>
            </w:r>
          </w:p>
        </w:tc>
      </w:tr>
      <w:tr w:rsidR="006B2FF0" w:rsidRPr="000B31EC" w:rsidTr="00E8760D"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B2FF0" w:rsidRPr="00F6228A" w:rsidRDefault="006B2FF0" w:rsidP="00E8760D">
            <w:pPr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91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B2FF0" w:rsidRPr="00F6228A" w:rsidRDefault="00DF5B6C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B2FF0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t xml:space="preserve">Acceptance </w:t>
            </w:r>
            <w:proofErr w:type="spellStart"/>
            <w:r w:rsidR="006B2FF0" w:rsidRPr="00F6228A">
              <w:rPr>
                <w:rFonts w:ascii="Times New Roman" w:hAnsi="Times New Roman"/>
                <w:szCs w:val="24"/>
                <w:lang w:val="en-US"/>
              </w:rPr>
              <w:t>Tests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t>No</w:t>
            </w:r>
            <w:proofErr w:type="spellEnd"/>
            <w:r w:rsidR="006B2FF0" w:rsidRPr="00F6228A">
              <w:rPr>
                <w:rFonts w:ascii="Times New Roman" w:hAnsi="Times New Roman"/>
                <w:szCs w:val="24"/>
                <w:lang w:val="en-US"/>
              </w:rPr>
              <w:t xml:space="preserve"> running task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6B2FF0" w:rsidRPr="00F6228A" w:rsidRDefault="006B2FF0" w:rsidP="00E8760D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125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B2FF0" w:rsidRPr="00F6228A" w:rsidRDefault="00DF5B6C" w:rsidP="00E8760D">
            <w:pPr>
              <w:spacing w:before="60" w:after="60"/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B2FF0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B2FF0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instrText>Connector.Type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B2FF0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t>Trace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25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B2FF0" w:rsidRPr="00F6228A" w:rsidRDefault="00DF5B6C" w:rsidP="00E8760D">
            <w:pPr>
              <w:spacing w:before="60" w:after="60"/>
              <w:rPr>
                <w:rFonts w:ascii="Times New Roman" w:hAnsi="Times New Roman"/>
                <w:sz w:val="20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B2FF0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t>Functional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6B2FF0" w:rsidRPr="00F6228A">
              <w:rPr>
                <w:rFonts w:ascii="Times New Roman" w:hAnsi="Times New Roman"/>
                <w:szCs w:val="24"/>
                <w:lang w:val="en-US"/>
              </w:rPr>
              <w:t>6CT-003:ChangeRunningTask.Success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6B2FF0" w:rsidRPr="00F6228A" w:rsidRDefault="006B2FF0" w:rsidP="00E8760D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</w:tr>
    </w:tbl>
    <w:p w:rsidR="006B2FF0" w:rsidRPr="00F6228A" w:rsidRDefault="006B2FF0" w:rsidP="006B2FF0">
      <w:pPr>
        <w:spacing w:before="60" w:after="60"/>
        <w:rPr>
          <w:rFonts w:ascii="Times New Roman" w:hAnsi="Times New Roman"/>
          <w:szCs w:val="24"/>
          <w:lang w:val="en-US"/>
        </w:rPr>
      </w:pPr>
    </w:p>
    <w:tbl>
      <w:tblPr>
        <w:tblW w:w="0" w:type="auto"/>
        <w:tblLayout w:type="fixed"/>
        <w:tblCellMar>
          <w:left w:w="60" w:type="dxa"/>
          <w:right w:w="60" w:type="dxa"/>
        </w:tblCellMar>
        <w:tblLook w:val="0000"/>
      </w:tblPr>
      <w:tblGrid>
        <w:gridCol w:w="1500"/>
        <w:gridCol w:w="2031"/>
        <w:gridCol w:w="2769"/>
        <w:gridCol w:w="3498"/>
      </w:tblGrid>
      <w:tr w:rsidR="006E7EFD" w:rsidRPr="000B31EC" w:rsidTr="004A6A1B"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bookmarkStart w:id="500" w:name="BKM_15EB05DB_EF6A_4676_A946_3C9C6E8B2A34"/>
            <w:bookmarkEnd w:id="491"/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Use Case:</w:t>
            </w:r>
          </w:p>
        </w:tc>
        <w:tc>
          <w:tcPr>
            <w:tcW w:w="4800" w:type="dxa"/>
            <w:gridSpan w:val="2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0B31EC" w:rsidRDefault="00DF5B6C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0B31EC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instrText>Element.Name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t>Default sort with a task running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CD59BB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>
              <w:rPr>
                <w:rFonts w:ascii="Times New Roman" w:hAnsi="Times New Roman"/>
                <w:szCs w:val="24"/>
                <w:lang w:val="en-US"/>
              </w:rPr>
              <w:t>Test Id: T2</w:t>
            </w:r>
            <w:ins w:id="501" w:author="David Silva" w:date="2013-05-27T19:24:00Z">
              <w:r w:rsidR="00796DB7">
                <w:rPr>
                  <w:rFonts w:ascii="Times New Roman" w:hAnsi="Times New Roman"/>
                  <w:szCs w:val="24"/>
                  <w:lang w:val="en-US"/>
                </w:rPr>
                <w:t>7</w:t>
              </w:r>
            </w:ins>
            <w:del w:id="502" w:author="David Silva" w:date="2013-05-27T19:24:00Z">
              <w:r w:rsidDel="00796DB7">
                <w:rPr>
                  <w:rFonts w:ascii="Times New Roman" w:hAnsi="Times New Roman"/>
                  <w:szCs w:val="24"/>
                  <w:lang w:val="en-US"/>
                </w:rPr>
                <w:delText>8</w:delText>
              </w:r>
            </w:del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MERGEFIELD Element.Alias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6E7EFD" w:rsidRPr="000B31EC" w:rsidTr="004A6A1B"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Status:</w:t>
            </w:r>
          </w:p>
        </w:tc>
        <w:tc>
          <w:tcPr>
            <w:tcW w:w="2031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tabs>
                <w:tab w:val="left" w:pos="2160"/>
                <w:tab w:val="left" w:pos="3150"/>
                <w:tab w:val="left" w:pos="567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Element.Status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del w:id="503" w:author="David Silva" w:date="2013-05-27T21:24:00Z">
              <w:r w:rsidR="006E7EFD" w:rsidRPr="00F6228A" w:rsidDel="00A46F0C">
                <w:rPr>
                  <w:rFonts w:ascii="Times New Roman" w:hAnsi="Times New Roman"/>
                  <w:szCs w:val="24"/>
                  <w:lang w:val="en-US"/>
                </w:rPr>
                <w:delText>Proposed</w:delText>
              </w:r>
            </w:del>
            <w:ins w:id="504" w:author="David Silva" w:date="2013-05-27T21:24:00Z">
              <w:r w:rsidR="00A46F0C">
                <w:rPr>
                  <w:rFonts w:ascii="Times New Roman" w:hAnsi="Times New Roman"/>
                  <w:szCs w:val="24"/>
                  <w:lang w:val="en-US"/>
                </w:rPr>
                <w:t>Draft</w:t>
              </w:r>
            </w:ins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2769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tabs>
                <w:tab w:val="left" w:pos="900"/>
                <w:tab w:val="left" w:pos="3150"/>
                <w:tab w:val="left" w:pos="5670"/>
              </w:tabs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Version: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Element.Version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1.0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tabs>
                <w:tab w:val="left" w:pos="990"/>
                <w:tab w:val="left" w:pos="4590"/>
                <w:tab w:val="left" w:pos="567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Phase: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Element.Phase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1.0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6E7EFD" w:rsidRPr="000B31EC" w:rsidTr="004A6A1B">
        <w:trPr>
          <w:trHeight w:val="280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Author:</w:t>
            </w:r>
          </w:p>
        </w:tc>
        <w:tc>
          <w:tcPr>
            <w:tcW w:w="2031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tabs>
                <w:tab w:val="left" w:pos="216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Element.Author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David Silva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2769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tabs>
                <w:tab w:val="left" w:pos="90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Created: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Element.DateCreatedShort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16-05-2013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tabs>
                <w:tab w:val="left" w:pos="99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del w:id="505" w:author="David Silva" w:date="2013-05-27T19:41:00Z"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delText>Modified:</w:delText>
              </w:r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tab/>
              </w:r>
              <w:r w:rsidR="00DF5B6C" w:rsidRPr="00F6228A" w:rsidDel="00280B27">
                <w:rPr>
                  <w:rFonts w:ascii="Times New Roman" w:hAnsi="Times New Roman"/>
                  <w:szCs w:val="24"/>
                  <w:lang w:val="en-US"/>
                </w:rPr>
                <w:fldChar w:fldCharType="begin" w:fldLock="1"/>
              </w:r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delInstrText>MERGEFIELD Element.DateModifiedShort</w:delInstrText>
              </w:r>
              <w:r w:rsidR="00DF5B6C" w:rsidRPr="00F6228A" w:rsidDel="00280B27">
                <w:rPr>
                  <w:rFonts w:ascii="Times New Roman" w:hAnsi="Times New Roman"/>
                  <w:szCs w:val="24"/>
                  <w:lang w:val="en-US"/>
                </w:rPr>
                <w:fldChar w:fldCharType="separate"/>
              </w:r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delText>16-05-2013</w:delText>
              </w:r>
              <w:r w:rsidR="00DF5B6C" w:rsidRPr="00F6228A" w:rsidDel="00280B27">
                <w:rPr>
                  <w:rFonts w:ascii="Times New Roman" w:hAnsi="Times New Roman"/>
                  <w:szCs w:val="24"/>
                  <w:lang w:val="en-US"/>
                </w:rPr>
                <w:fldChar w:fldCharType="end"/>
              </w:r>
            </w:del>
            <w:ins w:id="506" w:author="David Silva" w:date="2013-05-27T19:41:00Z">
              <w:r w:rsidR="00280B27">
                <w:rPr>
                  <w:rFonts w:ascii="Times New Roman" w:hAnsi="Times New Roman"/>
                  <w:szCs w:val="24"/>
                  <w:lang w:val="en-US"/>
                </w:rPr>
                <w:t>Modified: 21-05-2013</w:t>
              </w:r>
            </w:ins>
          </w:p>
        </w:tc>
      </w:tr>
      <w:tr w:rsidR="006E7EFD" w:rsidRPr="000B31EC" w:rsidTr="004A6A1B">
        <w:trPr>
          <w:trHeight w:val="387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50" w:type="dxa"/>
              <w:left w:w="0" w:type="dxa"/>
              <w:bottom w:w="0" w:type="dxa"/>
              <w:right w:w="5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Notes:</w:t>
            </w:r>
          </w:p>
        </w:tc>
        <w:tc>
          <w:tcPr>
            <w:tcW w:w="8298" w:type="dxa"/>
            <w:gridSpan w:val="3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50" w:type="dxa"/>
              <w:left w:w="0" w:type="dxa"/>
              <w:bottom w:w="0" w:type="dxa"/>
              <w:right w:w="50" w:type="dxa"/>
            </w:tcMar>
          </w:tcPr>
          <w:p w:rsidR="006E7EFD" w:rsidRPr="000B31EC" w:rsidRDefault="00DF5B6C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0B31EC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instrText>Element.Notes</w:instrTex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6E7EFD" w:rsidRPr="000B31EC">
              <w:rPr>
                <w:rFonts w:ascii="Times New Roman" w:hAnsi="Times New Roman"/>
                <w:szCs w:val="24"/>
                <w:u w:val="single"/>
                <w:lang w:val="en-US"/>
              </w:rPr>
              <w:t>Start:</w:t>
            </w:r>
          </w:p>
          <w:p w:rsidR="00421BF9" w:rsidRPr="000B31EC" w:rsidRDefault="00421BF9" w:rsidP="00F6228A">
            <w:pPr>
              <w:pStyle w:val="PargrafodaLista"/>
              <w:numPr>
                <w:ilvl w:val="0"/>
                <w:numId w:val="9"/>
              </w:num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commentRangeStart w:id="507"/>
            <w:r w:rsidRPr="000B31EC">
              <w:rPr>
                <w:rFonts w:ascii="Times New Roman" w:hAnsi="Times New Roman"/>
                <w:szCs w:val="24"/>
                <w:lang w:val="en-US"/>
              </w:rPr>
              <w:t>Initialize</w:t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t xml:space="preserve"> the program</w:t>
            </w:r>
            <w:r w:rsidRPr="000B31EC">
              <w:rPr>
                <w:rFonts w:ascii="Times New Roman" w:hAnsi="Times New Roman"/>
                <w:szCs w:val="24"/>
                <w:lang w:val="en-US"/>
              </w:rPr>
              <w:t xml:space="preserve"> or click down arrow on main window to show task list</w:t>
            </w:r>
            <w:commentRangeEnd w:id="507"/>
            <w:r w:rsidR="00C2152B">
              <w:rPr>
                <w:rStyle w:val="Refdecomentrio"/>
                <w:rFonts w:ascii="Arial" w:eastAsiaTheme="minorEastAsia" w:hAnsi="Arial"/>
                <w:color w:val="000000"/>
                <w:lang w:val="en-AU" w:eastAsia="pt-PT"/>
              </w:rPr>
              <w:commentReference w:id="507"/>
            </w:r>
          </w:p>
          <w:p w:rsidR="006E7EFD" w:rsidRPr="000B31EC" w:rsidRDefault="00421BF9" w:rsidP="00F6228A">
            <w:pPr>
              <w:pStyle w:val="PargrafodaLista"/>
              <w:numPr>
                <w:ilvl w:val="0"/>
                <w:numId w:val="9"/>
              </w:num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>Start a task</w:t>
            </w:r>
          </w:p>
          <w:p w:rsidR="00421BF9" w:rsidRPr="000B31EC" w:rsidRDefault="00421BF9" w:rsidP="004A6A1B">
            <w:pPr>
              <w:spacing w:before="60" w:after="60"/>
              <w:rPr>
                <w:rFonts w:ascii="Times New Roman" w:hAnsi="Times New Roman"/>
                <w:szCs w:val="24"/>
                <w:u w:val="single"/>
                <w:lang w:val="en-US"/>
              </w:rPr>
            </w:pPr>
          </w:p>
          <w:p w:rsidR="006E7EFD" w:rsidRPr="000B31EC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u w:val="single"/>
                <w:lang w:val="en-US"/>
              </w:rPr>
              <w:t>Result:</w:t>
            </w:r>
          </w:p>
          <w:p w:rsidR="006E7EFD" w:rsidRPr="000B31EC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 xml:space="preserve">The </w:t>
            </w:r>
            <w:proofErr w:type="gramStart"/>
            <w:r w:rsidRPr="000B31EC">
              <w:rPr>
                <w:rFonts w:ascii="Times New Roman" w:hAnsi="Times New Roman"/>
                <w:szCs w:val="24"/>
                <w:lang w:val="en-US"/>
              </w:rPr>
              <w:t>system show</w:t>
            </w:r>
            <w:proofErr w:type="gramEnd"/>
            <w:r w:rsidRPr="000B31EC">
              <w:rPr>
                <w:rFonts w:ascii="Times New Roman" w:hAnsi="Times New Roman"/>
                <w:szCs w:val="24"/>
                <w:lang w:val="en-US"/>
              </w:rPr>
              <w:t xml:space="preserve"> </w:t>
            </w:r>
            <w:r w:rsidR="00421BF9" w:rsidRPr="000B31EC">
              <w:rPr>
                <w:rFonts w:ascii="Times New Roman" w:hAnsi="Times New Roman"/>
                <w:szCs w:val="24"/>
                <w:lang w:val="en-US"/>
              </w:rPr>
              <w:t>a</w:t>
            </w:r>
            <w:r w:rsidRPr="000B31EC">
              <w:rPr>
                <w:rFonts w:ascii="Times New Roman" w:hAnsi="Times New Roman"/>
                <w:szCs w:val="24"/>
                <w:lang w:val="en-US"/>
              </w:rPr>
              <w:t xml:space="preserve"> list </w:t>
            </w:r>
            <w:r w:rsidR="00421BF9" w:rsidRPr="000B31EC">
              <w:rPr>
                <w:rFonts w:ascii="Times New Roman" w:hAnsi="Times New Roman"/>
                <w:szCs w:val="24"/>
                <w:lang w:val="en-US"/>
              </w:rPr>
              <w:t xml:space="preserve">with </w:t>
            </w:r>
            <w:r w:rsidRPr="000B31EC">
              <w:rPr>
                <w:rFonts w:ascii="Times New Roman" w:hAnsi="Times New Roman"/>
                <w:szCs w:val="24"/>
                <w:lang w:val="en-US"/>
              </w:rPr>
              <w:t xml:space="preserve">the current task </w:t>
            </w:r>
            <w:r w:rsidR="00421BF9" w:rsidRPr="000B31EC">
              <w:rPr>
                <w:rFonts w:ascii="Times New Roman" w:hAnsi="Times New Roman"/>
                <w:szCs w:val="24"/>
                <w:lang w:val="en-US"/>
              </w:rPr>
              <w:t>in first position followed by</w:t>
            </w:r>
            <w:r w:rsidRPr="000B31EC">
              <w:rPr>
                <w:rFonts w:ascii="Times New Roman" w:hAnsi="Times New Roman"/>
                <w:szCs w:val="24"/>
                <w:lang w:val="en-US"/>
              </w:rPr>
              <w:t xml:space="preserve"> the other</w:t>
            </w:r>
            <w:del w:id="508" w:author="Carla" w:date="2013-05-29T23:52:00Z">
              <w:r w:rsidRPr="000B31EC" w:rsidDel="00C2152B">
                <w:rPr>
                  <w:rFonts w:ascii="Times New Roman" w:hAnsi="Times New Roman"/>
                  <w:szCs w:val="24"/>
                  <w:lang w:val="en-US"/>
                </w:rPr>
                <w:delText>s</w:delText>
              </w:r>
            </w:del>
            <w:r w:rsidRPr="000B31EC">
              <w:rPr>
                <w:rFonts w:ascii="Times New Roman" w:hAnsi="Times New Roman"/>
                <w:szCs w:val="24"/>
                <w:lang w:val="en-US"/>
              </w:rPr>
              <w:t xml:space="preserve"> tasks</w:t>
            </w:r>
            <w:r w:rsidR="00421BF9" w:rsidRPr="000B31EC">
              <w:rPr>
                <w:rFonts w:ascii="Times New Roman" w:hAnsi="Times New Roman"/>
                <w:szCs w:val="24"/>
                <w:lang w:val="en-US"/>
              </w:rPr>
              <w:t>,</w:t>
            </w:r>
            <w:r w:rsidRPr="000B31EC">
              <w:rPr>
                <w:rFonts w:ascii="Times New Roman" w:hAnsi="Times New Roman"/>
                <w:szCs w:val="24"/>
                <w:lang w:val="en-US"/>
              </w:rPr>
              <w:t xml:space="preserve"> order</w:t>
            </w:r>
            <w:r w:rsidR="00421BF9" w:rsidRPr="000B31EC">
              <w:rPr>
                <w:rFonts w:ascii="Times New Roman" w:hAnsi="Times New Roman"/>
                <w:szCs w:val="24"/>
                <w:lang w:val="en-US"/>
              </w:rPr>
              <w:t>ed</w:t>
            </w:r>
            <w:r w:rsidRPr="000B31EC">
              <w:rPr>
                <w:rFonts w:ascii="Times New Roman" w:hAnsi="Times New Roman"/>
                <w:szCs w:val="24"/>
                <w:lang w:val="en-US"/>
              </w:rPr>
              <w:t xml:space="preserve"> by descending stop date.</w:t>
            </w:r>
          </w:p>
          <w:p w:rsidR="006E7EFD" w:rsidRPr="00F6228A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Use case ends.</w:t>
            </w:r>
          </w:p>
        </w:tc>
      </w:tr>
    </w:tbl>
    <w:p w:rsidR="006E7EFD" w:rsidRPr="00F6228A" w:rsidRDefault="006E7EFD" w:rsidP="006E7EFD">
      <w:pPr>
        <w:spacing w:before="60" w:after="60"/>
        <w:rPr>
          <w:rFonts w:ascii="Times New Roman" w:hAnsi="Times New Roman"/>
          <w:szCs w:val="24"/>
          <w:lang w:val="en-US"/>
        </w:rPr>
      </w:pPr>
    </w:p>
    <w:p w:rsidR="006E7EFD" w:rsidRPr="00F6228A" w:rsidRDefault="006E7EFD" w:rsidP="006E7EFD">
      <w:pPr>
        <w:spacing w:before="60" w:after="60"/>
        <w:rPr>
          <w:rFonts w:ascii="Times New Roman" w:hAnsi="Times New Roman"/>
          <w:szCs w:val="24"/>
          <w:lang w:val="en-US"/>
        </w:rPr>
      </w:pPr>
    </w:p>
    <w:tbl>
      <w:tblPr>
        <w:tblW w:w="0" w:type="auto"/>
        <w:tblInd w:w="60" w:type="dxa"/>
        <w:tblLayout w:type="fixed"/>
        <w:tblCellMar>
          <w:left w:w="60" w:type="dxa"/>
          <w:right w:w="60" w:type="dxa"/>
        </w:tblCellMar>
        <w:tblLook w:val="0000"/>
      </w:tblPr>
      <w:tblGrid>
        <w:gridCol w:w="1500"/>
        <w:gridCol w:w="2910"/>
        <w:gridCol w:w="2125"/>
        <w:gridCol w:w="3250"/>
      </w:tblGrid>
      <w:tr w:rsidR="006E7EFD" w:rsidRPr="000B31EC" w:rsidTr="004A6A1B">
        <w:trPr>
          <w:trHeight w:val="237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lastRenderedPageBreak/>
              <w:t>Related To:</w:t>
            </w:r>
          </w:p>
        </w:tc>
        <w:tc>
          <w:tcPr>
            <w:tcW w:w="291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Source</w:t>
            </w:r>
          </w:p>
        </w:tc>
        <w:tc>
          <w:tcPr>
            <w:tcW w:w="2125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Connector</w:t>
            </w:r>
          </w:p>
        </w:tc>
        <w:tc>
          <w:tcPr>
            <w:tcW w:w="325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Target</w:t>
            </w:r>
          </w:p>
        </w:tc>
      </w:tr>
      <w:tr w:rsidR="006E7EFD" w:rsidRPr="000B31EC" w:rsidTr="004A6A1B"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91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0B31EC" w:rsidRDefault="00DF5B6C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0B31EC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t xml:space="preserve">Acceptance </w:t>
            </w:r>
            <w:proofErr w:type="spellStart"/>
            <w:r w:rsidR="006E7EFD" w:rsidRPr="000B31EC">
              <w:rPr>
                <w:rFonts w:ascii="Times New Roman" w:hAnsi="Times New Roman"/>
                <w:szCs w:val="24"/>
                <w:lang w:val="en-US"/>
              </w:rPr>
              <w:t>Tests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t>Default</w:t>
            </w:r>
            <w:proofErr w:type="spellEnd"/>
            <w:r w:rsidR="006E7EFD" w:rsidRPr="000B31EC">
              <w:rPr>
                <w:rFonts w:ascii="Times New Roman" w:hAnsi="Times New Roman"/>
                <w:szCs w:val="24"/>
                <w:lang w:val="en-US"/>
              </w:rPr>
              <w:t xml:space="preserve"> sort with a task running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6E7EFD" w:rsidRPr="000B31EC" w:rsidRDefault="006E7EFD" w:rsidP="004A6A1B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125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spacing w:before="60" w:after="60"/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instrText>Connector.Type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t>Trace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25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spacing w:before="60" w:after="60"/>
              <w:rPr>
                <w:rFonts w:ascii="Times New Roman" w:hAnsi="Times New Roman"/>
                <w:sz w:val="20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Functional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17TL-003: TaskList.DefaultSort.CurrentTask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6E7EFD" w:rsidRPr="00F6228A" w:rsidRDefault="006E7EFD" w:rsidP="004A6A1B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</w:tr>
    </w:tbl>
    <w:p w:rsidR="006E7EFD" w:rsidRPr="00F6228A" w:rsidDel="00B47607" w:rsidRDefault="006E7EFD" w:rsidP="006E7EFD">
      <w:pPr>
        <w:spacing w:before="60" w:after="60"/>
        <w:rPr>
          <w:del w:id="509" w:author="David Silva" w:date="2013-05-27T21:10:00Z"/>
          <w:rFonts w:ascii="Times New Roman" w:hAnsi="Times New Roman"/>
          <w:szCs w:val="24"/>
          <w:lang w:val="en-US"/>
        </w:rPr>
      </w:pPr>
    </w:p>
    <w:bookmarkEnd w:id="500"/>
    <w:p w:rsidR="00ED3923" w:rsidRDefault="00ED3923">
      <w:pPr>
        <w:rPr>
          <w:rFonts w:eastAsia="Times New Roman"/>
          <w:szCs w:val="24"/>
          <w:lang w:val="en-US"/>
        </w:rPr>
      </w:pPr>
      <w:del w:id="510" w:author="David Silva" w:date="2013-05-27T21:10:00Z">
        <w:r w:rsidRPr="00F6228A" w:rsidDel="00B47607">
          <w:rPr>
            <w:rFonts w:eastAsia="Times New Roman"/>
            <w:szCs w:val="24"/>
            <w:lang w:val="en-US"/>
          </w:rPr>
          <w:br w:type="page"/>
        </w:r>
      </w:del>
    </w:p>
    <w:tbl>
      <w:tblPr>
        <w:tblW w:w="0" w:type="auto"/>
        <w:tblLayout w:type="fixed"/>
        <w:tblCellMar>
          <w:left w:w="60" w:type="dxa"/>
          <w:right w:w="60" w:type="dxa"/>
        </w:tblCellMar>
        <w:tblLook w:val="0000"/>
      </w:tblPr>
      <w:tblGrid>
        <w:gridCol w:w="1500"/>
        <w:gridCol w:w="2031"/>
        <w:gridCol w:w="2769"/>
        <w:gridCol w:w="3498"/>
      </w:tblGrid>
      <w:tr w:rsidR="00FA07DB" w:rsidRPr="000B31EC" w:rsidTr="00E8760D"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FA07DB" w:rsidRPr="00F6228A" w:rsidRDefault="00FA07DB" w:rsidP="00E8760D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bookmarkStart w:id="511" w:name="BKM_8B107EC6_6FE2_4b26_AA16_D49843C8AFC2"/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lastRenderedPageBreak/>
              <w:t>Use Case:</w:t>
            </w:r>
          </w:p>
        </w:tc>
        <w:tc>
          <w:tcPr>
            <w:tcW w:w="4800" w:type="dxa"/>
            <w:gridSpan w:val="2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FA07DB" w:rsidRPr="00F6228A" w:rsidRDefault="00DF5B6C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FA07DB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FA07DB" w:rsidRPr="00F6228A">
              <w:rPr>
                <w:rFonts w:ascii="Times New Roman" w:hAnsi="Times New Roman"/>
                <w:szCs w:val="24"/>
                <w:lang w:val="en-US"/>
              </w:rPr>
              <w:instrText>Element.Name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FA07DB" w:rsidRPr="00F6228A">
              <w:rPr>
                <w:rFonts w:ascii="Times New Roman" w:hAnsi="Times New Roman"/>
                <w:szCs w:val="24"/>
                <w:lang w:val="en-US"/>
              </w:rPr>
              <w:t>Save time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FA07DB" w:rsidRPr="00F6228A" w:rsidRDefault="00CD59BB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>
              <w:rPr>
                <w:rFonts w:ascii="Times New Roman" w:hAnsi="Times New Roman"/>
                <w:szCs w:val="24"/>
                <w:lang w:val="en-US"/>
              </w:rPr>
              <w:t>Test Id: T2</w:t>
            </w:r>
            <w:ins w:id="512" w:author="David Silva" w:date="2013-05-27T19:24:00Z">
              <w:r w:rsidR="00796DB7">
                <w:rPr>
                  <w:rFonts w:ascii="Times New Roman" w:hAnsi="Times New Roman"/>
                  <w:szCs w:val="24"/>
                  <w:lang w:val="en-US"/>
                </w:rPr>
                <w:t>8</w:t>
              </w:r>
            </w:ins>
            <w:del w:id="513" w:author="David Silva" w:date="2013-05-27T19:24:00Z">
              <w:r w:rsidDel="00796DB7">
                <w:rPr>
                  <w:rFonts w:ascii="Times New Roman" w:hAnsi="Times New Roman"/>
                  <w:szCs w:val="24"/>
                  <w:lang w:val="en-US"/>
                </w:rPr>
                <w:delText>9</w:delText>
              </w:r>
            </w:del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FA07DB" w:rsidRPr="00F6228A">
              <w:rPr>
                <w:rFonts w:ascii="Times New Roman" w:hAnsi="Times New Roman"/>
                <w:szCs w:val="24"/>
                <w:lang w:val="en-US"/>
              </w:rPr>
              <w:instrText>MERGEFIELD Element.Alias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FA07DB" w:rsidRPr="000B31EC" w:rsidTr="00E8760D"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FA07DB" w:rsidRPr="00F6228A" w:rsidRDefault="00FA07DB" w:rsidP="00E8760D">
            <w:pPr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Status:</w:t>
            </w:r>
          </w:p>
        </w:tc>
        <w:tc>
          <w:tcPr>
            <w:tcW w:w="2031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FA07DB" w:rsidRPr="00F6228A" w:rsidRDefault="00DF5B6C" w:rsidP="00E8760D">
            <w:pPr>
              <w:tabs>
                <w:tab w:val="left" w:pos="2160"/>
                <w:tab w:val="left" w:pos="3150"/>
                <w:tab w:val="left" w:pos="567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FA07DB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FA07DB" w:rsidRPr="00F6228A">
              <w:rPr>
                <w:rFonts w:ascii="Times New Roman" w:hAnsi="Times New Roman"/>
                <w:szCs w:val="24"/>
                <w:lang w:val="en-US"/>
              </w:rPr>
              <w:instrText>Element.Status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del w:id="514" w:author="David Silva" w:date="2013-05-27T21:24:00Z">
              <w:r w:rsidR="00FA07DB" w:rsidRPr="00F6228A" w:rsidDel="00A46F0C">
                <w:rPr>
                  <w:rFonts w:ascii="Times New Roman" w:hAnsi="Times New Roman"/>
                  <w:szCs w:val="24"/>
                  <w:lang w:val="en-US"/>
                </w:rPr>
                <w:delText>Proposed</w:delText>
              </w:r>
            </w:del>
            <w:ins w:id="515" w:author="David Silva" w:date="2013-05-27T21:24:00Z">
              <w:r w:rsidR="00A46F0C">
                <w:rPr>
                  <w:rFonts w:ascii="Times New Roman" w:hAnsi="Times New Roman"/>
                  <w:szCs w:val="24"/>
                  <w:lang w:val="en-US"/>
                </w:rPr>
                <w:t>Draft</w:t>
              </w:r>
            </w:ins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2769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FA07DB" w:rsidRPr="00F6228A" w:rsidRDefault="00FA07DB" w:rsidP="00E8760D">
            <w:pPr>
              <w:tabs>
                <w:tab w:val="left" w:pos="900"/>
                <w:tab w:val="left" w:pos="3150"/>
                <w:tab w:val="left" w:pos="5670"/>
              </w:tabs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Version: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Element.Version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1.0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FA07DB" w:rsidRPr="00F6228A" w:rsidRDefault="00FA07DB" w:rsidP="00E8760D">
            <w:pPr>
              <w:tabs>
                <w:tab w:val="left" w:pos="990"/>
                <w:tab w:val="left" w:pos="4590"/>
                <w:tab w:val="left" w:pos="567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Phase: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Element.Phase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1.0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FA07DB" w:rsidRPr="000B31EC" w:rsidTr="00E8760D">
        <w:trPr>
          <w:trHeight w:val="280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FA07DB" w:rsidRPr="00F6228A" w:rsidRDefault="00FA07DB" w:rsidP="00E8760D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Author:</w:t>
            </w:r>
          </w:p>
        </w:tc>
        <w:tc>
          <w:tcPr>
            <w:tcW w:w="2031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FA07DB" w:rsidRPr="00F6228A" w:rsidRDefault="00DF5B6C" w:rsidP="00E8760D">
            <w:pPr>
              <w:tabs>
                <w:tab w:val="left" w:pos="216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FA07DB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FA07DB" w:rsidRPr="00F6228A">
              <w:rPr>
                <w:rFonts w:ascii="Times New Roman" w:hAnsi="Times New Roman"/>
                <w:szCs w:val="24"/>
                <w:lang w:val="en-US"/>
              </w:rPr>
              <w:instrText>Element.Author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FA07DB" w:rsidRPr="00F6228A">
              <w:rPr>
                <w:rFonts w:ascii="Times New Roman" w:hAnsi="Times New Roman"/>
                <w:szCs w:val="24"/>
                <w:lang w:val="en-US"/>
              </w:rPr>
              <w:t>David Silva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2769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FA07DB" w:rsidRPr="00F6228A" w:rsidRDefault="00FA07DB" w:rsidP="00E8760D">
            <w:pPr>
              <w:tabs>
                <w:tab w:val="left" w:pos="90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Created: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Element.DateCreatedShort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16-05-2013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FA07DB" w:rsidRPr="00F6228A" w:rsidRDefault="00FA07DB" w:rsidP="00E8760D">
            <w:pPr>
              <w:tabs>
                <w:tab w:val="left" w:pos="99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del w:id="516" w:author="David Silva" w:date="2013-05-27T19:41:00Z"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delText>Modified:</w:delText>
              </w:r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tab/>
              </w:r>
              <w:r w:rsidR="00DF5B6C" w:rsidRPr="00F6228A" w:rsidDel="00280B27">
                <w:rPr>
                  <w:rFonts w:ascii="Times New Roman" w:hAnsi="Times New Roman"/>
                  <w:szCs w:val="24"/>
                  <w:lang w:val="en-US"/>
                </w:rPr>
                <w:fldChar w:fldCharType="begin" w:fldLock="1"/>
              </w:r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delInstrText>MERGEFIELD Element.DateModifiedShort</w:delInstrText>
              </w:r>
              <w:r w:rsidR="00DF5B6C" w:rsidRPr="00F6228A" w:rsidDel="00280B27">
                <w:rPr>
                  <w:rFonts w:ascii="Times New Roman" w:hAnsi="Times New Roman"/>
                  <w:szCs w:val="24"/>
                  <w:lang w:val="en-US"/>
                </w:rPr>
                <w:fldChar w:fldCharType="separate"/>
              </w:r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delText>16-05-2013</w:delText>
              </w:r>
              <w:r w:rsidR="00DF5B6C" w:rsidRPr="00F6228A" w:rsidDel="00280B27">
                <w:rPr>
                  <w:rFonts w:ascii="Times New Roman" w:hAnsi="Times New Roman"/>
                  <w:szCs w:val="24"/>
                  <w:lang w:val="en-US"/>
                </w:rPr>
                <w:fldChar w:fldCharType="end"/>
              </w:r>
            </w:del>
            <w:ins w:id="517" w:author="David Silva" w:date="2013-05-27T19:41:00Z">
              <w:r w:rsidR="00280B27">
                <w:rPr>
                  <w:rFonts w:ascii="Times New Roman" w:hAnsi="Times New Roman"/>
                  <w:szCs w:val="24"/>
                  <w:lang w:val="en-US"/>
                </w:rPr>
                <w:t>Modified: 21-05-2013</w:t>
              </w:r>
            </w:ins>
          </w:p>
        </w:tc>
      </w:tr>
      <w:tr w:rsidR="00FA07DB" w:rsidRPr="000B31EC" w:rsidTr="00E8760D">
        <w:trPr>
          <w:trHeight w:val="387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50" w:type="dxa"/>
              <w:left w:w="0" w:type="dxa"/>
              <w:bottom w:w="0" w:type="dxa"/>
              <w:right w:w="50" w:type="dxa"/>
            </w:tcMar>
          </w:tcPr>
          <w:p w:rsidR="00FA07DB" w:rsidRPr="00F6228A" w:rsidRDefault="00FA07DB" w:rsidP="00E8760D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Notes:</w:t>
            </w:r>
          </w:p>
        </w:tc>
        <w:tc>
          <w:tcPr>
            <w:tcW w:w="8298" w:type="dxa"/>
            <w:gridSpan w:val="3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50" w:type="dxa"/>
              <w:left w:w="0" w:type="dxa"/>
              <w:bottom w:w="0" w:type="dxa"/>
              <w:right w:w="50" w:type="dxa"/>
            </w:tcMar>
          </w:tcPr>
          <w:p w:rsidR="00FA07DB" w:rsidRPr="000B31EC" w:rsidRDefault="00DF5B6C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FA07DB" w:rsidRPr="000B31EC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FA07DB" w:rsidRPr="000B31EC">
              <w:rPr>
                <w:rFonts w:ascii="Times New Roman" w:hAnsi="Times New Roman"/>
                <w:szCs w:val="24"/>
                <w:lang w:val="en-US"/>
              </w:rPr>
              <w:instrText>Element.Notes</w:instrTex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  <w:p w:rsidR="00FA07DB" w:rsidRPr="000B31EC" w:rsidRDefault="00FA07DB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u w:val="single"/>
                <w:lang w:val="en-US"/>
              </w:rPr>
              <w:t>Start:</w:t>
            </w:r>
          </w:p>
          <w:p w:rsidR="00FA07DB" w:rsidRPr="000B31EC" w:rsidRDefault="00FA07DB" w:rsidP="00E8760D">
            <w:pPr>
              <w:pStyle w:val="PargrafodaLista"/>
              <w:numPr>
                <w:ilvl w:val="0"/>
                <w:numId w:val="19"/>
              </w:num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del w:id="518" w:author="João Martins" w:date="2013-05-26T21:38:00Z">
              <w:r w:rsidRPr="000B31EC" w:rsidDel="00DF3449">
                <w:rPr>
                  <w:rFonts w:ascii="Times New Roman" w:hAnsi="Times New Roman"/>
                  <w:szCs w:val="24"/>
                  <w:lang w:val="en-US"/>
                </w:rPr>
                <w:delText xml:space="preserve">1. </w:delText>
              </w:r>
            </w:del>
            <w:r w:rsidRPr="000B31EC">
              <w:rPr>
                <w:rFonts w:ascii="Times New Roman" w:hAnsi="Times New Roman"/>
                <w:szCs w:val="24"/>
                <w:lang w:val="en-US"/>
              </w:rPr>
              <w:t xml:space="preserve">Ensure that inactivity detection </w:t>
            </w:r>
            <w:del w:id="519" w:author="Carla" w:date="2013-05-29T23:52:00Z">
              <w:r w:rsidRPr="000B31EC" w:rsidDel="00C2152B">
                <w:rPr>
                  <w:rFonts w:ascii="Times New Roman" w:hAnsi="Times New Roman"/>
                  <w:szCs w:val="24"/>
                  <w:lang w:val="en-US"/>
                </w:rPr>
                <w:delText xml:space="preserve">are </w:delText>
              </w:r>
            </w:del>
            <w:ins w:id="520" w:author="Carla" w:date="2013-05-29T23:52:00Z">
              <w:r w:rsidR="00C2152B">
                <w:rPr>
                  <w:rFonts w:ascii="Times New Roman" w:hAnsi="Times New Roman"/>
                  <w:szCs w:val="24"/>
                  <w:lang w:val="en-US"/>
                </w:rPr>
                <w:t>is</w:t>
              </w:r>
              <w:r w:rsidR="00C2152B" w:rsidRPr="000B31EC">
                <w:rPr>
                  <w:rFonts w:ascii="Times New Roman" w:hAnsi="Times New Roman"/>
                  <w:szCs w:val="24"/>
                  <w:lang w:val="en-US"/>
                </w:rPr>
                <w:t xml:space="preserve"> </w:t>
              </w:r>
            </w:ins>
            <w:r w:rsidRPr="000B31EC">
              <w:rPr>
                <w:rFonts w:ascii="Times New Roman" w:hAnsi="Times New Roman"/>
                <w:szCs w:val="24"/>
                <w:lang w:val="en-US"/>
              </w:rPr>
              <w:t>enabled and an inactive time chosen</w:t>
            </w:r>
            <w:ins w:id="521" w:author="João Martins" w:date="2013-05-26T21:38:00Z">
              <w:r w:rsidR="00DF3449">
                <w:rPr>
                  <w:rFonts w:ascii="Times New Roman" w:hAnsi="Times New Roman"/>
                  <w:szCs w:val="24"/>
                  <w:lang w:val="en-US"/>
                </w:rPr>
                <w:t xml:space="preserve"> by clicking in settings button in the main window</w:t>
              </w:r>
            </w:ins>
          </w:p>
          <w:p w:rsidR="00FA07DB" w:rsidRPr="000B31EC" w:rsidRDefault="00FA07DB" w:rsidP="00E8760D">
            <w:pPr>
              <w:pStyle w:val="PargrafodaLista"/>
              <w:numPr>
                <w:ilvl w:val="0"/>
                <w:numId w:val="19"/>
              </w:num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del w:id="522" w:author="João Martins" w:date="2013-05-26T21:39:00Z">
              <w:r w:rsidRPr="000B31EC" w:rsidDel="00DF3449">
                <w:rPr>
                  <w:rFonts w:ascii="Times New Roman" w:hAnsi="Times New Roman"/>
                  <w:szCs w:val="24"/>
                  <w:lang w:val="en-US"/>
                </w:rPr>
                <w:delText xml:space="preserve">Activate </w:delText>
              </w:r>
            </w:del>
            <w:ins w:id="523" w:author="João Martins" w:date="2013-05-26T21:39:00Z">
              <w:r w:rsidR="00DF3449">
                <w:rPr>
                  <w:rFonts w:ascii="Times New Roman" w:hAnsi="Times New Roman"/>
                  <w:szCs w:val="24"/>
                  <w:lang w:val="en-US"/>
                </w:rPr>
                <w:t>Start</w:t>
              </w:r>
              <w:r w:rsidR="00DF3449" w:rsidRPr="000B31EC">
                <w:rPr>
                  <w:rFonts w:ascii="Times New Roman" w:hAnsi="Times New Roman"/>
                  <w:szCs w:val="24"/>
                  <w:lang w:val="en-US"/>
                </w:rPr>
                <w:t xml:space="preserve"> </w:t>
              </w:r>
            </w:ins>
            <w:r w:rsidRPr="000B31EC">
              <w:rPr>
                <w:rFonts w:ascii="Times New Roman" w:hAnsi="Times New Roman"/>
                <w:szCs w:val="24"/>
                <w:lang w:val="en-US"/>
              </w:rPr>
              <w:t>a task</w:t>
            </w:r>
            <w:ins w:id="524" w:author="João Martins" w:date="2013-05-26T21:39:00Z">
              <w:r w:rsidR="00DF3449">
                <w:rPr>
                  <w:rFonts w:ascii="Times New Roman" w:hAnsi="Times New Roman"/>
                  <w:szCs w:val="24"/>
                  <w:lang w:val="en-US"/>
                </w:rPr>
                <w:t xml:space="preserve"> by clicking start in a task from the task</w:t>
              </w:r>
            </w:ins>
            <w:ins w:id="525" w:author="Carla" w:date="2013-05-29T23:53:00Z">
              <w:r w:rsidR="00C2152B">
                <w:rPr>
                  <w:rFonts w:ascii="Times New Roman" w:hAnsi="Times New Roman"/>
                  <w:szCs w:val="24"/>
                  <w:lang w:val="en-US"/>
                </w:rPr>
                <w:t xml:space="preserve">s </w:t>
              </w:r>
            </w:ins>
            <w:ins w:id="526" w:author="João Martins" w:date="2013-05-26T21:39:00Z">
              <w:r w:rsidR="00DF3449">
                <w:rPr>
                  <w:rFonts w:ascii="Times New Roman" w:hAnsi="Times New Roman"/>
                  <w:szCs w:val="24"/>
                  <w:lang w:val="en-US"/>
                </w:rPr>
                <w:t>list</w:t>
              </w:r>
            </w:ins>
          </w:p>
          <w:p w:rsidR="00FA07DB" w:rsidRPr="000B31EC" w:rsidRDefault="00FA07DB" w:rsidP="00E8760D">
            <w:pPr>
              <w:pStyle w:val="PargrafodaLista"/>
              <w:numPr>
                <w:ilvl w:val="0"/>
                <w:numId w:val="19"/>
              </w:num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 xml:space="preserve">Wait the defined amount </w:t>
            </w:r>
            <w:ins w:id="527" w:author="Carla" w:date="2013-05-29T23:53:00Z">
              <w:r w:rsidR="00C2152B">
                <w:rPr>
                  <w:rFonts w:ascii="Times New Roman" w:hAnsi="Times New Roman"/>
                  <w:szCs w:val="24"/>
                  <w:lang w:val="en-US"/>
                </w:rPr>
                <w:t xml:space="preserve">of </w:t>
              </w:r>
            </w:ins>
            <w:r w:rsidRPr="000B31EC">
              <w:rPr>
                <w:rFonts w:ascii="Times New Roman" w:hAnsi="Times New Roman"/>
                <w:szCs w:val="24"/>
                <w:lang w:val="en-US"/>
              </w:rPr>
              <w:t xml:space="preserve">time without interacting with </w:t>
            </w:r>
            <w:ins w:id="528" w:author="Carla" w:date="2013-05-29T23:53:00Z">
              <w:r w:rsidR="00C2152B">
                <w:rPr>
                  <w:rFonts w:ascii="Times New Roman" w:hAnsi="Times New Roman"/>
                  <w:szCs w:val="24"/>
                  <w:lang w:val="en-US"/>
                </w:rPr>
                <w:t xml:space="preserve">the </w:t>
              </w:r>
            </w:ins>
            <w:r w:rsidRPr="000B31EC">
              <w:rPr>
                <w:rFonts w:ascii="Times New Roman" w:hAnsi="Times New Roman"/>
                <w:szCs w:val="24"/>
                <w:lang w:val="en-US"/>
              </w:rPr>
              <w:t xml:space="preserve">mouse nor </w:t>
            </w:r>
            <w:ins w:id="529" w:author="Carla" w:date="2013-05-29T23:53:00Z">
              <w:r w:rsidR="00C2152B">
                <w:rPr>
                  <w:rFonts w:ascii="Times New Roman" w:hAnsi="Times New Roman"/>
                  <w:szCs w:val="24"/>
                  <w:lang w:val="en-US"/>
                </w:rPr>
                <w:t xml:space="preserve">the </w:t>
              </w:r>
            </w:ins>
            <w:r w:rsidRPr="000B31EC">
              <w:rPr>
                <w:rFonts w:ascii="Times New Roman" w:hAnsi="Times New Roman"/>
                <w:szCs w:val="24"/>
                <w:lang w:val="en-US"/>
              </w:rPr>
              <w:t>keyboard</w:t>
            </w:r>
          </w:p>
          <w:p w:rsidR="00FA07DB" w:rsidRPr="000B31EC" w:rsidRDefault="00FA07DB" w:rsidP="00E8760D">
            <w:pPr>
              <w:pStyle w:val="PargrafodaLista"/>
              <w:numPr>
                <w:ilvl w:val="0"/>
                <w:numId w:val="19"/>
              </w:num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commentRangeStart w:id="530"/>
            <w:r w:rsidRPr="000B31EC">
              <w:rPr>
                <w:rFonts w:ascii="Times New Roman" w:hAnsi="Times New Roman"/>
                <w:szCs w:val="24"/>
                <w:lang w:val="en-US"/>
              </w:rPr>
              <w:t>Interact with one or both</w:t>
            </w:r>
            <w:commentRangeEnd w:id="530"/>
            <w:r w:rsidR="00C2152B">
              <w:rPr>
                <w:rStyle w:val="Refdecomentrio"/>
                <w:rFonts w:ascii="Arial" w:eastAsiaTheme="minorEastAsia" w:hAnsi="Arial"/>
                <w:color w:val="000000"/>
                <w:lang w:val="en-AU" w:eastAsia="pt-PT"/>
              </w:rPr>
              <w:commentReference w:id="530"/>
            </w:r>
          </w:p>
          <w:p w:rsidR="00FA07DB" w:rsidRPr="000B31EC" w:rsidRDefault="00FA07DB" w:rsidP="00E8760D">
            <w:pPr>
              <w:pStyle w:val="PargrafodaLista"/>
              <w:numPr>
                <w:ilvl w:val="0"/>
                <w:numId w:val="19"/>
              </w:num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>Select save time</w:t>
            </w:r>
            <w:ins w:id="531" w:author="Carla" w:date="2013-05-29T23:54:00Z">
              <w:r w:rsidR="00C2152B">
                <w:rPr>
                  <w:rFonts w:ascii="Times New Roman" w:hAnsi="Times New Roman"/>
                  <w:szCs w:val="24"/>
                  <w:lang w:val="en-US"/>
                </w:rPr>
                <w:t xml:space="preserve"> from the window presented by the system.</w:t>
              </w:r>
            </w:ins>
          </w:p>
          <w:p w:rsidR="00FA07DB" w:rsidRPr="000B31EC" w:rsidRDefault="00FA07DB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</w:p>
          <w:p w:rsidR="00FA07DB" w:rsidRPr="000B31EC" w:rsidRDefault="00FA07DB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u w:val="single"/>
                <w:lang w:val="en-US"/>
              </w:rPr>
              <w:t>Result:</w:t>
            </w:r>
          </w:p>
          <w:p w:rsidR="00FA07DB" w:rsidRPr="000636FA" w:rsidRDefault="00FA07DB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636FA">
              <w:rPr>
                <w:rFonts w:ascii="Times New Roman" w:hAnsi="Times New Roman"/>
                <w:szCs w:val="24"/>
                <w:lang w:val="en-US"/>
              </w:rPr>
              <w:t xml:space="preserve">Time is saved into task data in the database and </w:t>
            </w:r>
            <w:ins w:id="532" w:author="Carla" w:date="2013-05-29T23:54:00Z">
              <w:r w:rsidR="00C2152B">
                <w:rPr>
                  <w:rFonts w:ascii="Times New Roman" w:hAnsi="Times New Roman"/>
                  <w:szCs w:val="24"/>
                  <w:lang w:val="en-US"/>
                </w:rPr>
                <w:t xml:space="preserve">the </w:t>
              </w:r>
            </w:ins>
            <w:r w:rsidRPr="000636FA">
              <w:rPr>
                <w:rFonts w:ascii="Times New Roman" w:hAnsi="Times New Roman"/>
                <w:szCs w:val="24"/>
                <w:lang w:val="en-US"/>
              </w:rPr>
              <w:t>task continues.</w:t>
            </w:r>
          </w:p>
          <w:p w:rsidR="00FA07DB" w:rsidRPr="00F6228A" w:rsidRDefault="00FA07DB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Use case ends.</w:t>
            </w:r>
          </w:p>
        </w:tc>
      </w:tr>
    </w:tbl>
    <w:p w:rsidR="00FA07DB" w:rsidRPr="00F6228A" w:rsidRDefault="00FA07DB" w:rsidP="00FA07DB">
      <w:pPr>
        <w:spacing w:before="60" w:after="60"/>
        <w:rPr>
          <w:rFonts w:ascii="Times New Roman" w:hAnsi="Times New Roman"/>
          <w:szCs w:val="24"/>
          <w:lang w:val="en-US"/>
        </w:rPr>
      </w:pPr>
    </w:p>
    <w:tbl>
      <w:tblPr>
        <w:tblW w:w="0" w:type="auto"/>
        <w:tblInd w:w="60" w:type="dxa"/>
        <w:tblLayout w:type="fixed"/>
        <w:tblCellMar>
          <w:left w:w="60" w:type="dxa"/>
          <w:right w:w="60" w:type="dxa"/>
        </w:tblCellMar>
        <w:tblLook w:val="0000"/>
      </w:tblPr>
      <w:tblGrid>
        <w:gridCol w:w="1500"/>
        <w:gridCol w:w="2910"/>
        <w:gridCol w:w="2125"/>
        <w:gridCol w:w="3250"/>
      </w:tblGrid>
      <w:tr w:rsidR="00FA07DB" w:rsidRPr="000B31EC" w:rsidTr="00E8760D">
        <w:trPr>
          <w:trHeight w:val="237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A07DB" w:rsidRPr="00F6228A" w:rsidRDefault="00FA07DB" w:rsidP="00E8760D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Related To:</w:t>
            </w:r>
          </w:p>
        </w:tc>
        <w:tc>
          <w:tcPr>
            <w:tcW w:w="291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A07DB" w:rsidRPr="00F6228A" w:rsidRDefault="00FA07DB" w:rsidP="00E8760D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Source</w:t>
            </w:r>
          </w:p>
        </w:tc>
        <w:tc>
          <w:tcPr>
            <w:tcW w:w="2125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A07DB" w:rsidRPr="00F6228A" w:rsidRDefault="00FA07DB" w:rsidP="00E8760D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Connector</w:t>
            </w:r>
          </w:p>
        </w:tc>
        <w:tc>
          <w:tcPr>
            <w:tcW w:w="325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A07DB" w:rsidRPr="00F6228A" w:rsidRDefault="00FA07DB" w:rsidP="00E8760D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Target</w:t>
            </w:r>
          </w:p>
        </w:tc>
      </w:tr>
      <w:tr w:rsidR="00FA07DB" w:rsidRPr="000B31EC" w:rsidTr="00E8760D"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FA07DB" w:rsidRPr="00F6228A" w:rsidRDefault="00FA07DB" w:rsidP="00E8760D">
            <w:pPr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91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FA07DB" w:rsidRPr="00F6228A" w:rsidRDefault="00DF5B6C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FA07DB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FA07DB" w:rsidRPr="00F6228A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FA07DB" w:rsidRPr="00F6228A">
              <w:rPr>
                <w:rFonts w:ascii="Times New Roman" w:hAnsi="Times New Roman"/>
                <w:szCs w:val="24"/>
                <w:lang w:val="en-US"/>
              </w:rPr>
              <w:t xml:space="preserve">Acceptance </w:t>
            </w:r>
            <w:proofErr w:type="spellStart"/>
            <w:r w:rsidR="00FA07DB" w:rsidRPr="00F6228A">
              <w:rPr>
                <w:rFonts w:ascii="Times New Roman" w:hAnsi="Times New Roman"/>
                <w:szCs w:val="24"/>
                <w:lang w:val="en-US"/>
              </w:rPr>
              <w:t>Tests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FA07DB" w:rsidRPr="00F6228A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FA07DB" w:rsidRPr="00F6228A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FA07DB" w:rsidRPr="00F6228A">
              <w:rPr>
                <w:rFonts w:ascii="Times New Roman" w:hAnsi="Times New Roman"/>
                <w:szCs w:val="24"/>
                <w:lang w:val="en-US"/>
              </w:rPr>
              <w:t>Save</w:t>
            </w:r>
            <w:proofErr w:type="spellEnd"/>
            <w:r w:rsidR="00FA07DB" w:rsidRPr="00F6228A">
              <w:rPr>
                <w:rFonts w:ascii="Times New Roman" w:hAnsi="Times New Roman"/>
                <w:szCs w:val="24"/>
                <w:lang w:val="en-US"/>
              </w:rPr>
              <w:t xml:space="preserve"> time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FA07DB" w:rsidRPr="00F6228A" w:rsidRDefault="00FA07DB" w:rsidP="00E8760D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125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FA07DB" w:rsidRPr="00F6228A" w:rsidRDefault="00DF5B6C" w:rsidP="00E8760D">
            <w:pPr>
              <w:spacing w:before="60" w:after="60"/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FA07DB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FA07DB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instrText>Connector.Type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FA07DB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t>Trace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25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FA07DB" w:rsidRPr="00F6228A" w:rsidRDefault="00DF5B6C" w:rsidP="00E8760D">
            <w:pPr>
              <w:spacing w:before="60" w:after="60"/>
              <w:rPr>
                <w:rFonts w:ascii="Times New Roman" w:hAnsi="Times New Roman"/>
                <w:sz w:val="20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FA07DB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FA07DB" w:rsidRPr="00F6228A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FA07DB" w:rsidRPr="00F6228A">
              <w:rPr>
                <w:rFonts w:ascii="Times New Roman" w:hAnsi="Times New Roman"/>
                <w:szCs w:val="24"/>
                <w:lang w:val="en-US"/>
              </w:rPr>
              <w:t>Functional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FA07DB" w:rsidRPr="00F6228A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FA07DB" w:rsidRPr="00F6228A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FA07DB" w:rsidRPr="00F6228A">
              <w:rPr>
                <w:rFonts w:ascii="Times New Roman" w:hAnsi="Times New Roman"/>
                <w:szCs w:val="24"/>
                <w:lang w:val="en-US"/>
              </w:rPr>
              <w:t>8AI-003-Inactivity.Notify.Adds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FA07DB" w:rsidRPr="00F6228A" w:rsidRDefault="00FA07DB" w:rsidP="00E8760D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</w:tr>
      <w:tr w:rsidR="00FA07DB" w:rsidRPr="000B31EC" w:rsidTr="00E8760D"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FA07DB" w:rsidRPr="00F6228A" w:rsidRDefault="00FA07DB" w:rsidP="00E8760D">
            <w:pPr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91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FA07DB" w:rsidRPr="00F6228A" w:rsidRDefault="00DF5B6C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FA07DB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FA07DB" w:rsidRPr="00F6228A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FA07DB" w:rsidRPr="00F6228A">
              <w:rPr>
                <w:rFonts w:ascii="Times New Roman" w:hAnsi="Times New Roman"/>
                <w:szCs w:val="24"/>
                <w:lang w:val="en-US"/>
              </w:rPr>
              <w:t xml:space="preserve">Acceptance </w:t>
            </w:r>
            <w:proofErr w:type="spellStart"/>
            <w:r w:rsidR="00FA07DB" w:rsidRPr="00F6228A">
              <w:rPr>
                <w:rFonts w:ascii="Times New Roman" w:hAnsi="Times New Roman"/>
                <w:szCs w:val="24"/>
                <w:lang w:val="en-US"/>
              </w:rPr>
              <w:t>Tests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FA07DB" w:rsidRPr="00F6228A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FA07DB" w:rsidRPr="00F6228A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FA07DB" w:rsidRPr="00F6228A">
              <w:rPr>
                <w:rFonts w:ascii="Times New Roman" w:hAnsi="Times New Roman"/>
                <w:szCs w:val="24"/>
                <w:lang w:val="en-US"/>
              </w:rPr>
              <w:t>Save</w:t>
            </w:r>
            <w:proofErr w:type="spellEnd"/>
            <w:r w:rsidR="00FA07DB" w:rsidRPr="00F6228A">
              <w:rPr>
                <w:rFonts w:ascii="Times New Roman" w:hAnsi="Times New Roman"/>
                <w:szCs w:val="24"/>
                <w:lang w:val="en-US"/>
              </w:rPr>
              <w:t xml:space="preserve"> time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FA07DB" w:rsidRPr="00F6228A" w:rsidRDefault="00FA07DB" w:rsidP="00E8760D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125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FA07DB" w:rsidRPr="00F6228A" w:rsidRDefault="00DF5B6C" w:rsidP="00E8760D">
            <w:pPr>
              <w:spacing w:before="60" w:after="60"/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FA07DB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FA07DB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instrText>Connector.Type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FA07DB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t>Trace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25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FA07DB" w:rsidRPr="00F6228A" w:rsidRDefault="00DF5B6C" w:rsidP="00E8760D">
            <w:pPr>
              <w:spacing w:before="60" w:after="60"/>
              <w:rPr>
                <w:rFonts w:ascii="Times New Roman" w:hAnsi="Times New Roman"/>
                <w:sz w:val="20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FA07DB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FA07DB" w:rsidRPr="00F6228A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FA07DB" w:rsidRPr="00F6228A">
              <w:rPr>
                <w:rFonts w:ascii="Times New Roman" w:hAnsi="Times New Roman"/>
                <w:szCs w:val="24"/>
                <w:lang w:val="en-US"/>
              </w:rPr>
              <w:t>Functional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FA07DB" w:rsidRPr="00F6228A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FA07DB" w:rsidRPr="00F6228A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FA07DB" w:rsidRPr="00F6228A">
              <w:rPr>
                <w:rFonts w:ascii="Times New Roman" w:hAnsi="Times New Roman"/>
                <w:szCs w:val="24"/>
                <w:lang w:val="en-US"/>
              </w:rPr>
              <w:t>8AI-002-Inactivity.Notify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FA07DB" w:rsidRPr="00F6228A" w:rsidRDefault="00FA07DB" w:rsidP="00E8760D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</w:tr>
      <w:tr w:rsidR="00FA07DB" w:rsidRPr="000B31EC" w:rsidTr="00E8760D"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FA07DB" w:rsidRPr="00F6228A" w:rsidRDefault="00FA07DB" w:rsidP="00E8760D">
            <w:pPr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91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FA07DB" w:rsidRPr="00F6228A" w:rsidRDefault="00DF5B6C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FA07DB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FA07DB" w:rsidRPr="00F6228A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FA07DB" w:rsidRPr="00F6228A">
              <w:rPr>
                <w:rFonts w:ascii="Times New Roman" w:hAnsi="Times New Roman"/>
                <w:szCs w:val="24"/>
                <w:lang w:val="en-US"/>
              </w:rPr>
              <w:t xml:space="preserve">Acceptance </w:t>
            </w:r>
            <w:proofErr w:type="spellStart"/>
            <w:r w:rsidR="00FA07DB" w:rsidRPr="00F6228A">
              <w:rPr>
                <w:rFonts w:ascii="Times New Roman" w:hAnsi="Times New Roman"/>
                <w:szCs w:val="24"/>
                <w:lang w:val="en-US"/>
              </w:rPr>
              <w:t>Tests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FA07DB" w:rsidRPr="00F6228A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FA07DB" w:rsidRPr="00F6228A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FA07DB" w:rsidRPr="00F6228A">
              <w:rPr>
                <w:rFonts w:ascii="Times New Roman" w:hAnsi="Times New Roman"/>
                <w:szCs w:val="24"/>
                <w:lang w:val="en-US"/>
              </w:rPr>
              <w:t>Save</w:t>
            </w:r>
            <w:proofErr w:type="spellEnd"/>
            <w:r w:rsidR="00FA07DB" w:rsidRPr="00F6228A">
              <w:rPr>
                <w:rFonts w:ascii="Times New Roman" w:hAnsi="Times New Roman"/>
                <w:szCs w:val="24"/>
                <w:lang w:val="en-US"/>
              </w:rPr>
              <w:t xml:space="preserve"> time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FA07DB" w:rsidRPr="00F6228A" w:rsidRDefault="00FA07DB" w:rsidP="00E8760D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125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FA07DB" w:rsidRPr="00F6228A" w:rsidRDefault="00DF5B6C" w:rsidP="00E8760D">
            <w:pPr>
              <w:spacing w:before="60" w:after="60"/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FA07DB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FA07DB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instrText>Connector.Type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FA07DB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t>Trace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25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FA07DB" w:rsidRPr="00F6228A" w:rsidRDefault="00DF5B6C" w:rsidP="00E8760D">
            <w:pPr>
              <w:spacing w:before="60" w:after="60"/>
              <w:rPr>
                <w:rFonts w:ascii="Times New Roman" w:hAnsi="Times New Roman"/>
                <w:sz w:val="20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FA07DB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FA07DB" w:rsidRPr="00F6228A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FA07DB" w:rsidRPr="00F6228A">
              <w:rPr>
                <w:rFonts w:ascii="Times New Roman" w:hAnsi="Times New Roman"/>
                <w:szCs w:val="24"/>
                <w:lang w:val="en-US"/>
              </w:rPr>
              <w:t>Functional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FA07DB" w:rsidRPr="00F6228A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FA07DB" w:rsidRPr="00F6228A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FA07DB" w:rsidRPr="00F6228A">
              <w:rPr>
                <w:rFonts w:ascii="Times New Roman" w:hAnsi="Times New Roman"/>
                <w:szCs w:val="24"/>
                <w:lang w:val="en-US"/>
              </w:rPr>
              <w:t>8AI-001-Inactivity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FA07DB" w:rsidRPr="00F6228A" w:rsidRDefault="00FA07DB" w:rsidP="00E8760D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</w:tr>
      <w:bookmarkEnd w:id="511"/>
    </w:tbl>
    <w:p w:rsidR="00FA07DB" w:rsidRPr="00F6228A" w:rsidRDefault="00FA07DB" w:rsidP="00FA07DB">
      <w:pPr>
        <w:rPr>
          <w:rFonts w:eastAsia="Times New Roman"/>
          <w:szCs w:val="24"/>
          <w:lang w:val="en-US"/>
        </w:rPr>
      </w:pPr>
    </w:p>
    <w:p w:rsidR="00FA07DB" w:rsidRDefault="00FA07DB">
      <w:pPr>
        <w:rPr>
          <w:rFonts w:eastAsia="Times New Roman"/>
          <w:szCs w:val="24"/>
          <w:lang w:val="en-US"/>
        </w:rPr>
      </w:pPr>
    </w:p>
    <w:p w:rsidR="008E51E2" w:rsidRDefault="008E51E2">
      <w:pPr>
        <w:rPr>
          <w:rFonts w:eastAsia="Times New Roman"/>
          <w:szCs w:val="24"/>
          <w:lang w:val="en-US"/>
        </w:rPr>
      </w:pPr>
      <w:r>
        <w:rPr>
          <w:rFonts w:eastAsia="Times New Roman"/>
          <w:szCs w:val="24"/>
          <w:lang w:val="en-US"/>
        </w:rPr>
        <w:br w:type="page"/>
      </w:r>
    </w:p>
    <w:tbl>
      <w:tblPr>
        <w:tblW w:w="0" w:type="auto"/>
        <w:tblLayout w:type="fixed"/>
        <w:tblCellMar>
          <w:left w:w="60" w:type="dxa"/>
          <w:right w:w="60" w:type="dxa"/>
        </w:tblCellMar>
        <w:tblLook w:val="0000"/>
      </w:tblPr>
      <w:tblGrid>
        <w:gridCol w:w="1500"/>
        <w:gridCol w:w="2031"/>
        <w:gridCol w:w="2769"/>
        <w:gridCol w:w="3498"/>
      </w:tblGrid>
      <w:tr w:rsidR="00FA07DB" w:rsidRPr="000B31EC" w:rsidTr="00E8760D"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FA07DB" w:rsidRPr="00F6228A" w:rsidRDefault="00FA07DB" w:rsidP="00E8760D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bookmarkStart w:id="533" w:name="BKM_276930D5_2DBD_4a21_854B_0614DD45ED94"/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lastRenderedPageBreak/>
              <w:t>Use Case:</w:t>
            </w:r>
          </w:p>
        </w:tc>
        <w:tc>
          <w:tcPr>
            <w:tcW w:w="4800" w:type="dxa"/>
            <w:gridSpan w:val="2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FA07DB" w:rsidRPr="00F6228A" w:rsidRDefault="00DF5B6C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FA07DB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FA07DB" w:rsidRPr="00F6228A">
              <w:rPr>
                <w:rFonts w:ascii="Times New Roman" w:hAnsi="Times New Roman"/>
                <w:szCs w:val="24"/>
                <w:lang w:val="en-US"/>
              </w:rPr>
              <w:instrText>Element.Name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FA07DB" w:rsidRPr="00F6228A">
              <w:rPr>
                <w:rFonts w:ascii="Times New Roman" w:hAnsi="Times New Roman"/>
                <w:szCs w:val="24"/>
                <w:lang w:val="en-US"/>
              </w:rPr>
              <w:t>Ignore time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FA07DB" w:rsidRPr="00F6228A" w:rsidRDefault="00CD59BB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>
              <w:rPr>
                <w:rFonts w:ascii="Times New Roman" w:hAnsi="Times New Roman"/>
                <w:szCs w:val="24"/>
                <w:lang w:val="en-US"/>
              </w:rPr>
              <w:t>Test Id: T</w:t>
            </w:r>
            <w:ins w:id="534" w:author="David Silva" w:date="2013-05-27T19:24:00Z">
              <w:r w:rsidR="00796DB7">
                <w:rPr>
                  <w:rFonts w:ascii="Times New Roman" w:hAnsi="Times New Roman"/>
                  <w:szCs w:val="24"/>
                  <w:lang w:val="en-US"/>
                </w:rPr>
                <w:t>29</w:t>
              </w:r>
            </w:ins>
            <w:del w:id="535" w:author="David Silva" w:date="2013-05-27T19:24:00Z">
              <w:r w:rsidDel="00796DB7">
                <w:rPr>
                  <w:rFonts w:ascii="Times New Roman" w:hAnsi="Times New Roman"/>
                  <w:szCs w:val="24"/>
                  <w:lang w:val="en-US"/>
                </w:rPr>
                <w:delText>30</w:delText>
              </w:r>
            </w:del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FA07DB" w:rsidRPr="00F6228A">
              <w:rPr>
                <w:rFonts w:ascii="Times New Roman" w:hAnsi="Times New Roman"/>
                <w:szCs w:val="24"/>
                <w:lang w:val="en-US"/>
              </w:rPr>
              <w:instrText>MERGEFIELD Element.Alias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FA07DB" w:rsidRPr="000B31EC" w:rsidTr="00E8760D"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FA07DB" w:rsidRPr="00F6228A" w:rsidRDefault="00FA07DB" w:rsidP="00E8760D">
            <w:pPr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Status:</w:t>
            </w:r>
          </w:p>
        </w:tc>
        <w:tc>
          <w:tcPr>
            <w:tcW w:w="2031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FA07DB" w:rsidRPr="00F6228A" w:rsidRDefault="00DF5B6C" w:rsidP="00E8760D">
            <w:pPr>
              <w:tabs>
                <w:tab w:val="left" w:pos="2160"/>
                <w:tab w:val="left" w:pos="3150"/>
                <w:tab w:val="left" w:pos="567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FA07DB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FA07DB" w:rsidRPr="00F6228A">
              <w:rPr>
                <w:rFonts w:ascii="Times New Roman" w:hAnsi="Times New Roman"/>
                <w:szCs w:val="24"/>
                <w:lang w:val="en-US"/>
              </w:rPr>
              <w:instrText>Element.Status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del w:id="536" w:author="David Silva" w:date="2013-05-27T21:24:00Z">
              <w:r w:rsidR="00FA07DB" w:rsidRPr="00F6228A" w:rsidDel="00A46F0C">
                <w:rPr>
                  <w:rFonts w:ascii="Times New Roman" w:hAnsi="Times New Roman"/>
                  <w:szCs w:val="24"/>
                  <w:lang w:val="en-US"/>
                </w:rPr>
                <w:delText>Proposed</w:delText>
              </w:r>
            </w:del>
            <w:ins w:id="537" w:author="David Silva" w:date="2013-05-27T21:24:00Z">
              <w:r w:rsidR="00A46F0C">
                <w:rPr>
                  <w:rFonts w:ascii="Times New Roman" w:hAnsi="Times New Roman"/>
                  <w:szCs w:val="24"/>
                  <w:lang w:val="en-US"/>
                </w:rPr>
                <w:t>Draft</w:t>
              </w:r>
            </w:ins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2769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FA07DB" w:rsidRPr="00F6228A" w:rsidRDefault="00FA07DB" w:rsidP="00E8760D">
            <w:pPr>
              <w:tabs>
                <w:tab w:val="left" w:pos="900"/>
                <w:tab w:val="left" w:pos="3150"/>
                <w:tab w:val="left" w:pos="5670"/>
              </w:tabs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Version: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Element.Version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1.0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FA07DB" w:rsidRPr="00F6228A" w:rsidRDefault="00FA07DB" w:rsidP="00E8760D">
            <w:pPr>
              <w:tabs>
                <w:tab w:val="left" w:pos="990"/>
                <w:tab w:val="left" w:pos="4590"/>
                <w:tab w:val="left" w:pos="567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Phase: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Element.Phase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1.0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FA07DB" w:rsidRPr="000B31EC" w:rsidTr="00E8760D">
        <w:trPr>
          <w:trHeight w:val="280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FA07DB" w:rsidRPr="00F6228A" w:rsidRDefault="00FA07DB" w:rsidP="00E8760D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Author:</w:t>
            </w:r>
          </w:p>
        </w:tc>
        <w:tc>
          <w:tcPr>
            <w:tcW w:w="2031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FA07DB" w:rsidRPr="00F6228A" w:rsidRDefault="00DF5B6C" w:rsidP="00E8760D">
            <w:pPr>
              <w:tabs>
                <w:tab w:val="left" w:pos="216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FA07DB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FA07DB" w:rsidRPr="00F6228A">
              <w:rPr>
                <w:rFonts w:ascii="Times New Roman" w:hAnsi="Times New Roman"/>
                <w:szCs w:val="24"/>
                <w:lang w:val="en-US"/>
              </w:rPr>
              <w:instrText>Element.Author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FA07DB" w:rsidRPr="00F6228A">
              <w:rPr>
                <w:rFonts w:ascii="Times New Roman" w:hAnsi="Times New Roman"/>
                <w:szCs w:val="24"/>
                <w:lang w:val="en-US"/>
              </w:rPr>
              <w:t>David Silva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2769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FA07DB" w:rsidRPr="00F6228A" w:rsidRDefault="00FA07DB" w:rsidP="00E8760D">
            <w:pPr>
              <w:tabs>
                <w:tab w:val="left" w:pos="90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Created: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Element.DateCreatedShort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16-05-2013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FA07DB" w:rsidRPr="00F6228A" w:rsidRDefault="00FA07DB" w:rsidP="00E8760D">
            <w:pPr>
              <w:tabs>
                <w:tab w:val="left" w:pos="99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del w:id="538" w:author="David Silva" w:date="2013-05-27T19:41:00Z"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delText>Modified:</w:delText>
              </w:r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tab/>
              </w:r>
              <w:r w:rsidR="00DF5B6C" w:rsidRPr="00F6228A" w:rsidDel="00280B27">
                <w:rPr>
                  <w:rFonts w:ascii="Times New Roman" w:hAnsi="Times New Roman"/>
                  <w:szCs w:val="24"/>
                  <w:lang w:val="en-US"/>
                </w:rPr>
                <w:fldChar w:fldCharType="begin" w:fldLock="1"/>
              </w:r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delInstrText>MERGEFIELD Element.DateModifiedShort</w:delInstrText>
              </w:r>
              <w:r w:rsidR="00DF5B6C" w:rsidRPr="00F6228A" w:rsidDel="00280B27">
                <w:rPr>
                  <w:rFonts w:ascii="Times New Roman" w:hAnsi="Times New Roman"/>
                  <w:szCs w:val="24"/>
                  <w:lang w:val="en-US"/>
                </w:rPr>
                <w:fldChar w:fldCharType="separate"/>
              </w:r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delText>16-05-2013</w:delText>
              </w:r>
              <w:r w:rsidR="00DF5B6C" w:rsidRPr="00F6228A" w:rsidDel="00280B27">
                <w:rPr>
                  <w:rFonts w:ascii="Times New Roman" w:hAnsi="Times New Roman"/>
                  <w:szCs w:val="24"/>
                  <w:lang w:val="en-US"/>
                </w:rPr>
                <w:fldChar w:fldCharType="end"/>
              </w:r>
            </w:del>
            <w:ins w:id="539" w:author="David Silva" w:date="2013-05-27T19:41:00Z">
              <w:r w:rsidR="00280B27">
                <w:rPr>
                  <w:rFonts w:ascii="Times New Roman" w:hAnsi="Times New Roman"/>
                  <w:szCs w:val="24"/>
                  <w:lang w:val="en-US"/>
                </w:rPr>
                <w:t>Modified: 21-05-2013</w:t>
              </w:r>
            </w:ins>
          </w:p>
        </w:tc>
      </w:tr>
      <w:tr w:rsidR="00FA07DB" w:rsidRPr="000B31EC" w:rsidTr="00E8760D">
        <w:trPr>
          <w:trHeight w:val="387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50" w:type="dxa"/>
              <w:left w:w="0" w:type="dxa"/>
              <w:bottom w:w="0" w:type="dxa"/>
              <w:right w:w="50" w:type="dxa"/>
            </w:tcMar>
          </w:tcPr>
          <w:p w:rsidR="00FA07DB" w:rsidRPr="000636FA" w:rsidRDefault="00FA07DB" w:rsidP="00E8760D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0636FA">
              <w:rPr>
                <w:rFonts w:ascii="Times New Roman" w:hAnsi="Times New Roman"/>
                <w:b/>
                <w:szCs w:val="24"/>
                <w:lang w:val="en-US"/>
              </w:rPr>
              <w:t>Notes:</w:t>
            </w:r>
          </w:p>
        </w:tc>
        <w:tc>
          <w:tcPr>
            <w:tcW w:w="8298" w:type="dxa"/>
            <w:gridSpan w:val="3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50" w:type="dxa"/>
              <w:left w:w="0" w:type="dxa"/>
              <w:bottom w:w="0" w:type="dxa"/>
              <w:right w:w="50" w:type="dxa"/>
            </w:tcMar>
          </w:tcPr>
          <w:p w:rsidR="00FA07DB" w:rsidRPr="000636FA" w:rsidRDefault="00DF5B6C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636FA">
              <w:rPr>
                <w:sz w:val="20"/>
                <w:szCs w:val="24"/>
                <w:lang w:val="en-US"/>
              </w:rPr>
              <w:fldChar w:fldCharType="begin" w:fldLock="1"/>
            </w:r>
            <w:r w:rsidR="00FA07DB" w:rsidRPr="000636F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FA07DB" w:rsidRPr="000636FA">
              <w:rPr>
                <w:rFonts w:ascii="Times New Roman" w:hAnsi="Times New Roman"/>
                <w:szCs w:val="24"/>
                <w:lang w:val="en-US"/>
              </w:rPr>
              <w:instrText>Element.Notes</w:instrText>
            </w:r>
            <w:r w:rsidRPr="000636FA">
              <w:rPr>
                <w:sz w:val="20"/>
                <w:szCs w:val="24"/>
                <w:lang w:val="en-US"/>
              </w:rPr>
              <w:fldChar w:fldCharType="end"/>
            </w:r>
          </w:p>
          <w:p w:rsidR="00FA07DB" w:rsidRPr="000636FA" w:rsidRDefault="00FA07DB" w:rsidP="00E8760D">
            <w:pPr>
              <w:spacing w:before="60" w:after="60"/>
              <w:rPr>
                <w:rFonts w:ascii="Times New Roman" w:hAnsi="Times New Roman"/>
                <w:szCs w:val="24"/>
                <w:u w:val="single"/>
                <w:lang w:val="en-US"/>
              </w:rPr>
            </w:pPr>
            <w:r w:rsidRPr="000636FA">
              <w:rPr>
                <w:rFonts w:ascii="Times New Roman" w:hAnsi="Times New Roman"/>
                <w:szCs w:val="24"/>
                <w:u w:val="single"/>
                <w:lang w:val="en-US"/>
              </w:rPr>
              <w:t>Start:</w:t>
            </w:r>
          </w:p>
          <w:p w:rsidR="00FA07DB" w:rsidRPr="000636FA" w:rsidRDefault="00FA07DB" w:rsidP="00E8760D">
            <w:pPr>
              <w:pStyle w:val="PargrafodaLista"/>
              <w:numPr>
                <w:ilvl w:val="0"/>
                <w:numId w:val="17"/>
              </w:num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commentRangeStart w:id="540"/>
            <w:r w:rsidRPr="000636FA">
              <w:rPr>
                <w:rFonts w:ascii="Times New Roman" w:hAnsi="Times New Roman"/>
                <w:szCs w:val="24"/>
                <w:lang w:val="en-US"/>
              </w:rPr>
              <w:t xml:space="preserve">Ensure that inactivity detection </w:t>
            </w:r>
            <w:del w:id="541" w:author="Carla" w:date="2013-05-29T23:55:00Z">
              <w:r w:rsidRPr="000636FA" w:rsidDel="00C2152B">
                <w:rPr>
                  <w:rFonts w:ascii="Times New Roman" w:hAnsi="Times New Roman"/>
                  <w:szCs w:val="24"/>
                  <w:lang w:val="en-US"/>
                </w:rPr>
                <w:delText xml:space="preserve">are </w:delText>
              </w:r>
            </w:del>
            <w:ins w:id="542" w:author="Carla" w:date="2013-05-29T23:55:00Z">
              <w:r w:rsidR="00C2152B">
                <w:rPr>
                  <w:rFonts w:ascii="Times New Roman" w:hAnsi="Times New Roman"/>
                  <w:szCs w:val="24"/>
                  <w:lang w:val="en-US"/>
                </w:rPr>
                <w:t>is</w:t>
              </w:r>
              <w:r w:rsidR="00C2152B" w:rsidRPr="000636FA">
                <w:rPr>
                  <w:rFonts w:ascii="Times New Roman" w:hAnsi="Times New Roman"/>
                  <w:szCs w:val="24"/>
                  <w:lang w:val="en-US"/>
                </w:rPr>
                <w:t xml:space="preserve"> </w:t>
              </w:r>
            </w:ins>
            <w:r w:rsidRPr="000636FA">
              <w:rPr>
                <w:rFonts w:ascii="Times New Roman" w:hAnsi="Times New Roman"/>
                <w:szCs w:val="24"/>
                <w:lang w:val="en-US"/>
              </w:rPr>
              <w:t>enabled and an inactive time chosen</w:t>
            </w:r>
            <w:commentRangeEnd w:id="540"/>
            <w:r w:rsidR="00CC242A">
              <w:rPr>
                <w:rStyle w:val="Refdecomentrio"/>
                <w:rFonts w:ascii="Arial" w:eastAsiaTheme="minorEastAsia" w:hAnsi="Arial"/>
                <w:color w:val="000000"/>
                <w:lang w:val="en-AU" w:eastAsia="pt-PT"/>
              </w:rPr>
              <w:commentReference w:id="540"/>
            </w:r>
          </w:p>
          <w:p w:rsidR="00FA07DB" w:rsidRPr="000636FA" w:rsidRDefault="00FA07DB" w:rsidP="00E8760D">
            <w:pPr>
              <w:pStyle w:val="PargrafodaLista"/>
              <w:numPr>
                <w:ilvl w:val="0"/>
                <w:numId w:val="17"/>
              </w:num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del w:id="543" w:author="Carla" w:date="2013-05-29T23:55:00Z">
              <w:r w:rsidRPr="000636FA" w:rsidDel="00C2152B">
                <w:rPr>
                  <w:rFonts w:ascii="Times New Roman" w:hAnsi="Times New Roman"/>
                  <w:szCs w:val="24"/>
                  <w:lang w:val="en-US"/>
                </w:rPr>
                <w:delText xml:space="preserve">Activate </w:delText>
              </w:r>
            </w:del>
            <w:ins w:id="544" w:author="Carla" w:date="2013-05-29T23:55:00Z">
              <w:r w:rsidR="00C2152B">
                <w:rPr>
                  <w:rFonts w:ascii="Times New Roman" w:hAnsi="Times New Roman"/>
                  <w:szCs w:val="24"/>
                  <w:lang w:val="en-US"/>
                </w:rPr>
                <w:t>Start</w:t>
              </w:r>
              <w:r w:rsidR="00C2152B" w:rsidRPr="000636FA">
                <w:rPr>
                  <w:rFonts w:ascii="Times New Roman" w:hAnsi="Times New Roman"/>
                  <w:szCs w:val="24"/>
                  <w:lang w:val="en-US"/>
                </w:rPr>
                <w:t xml:space="preserve"> </w:t>
              </w:r>
            </w:ins>
            <w:r w:rsidRPr="000636FA">
              <w:rPr>
                <w:rFonts w:ascii="Times New Roman" w:hAnsi="Times New Roman"/>
                <w:szCs w:val="24"/>
                <w:lang w:val="en-US"/>
              </w:rPr>
              <w:t>a task</w:t>
            </w:r>
          </w:p>
          <w:p w:rsidR="00FA07DB" w:rsidRPr="000636FA" w:rsidRDefault="00FA07DB" w:rsidP="00E8760D">
            <w:pPr>
              <w:pStyle w:val="PargrafodaLista"/>
              <w:numPr>
                <w:ilvl w:val="0"/>
                <w:numId w:val="17"/>
              </w:num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636FA">
              <w:rPr>
                <w:rFonts w:ascii="Times New Roman" w:hAnsi="Times New Roman"/>
                <w:szCs w:val="24"/>
                <w:lang w:val="en-US"/>
              </w:rPr>
              <w:t xml:space="preserve">Wait the defined amount time without interacting with </w:t>
            </w:r>
            <w:ins w:id="545" w:author="Carla" w:date="2013-05-29T23:55:00Z">
              <w:r w:rsidR="00C2152B">
                <w:rPr>
                  <w:rFonts w:ascii="Times New Roman" w:hAnsi="Times New Roman"/>
                  <w:szCs w:val="24"/>
                  <w:lang w:val="en-US"/>
                </w:rPr>
                <w:t xml:space="preserve">the </w:t>
              </w:r>
            </w:ins>
            <w:r w:rsidRPr="000636FA">
              <w:rPr>
                <w:rFonts w:ascii="Times New Roman" w:hAnsi="Times New Roman"/>
                <w:szCs w:val="24"/>
                <w:lang w:val="en-US"/>
              </w:rPr>
              <w:t>mouse nor</w:t>
            </w:r>
            <w:ins w:id="546" w:author="Carla" w:date="2013-05-29T23:55:00Z">
              <w:r w:rsidR="00C2152B">
                <w:rPr>
                  <w:rFonts w:ascii="Times New Roman" w:hAnsi="Times New Roman"/>
                  <w:szCs w:val="24"/>
                  <w:lang w:val="en-US"/>
                </w:rPr>
                <w:t xml:space="preserve"> the</w:t>
              </w:r>
            </w:ins>
            <w:r w:rsidRPr="000636FA">
              <w:rPr>
                <w:rFonts w:ascii="Times New Roman" w:hAnsi="Times New Roman"/>
                <w:szCs w:val="24"/>
                <w:lang w:val="en-US"/>
              </w:rPr>
              <w:t xml:space="preserve"> keyboard</w:t>
            </w:r>
          </w:p>
          <w:p w:rsidR="00FA07DB" w:rsidRPr="000636FA" w:rsidRDefault="00FA07DB" w:rsidP="00E8760D">
            <w:pPr>
              <w:pStyle w:val="PargrafodaLista"/>
              <w:numPr>
                <w:ilvl w:val="0"/>
                <w:numId w:val="17"/>
              </w:num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636FA">
              <w:rPr>
                <w:rFonts w:ascii="Times New Roman" w:hAnsi="Times New Roman"/>
                <w:szCs w:val="24"/>
                <w:lang w:val="en-US"/>
              </w:rPr>
              <w:t xml:space="preserve">Interact </w:t>
            </w:r>
            <w:commentRangeStart w:id="547"/>
            <w:r w:rsidRPr="000636FA">
              <w:rPr>
                <w:rFonts w:ascii="Times New Roman" w:hAnsi="Times New Roman"/>
                <w:szCs w:val="24"/>
                <w:lang w:val="en-US"/>
              </w:rPr>
              <w:t>with one or both</w:t>
            </w:r>
            <w:commentRangeEnd w:id="547"/>
            <w:r w:rsidR="00C2152B">
              <w:rPr>
                <w:rStyle w:val="Refdecomentrio"/>
                <w:rFonts w:ascii="Arial" w:eastAsiaTheme="minorEastAsia" w:hAnsi="Arial"/>
                <w:color w:val="000000"/>
                <w:lang w:val="en-AU" w:eastAsia="pt-PT"/>
              </w:rPr>
              <w:commentReference w:id="547"/>
            </w:r>
          </w:p>
          <w:p w:rsidR="00FA07DB" w:rsidRPr="000636FA" w:rsidRDefault="00FA07DB" w:rsidP="00E8760D">
            <w:pPr>
              <w:pStyle w:val="PargrafodaLista"/>
              <w:numPr>
                <w:ilvl w:val="0"/>
                <w:numId w:val="17"/>
              </w:num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636FA">
              <w:rPr>
                <w:rFonts w:ascii="Times New Roman" w:hAnsi="Times New Roman"/>
                <w:szCs w:val="24"/>
                <w:lang w:val="en-US"/>
              </w:rPr>
              <w:t>Select ignore time</w:t>
            </w:r>
          </w:p>
          <w:p w:rsidR="00FA07DB" w:rsidRPr="000636FA" w:rsidRDefault="00FA07DB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</w:p>
          <w:p w:rsidR="00FA07DB" w:rsidRPr="000636FA" w:rsidRDefault="00FA07DB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</w:p>
          <w:p w:rsidR="00FA07DB" w:rsidRPr="000636FA" w:rsidRDefault="00FA07DB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636FA">
              <w:rPr>
                <w:rFonts w:ascii="Times New Roman" w:hAnsi="Times New Roman"/>
                <w:szCs w:val="24"/>
                <w:u w:val="single"/>
                <w:lang w:val="en-US"/>
              </w:rPr>
              <w:t>Result:</w:t>
            </w:r>
          </w:p>
          <w:p w:rsidR="00FA07DB" w:rsidRPr="000636FA" w:rsidRDefault="00FA07DB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636FA">
              <w:rPr>
                <w:rFonts w:ascii="Times New Roman" w:hAnsi="Times New Roman"/>
                <w:szCs w:val="24"/>
                <w:lang w:val="en-US"/>
              </w:rPr>
              <w:t>Time is ignored and task continues.</w:t>
            </w:r>
          </w:p>
          <w:p w:rsidR="00FA07DB" w:rsidRPr="000636FA" w:rsidRDefault="00FA07DB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636FA">
              <w:rPr>
                <w:rFonts w:ascii="Times New Roman" w:hAnsi="Times New Roman"/>
                <w:szCs w:val="24"/>
                <w:lang w:val="en-US"/>
              </w:rPr>
              <w:t>Use case ends.</w:t>
            </w:r>
          </w:p>
        </w:tc>
      </w:tr>
    </w:tbl>
    <w:p w:rsidR="00FA07DB" w:rsidRPr="00F6228A" w:rsidRDefault="00FA07DB" w:rsidP="00FA07DB">
      <w:pPr>
        <w:spacing w:before="60" w:after="60"/>
        <w:rPr>
          <w:rFonts w:ascii="Times New Roman" w:hAnsi="Times New Roman"/>
          <w:szCs w:val="24"/>
          <w:lang w:val="en-US"/>
        </w:rPr>
      </w:pPr>
    </w:p>
    <w:p w:rsidR="00FA07DB" w:rsidRPr="00F6228A" w:rsidRDefault="00FA07DB" w:rsidP="00FA07DB">
      <w:pPr>
        <w:spacing w:before="60" w:after="60"/>
        <w:rPr>
          <w:rFonts w:ascii="Times New Roman" w:hAnsi="Times New Roman"/>
          <w:szCs w:val="24"/>
          <w:lang w:val="en-US"/>
        </w:rPr>
      </w:pPr>
    </w:p>
    <w:tbl>
      <w:tblPr>
        <w:tblW w:w="0" w:type="auto"/>
        <w:tblInd w:w="60" w:type="dxa"/>
        <w:tblLayout w:type="fixed"/>
        <w:tblCellMar>
          <w:left w:w="60" w:type="dxa"/>
          <w:right w:w="60" w:type="dxa"/>
        </w:tblCellMar>
        <w:tblLook w:val="0000"/>
      </w:tblPr>
      <w:tblGrid>
        <w:gridCol w:w="1500"/>
        <w:gridCol w:w="2910"/>
        <w:gridCol w:w="2125"/>
        <w:gridCol w:w="3250"/>
      </w:tblGrid>
      <w:tr w:rsidR="00FA07DB" w:rsidRPr="000B31EC" w:rsidTr="00E8760D">
        <w:trPr>
          <w:trHeight w:val="237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A07DB" w:rsidRPr="00F6228A" w:rsidRDefault="00FA07DB" w:rsidP="00E8760D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Related To:</w:t>
            </w:r>
          </w:p>
        </w:tc>
        <w:tc>
          <w:tcPr>
            <w:tcW w:w="291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A07DB" w:rsidRPr="00F6228A" w:rsidRDefault="00FA07DB" w:rsidP="00E8760D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Source</w:t>
            </w:r>
          </w:p>
        </w:tc>
        <w:tc>
          <w:tcPr>
            <w:tcW w:w="2125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A07DB" w:rsidRPr="00F6228A" w:rsidRDefault="00FA07DB" w:rsidP="00E8760D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Connector</w:t>
            </w:r>
          </w:p>
        </w:tc>
        <w:tc>
          <w:tcPr>
            <w:tcW w:w="325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FA07DB" w:rsidRPr="00F6228A" w:rsidRDefault="00FA07DB" w:rsidP="00E8760D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Target</w:t>
            </w:r>
          </w:p>
        </w:tc>
      </w:tr>
      <w:tr w:rsidR="00FA07DB" w:rsidRPr="000B31EC" w:rsidTr="00E8760D"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FA07DB" w:rsidRPr="00F6228A" w:rsidRDefault="00FA07DB" w:rsidP="00E8760D">
            <w:pPr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91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FA07DB" w:rsidRPr="00F6228A" w:rsidRDefault="00DF5B6C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FA07DB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FA07DB" w:rsidRPr="00F6228A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FA07DB" w:rsidRPr="00F6228A">
              <w:rPr>
                <w:rFonts w:ascii="Times New Roman" w:hAnsi="Times New Roman"/>
                <w:szCs w:val="24"/>
                <w:lang w:val="en-US"/>
              </w:rPr>
              <w:t xml:space="preserve">Acceptance </w:t>
            </w:r>
            <w:proofErr w:type="spellStart"/>
            <w:r w:rsidR="00FA07DB" w:rsidRPr="00F6228A">
              <w:rPr>
                <w:rFonts w:ascii="Times New Roman" w:hAnsi="Times New Roman"/>
                <w:szCs w:val="24"/>
                <w:lang w:val="en-US"/>
              </w:rPr>
              <w:t>Tests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FA07DB" w:rsidRPr="00F6228A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FA07DB" w:rsidRPr="00F6228A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FA07DB" w:rsidRPr="00F6228A">
              <w:rPr>
                <w:rFonts w:ascii="Times New Roman" w:hAnsi="Times New Roman"/>
                <w:szCs w:val="24"/>
                <w:lang w:val="en-US"/>
              </w:rPr>
              <w:t>Ignore</w:t>
            </w:r>
            <w:proofErr w:type="spellEnd"/>
            <w:r w:rsidR="00FA07DB" w:rsidRPr="00F6228A">
              <w:rPr>
                <w:rFonts w:ascii="Times New Roman" w:hAnsi="Times New Roman"/>
                <w:szCs w:val="24"/>
                <w:lang w:val="en-US"/>
              </w:rPr>
              <w:t xml:space="preserve"> time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FA07DB" w:rsidRPr="00F6228A" w:rsidRDefault="00FA07DB" w:rsidP="00E8760D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125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FA07DB" w:rsidRPr="00F6228A" w:rsidRDefault="00DF5B6C" w:rsidP="00E8760D">
            <w:pPr>
              <w:spacing w:before="60" w:after="60"/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FA07DB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FA07DB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instrText>Connector.Type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FA07DB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t>Trace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25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FA07DB" w:rsidRPr="00F6228A" w:rsidRDefault="00DF5B6C" w:rsidP="00E8760D">
            <w:pPr>
              <w:spacing w:before="60" w:after="60"/>
              <w:rPr>
                <w:rFonts w:ascii="Times New Roman" w:hAnsi="Times New Roman"/>
                <w:sz w:val="20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FA07DB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FA07DB" w:rsidRPr="00F6228A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FA07DB" w:rsidRPr="00F6228A">
              <w:rPr>
                <w:rFonts w:ascii="Times New Roman" w:hAnsi="Times New Roman"/>
                <w:szCs w:val="24"/>
                <w:lang w:val="en-US"/>
              </w:rPr>
              <w:t>Functional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FA07DB" w:rsidRPr="00F6228A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FA07DB" w:rsidRPr="00F6228A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FA07DB" w:rsidRPr="00F6228A">
              <w:rPr>
                <w:rFonts w:ascii="Times New Roman" w:hAnsi="Times New Roman"/>
                <w:szCs w:val="24"/>
                <w:lang w:val="en-US"/>
              </w:rPr>
              <w:t>8AI-003-Inactivity.Notify.Ignores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FA07DB" w:rsidRPr="00F6228A" w:rsidRDefault="00FA07DB" w:rsidP="00E8760D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</w:tr>
      <w:tr w:rsidR="00FA07DB" w:rsidRPr="000B31EC" w:rsidTr="00E8760D"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FA07DB" w:rsidRPr="00F6228A" w:rsidRDefault="00FA07DB" w:rsidP="00E8760D">
            <w:pPr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91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FA07DB" w:rsidRPr="00F6228A" w:rsidRDefault="00DF5B6C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FA07DB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FA07DB" w:rsidRPr="00F6228A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FA07DB" w:rsidRPr="00F6228A">
              <w:rPr>
                <w:rFonts w:ascii="Times New Roman" w:hAnsi="Times New Roman"/>
                <w:szCs w:val="24"/>
                <w:lang w:val="en-US"/>
              </w:rPr>
              <w:t xml:space="preserve">Acceptance </w:t>
            </w:r>
            <w:proofErr w:type="spellStart"/>
            <w:r w:rsidR="00FA07DB" w:rsidRPr="00F6228A">
              <w:rPr>
                <w:rFonts w:ascii="Times New Roman" w:hAnsi="Times New Roman"/>
                <w:szCs w:val="24"/>
                <w:lang w:val="en-US"/>
              </w:rPr>
              <w:t>Tests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FA07DB" w:rsidRPr="00F6228A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FA07DB" w:rsidRPr="00F6228A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FA07DB" w:rsidRPr="00F6228A">
              <w:rPr>
                <w:rFonts w:ascii="Times New Roman" w:hAnsi="Times New Roman"/>
                <w:szCs w:val="24"/>
                <w:lang w:val="en-US"/>
              </w:rPr>
              <w:t>Ignore</w:t>
            </w:r>
            <w:proofErr w:type="spellEnd"/>
            <w:r w:rsidR="00FA07DB" w:rsidRPr="00F6228A">
              <w:rPr>
                <w:rFonts w:ascii="Times New Roman" w:hAnsi="Times New Roman"/>
                <w:szCs w:val="24"/>
                <w:lang w:val="en-US"/>
              </w:rPr>
              <w:t xml:space="preserve"> time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FA07DB" w:rsidRPr="00F6228A" w:rsidRDefault="00FA07DB" w:rsidP="00E8760D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125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FA07DB" w:rsidRPr="00F6228A" w:rsidRDefault="00DF5B6C" w:rsidP="00E8760D">
            <w:pPr>
              <w:spacing w:before="60" w:after="60"/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FA07DB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FA07DB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instrText>Connector.Type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FA07DB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t>Trace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25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FA07DB" w:rsidRPr="00F6228A" w:rsidRDefault="00DF5B6C" w:rsidP="00E8760D">
            <w:pPr>
              <w:spacing w:before="60" w:after="60"/>
              <w:rPr>
                <w:rFonts w:ascii="Times New Roman" w:hAnsi="Times New Roman"/>
                <w:sz w:val="20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FA07DB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FA07DB" w:rsidRPr="00F6228A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FA07DB" w:rsidRPr="00F6228A">
              <w:rPr>
                <w:rFonts w:ascii="Times New Roman" w:hAnsi="Times New Roman"/>
                <w:szCs w:val="24"/>
                <w:lang w:val="en-US"/>
              </w:rPr>
              <w:t>Functional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FA07DB" w:rsidRPr="00F6228A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FA07DB" w:rsidRPr="00F6228A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FA07DB" w:rsidRPr="00F6228A">
              <w:rPr>
                <w:rFonts w:ascii="Times New Roman" w:hAnsi="Times New Roman"/>
                <w:szCs w:val="24"/>
                <w:lang w:val="en-US"/>
              </w:rPr>
              <w:t>8AI-002-Inactivity.Notify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FA07DB" w:rsidRPr="00F6228A" w:rsidRDefault="00FA07DB" w:rsidP="00E8760D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</w:tr>
      <w:tr w:rsidR="00FA07DB" w:rsidRPr="000B31EC" w:rsidTr="00E8760D"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FA07DB" w:rsidRPr="00F6228A" w:rsidRDefault="00FA07DB" w:rsidP="00E8760D">
            <w:pPr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91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FA07DB" w:rsidRPr="00F6228A" w:rsidRDefault="00DF5B6C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FA07DB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FA07DB" w:rsidRPr="00F6228A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FA07DB" w:rsidRPr="00F6228A">
              <w:rPr>
                <w:rFonts w:ascii="Times New Roman" w:hAnsi="Times New Roman"/>
                <w:szCs w:val="24"/>
                <w:lang w:val="en-US"/>
              </w:rPr>
              <w:t xml:space="preserve">Acceptance </w:t>
            </w:r>
            <w:proofErr w:type="spellStart"/>
            <w:r w:rsidR="00FA07DB" w:rsidRPr="00F6228A">
              <w:rPr>
                <w:rFonts w:ascii="Times New Roman" w:hAnsi="Times New Roman"/>
                <w:szCs w:val="24"/>
                <w:lang w:val="en-US"/>
              </w:rPr>
              <w:t>Tests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FA07DB" w:rsidRPr="00F6228A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FA07DB" w:rsidRPr="00F6228A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FA07DB" w:rsidRPr="00F6228A">
              <w:rPr>
                <w:rFonts w:ascii="Times New Roman" w:hAnsi="Times New Roman"/>
                <w:szCs w:val="24"/>
                <w:lang w:val="en-US"/>
              </w:rPr>
              <w:t>Ignore</w:t>
            </w:r>
            <w:proofErr w:type="spellEnd"/>
            <w:r w:rsidR="00FA07DB" w:rsidRPr="00F6228A">
              <w:rPr>
                <w:rFonts w:ascii="Times New Roman" w:hAnsi="Times New Roman"/>
                <w:szCs w:val="24"/>
                <w:lang w:val="en-US"/>
              </w:rPr>
              <w:t xml:space="preserve"> time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FA07DB" w:rsidRPr="00F6228A" w:rsidRDefault="00FA07DB" w:rsidP="00E8760D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125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FA07DB" w:rsidRPr="00F6228A" w:rsidRDefault="00DF5B6C" w:rsidP="00E8760D">
            <w:pPr>
              <w:spacing w:before="60" w:after="60"/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FA07DB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FA07DB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instrText>Connector.Type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FA07DB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t>Trace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25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FA07DB" w:rsidRPr="00F6228A" w:rsidRDefault="00DF5B6C" w:rsidP="00E8760D">
            <w:pPr>
              <w:spacing w:before="60" w:after="60"/>
              <w:rPr>
                <w:rFonts w:ascii="Times New Roman" w:hAnsi="Times New Roman"/>
                <w:sz w:val="20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FA07DB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FA07DB" w:rsidRPr="00F6228A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FA07DB" w:rsidRPr="00F6228A">
              <w:rPr>
                <w:rFonts w:ascii="Times New Roman" w:hAnsi="Times New Roman"/>
                <w:szCs w:val="24"/>
                <w:lang w:val="en-US"/>
              </w:rPr>
              <w:t>Functional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FA07DB" w:rsidRPr="00F6228A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FA07DB" w:rsidRPr="00F6228A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FA07DB" w:rsidRPr="00F6228A">
              <w:rPr>
                <w:rFonts w:ascii="Times New Roman" w:hAnsi="Times New Roman"/>
                <w:szCs w:val="24"/>
                <w:lang w:val="en-US"/>
              </w:rPr>
              <w:t>8AI-001-Inactivity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FA07DB" w:rsidRPr="00F6228A" w:rsidRDefault="00FA07DB" w:rsidP="00E8760D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</w:tr>
    </w:tbl>
    <w:p w:rsidR="00FA07DB" w:rsidRPr="00F6228A" w:rsidRDefault="00FA07DB" w:rsidP="00FA07DB">
      <w:pPr>
        <w:spacing w:before="60" w:after="60"/>
        <w:rPr>
          <w:rFonts w:ascii="Times New Roman" w:hAnsi="Times New Roman"/>
          <w:szCs w:val="24"/>
          <w:lang w:val="en-US"/>
        </w:rPr>
      </w:pPr>
    </w:p>
    <w:bookmarkEnd w:id="533"/>
    <w:p w:rsidR="00FA07DB" w:rsidRDefault="00FA07DB">
      <w:pPr>
        <w:rPr>
          <w:rFonts w:eastAsia="Times New Roman"/>
          <w:szCs w:val="24"/>
          <w:lang w:val="en-US"/>
        </w:rPr>
      </w:pPr>
    </w:p>
    <w:p w:rsidR="00FA07DB" w:rsidRDefault="00FA07DB">
      <w:pPr>
        <w:rPr>
          <w:rFonts w:eastAsia="Times New Roman"/>
          <w:szCs w:val="24"/>
          <w:lang w:val="en-US"/>
        </w:rPr>
      </w:pPr>
    </w:p>
    <w:p w:rsidR="008E51E2" w:rsidRDefault="008E51E2">
      <w:pPr>
        <w:rPr>
          <w:rFonts w:eastAsia="Times New Roman"/>
          <w:szCs w:val="24"/>
          <w:lang w:val="en-US"/>
        </w:rPr>
      </w:pPr>
      <w:r>
        <w:rPr>
          <w:rFonts w:eastAsia="Times New Roman"/>
          <w:szCs w:val="24"/>
          <w:lang w:val="en-US"/>
        </w:rPr>
        <w:br w:type="page"/>
      </w:r>
    </w:p>
    <w:tbl>
      <w:tblPr>
        <w:tblW w:w="0" w:type="auto"/>
        <w:tblLayout w:type="fixed"/>
        <w:tblCellMar>
          <w:left w:w="60" w:type="dxa"/>
          <w:right w:w="60" w:type="dxa"/>
        </w:tblCellMar>
        <w:tblLook w:val="0000"/>
      </w:tblPr>
      <w:tblGrid>
        <w:gridCol w:w="1500"/>
        <w:gridCol w:w="2031"/>
        <w:gridCol w:w="2769"/>
        <w:gridCol w:w="3498"/>
      </w:tblGrid>
      <w:tr w:rsidR="00A66190" w:rsidRPr="000B31EC" w:rsidTr="00E8760D"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A66190" w:rsidRPr="00F6228A" w:rsidRDefault="00A66190" w:rsidP="00E8760D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lastRenderedPageBreak/>
              <w:t>Use Case:</w:t>
            </w:r>
          </w:p>
        </w:tc>
        <w:tc>
          <w:tcPr>
            <w:tcW w:w="4800" w:type="dxa"/>
            <w:gridSpan w:val="2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A66190" w:rsidRPr="00F6228A" w:rsidRDefault="00DF5B6C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66190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66190" w:rsidRPr="00F6228A">
              <w:rPr>
                <w:rFonts w:ascii="Times New Roman" w:hAnsi="Times New Roman"/>
                <w:szCs w:val="24"/>
                <w:lang w:val="en-US"/>
              </w:rPr>
              <w:instrText>Element.Name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A66190" w:rsidRPr="00F6228A">
              <w:rPr>
                <w:rFonts w:ascii="Times New Roman" w:hAnsi="Times New Roman"/>
                <w:szCs w:val="24"/>
                <w:lang w:val="en-US"/>
              </w:rPr>
              <w:t>Export data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A66190" w:rsidRPr="00F6228A" w:rsidRDefault="00CD59BB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>
              <w:rPr>
                <w:rFonts w:ascii="Times New Roman" w:hAnsi="Times New Roman"/>
                <w:szCs w:val="24"/>
                <w:lang w:val="en-US"/>
              </w:rPr>
              <w:t>Test Id: T3</w:t>
            </w:r>
            <w:ins w:id="548" w:author="David Silva" w:date="2013-05-27T19:25:00Z">
              <w:r w:rsidR="00796DB7">
                <w:rPr>
                  <w:rFonts w:ascii="Times New Roman" w:hAnsi="Times New Roman"/>
                  <w:szCs w:val="24"/>
                  <w:lang w:val="en-US"/>
                </w:rPr>
                <w:t>0</w:t>
              </w:r>
            </w:ins>
            <w:del w:id="549" w:author="David Silva" w:date="2013-05-27T19:25:00Z">
              <w:r w:rsidDel="00796DB7">
                <w:rPr>
                  <w:rFonts w:ascii="Times New Roman" w:hAnsi="Times New Roman"/>
                  <w:szCs w:val="24"/>
                  <w:lang w:val="en-US"/>
                </w:rPr>
                <w:delText>1</w:delText>
              </w:r>
            </w:del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A66190" w:rsidRPr="00F6228A">
              <w:rPr>
                <w:rFonts w:ascii="Times New Roman" w:hAnsi="Times New Roman"/>
                <w:szCs w:val="24"/>
                <w:lang w:val="en-US"/>
              </w:rPr>
              <w:instrText>MERGEFIELD Element.Alias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A66190" w:rsidRPr="000B31EC" w:rsidTr="00E8760D"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66190" w:rsidRPr="00F6228A" w:rsidRDefault="00A66190" w:rsidP="00E8760D">
            <w:pPr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Status:</w:t>
            </w:r>
          </w:p>
        </w:tc>
        <w:tc>
          <w:tcPr>
            <w:tcW w:w="2031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66190" w:rsidRPr="00F6228A" w:rsidRDefault="00DF5B6C" w:rsidP="00E8760D">
            <w:pPr>
              <w:tabs>
                <w:tab w:val="left" w:pos="2160"/>
                <w:tab w:val="left" w:pos="3150"/>
                <w:tab w:val="left" w:pos="567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66190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66190" w:rsidRPr="00F6228A">
              <w:rPr>
                <w:rFonts w:ascii="Times New Roman" w:hAnsi="Times New Roman"/>
                <w:szCs w:val="24"/>
                <w:lang w:val="en-US"/>
              </w:rPr>
              <w:instrText>Element.Status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del w:id="550" w:author="David Silva" w:date="2013-05-27T21:24:00Z">
              <w:r w:rsidR="00A66190" w:rsidRPr="00F6228A" w:rsidDel="00A46F0C">
                <w:rPr>
                  <w:rFonts w:ascii="Times New Roman" w:hAnsi="Times New Roman"/>
                  <w:szCs w:val="24"/>
                  <w:lang w:val="en-US"/>
                </w:rPr>
                <w:delText>Proposed</w:delText>
              </w:r>
            </w:del>
            <w:ins w:id="551" w:author="David Silva" w:date="2013-05-27T21:24:00Z">
              <w:r w:rsidR="00A46F0C">
                <w:rPr>
                  <w:rFonts w:ascii="Times New Roman" w:hAnsi="Times New Roman"/>
                  <w:szCs w:val="24"/>
                  <w:lang w:val="en-US"/>
                </w:rPr>
                <w:t>Draft</w:t>
              </w:r>
            </w:ins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2769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66190" w:rsidRPr="00F6228A" w:rsidRDefault="00A66190" w:rsidP="00E8760D">
            <w:pPr>
              <w:tabs>
                <w:tab w:val="left" w:pos="900"/>
                <w:tab w:val="left" w:pos="3150"/>
                <w:tab w:val="left" w:pos="5670"/>
              </w:tabs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Version: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Element.Version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1.0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66190" w:rsidRPr="00F6228A" w:rsidRDefault="00A66190" w:rsidP="00E8760D">
            <w:pPr>
              <w:tabs>
                <w:tab w:val="left" w:pos="990"/>
                <w:tab w:val="left" w:pos="4590"/>
                <w:tab w:val="left" w:pos="567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Phase: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Element.Phase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1.0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A66190" w:rsidRPr="000B31EC" w:rsidTr="00E8760D">
        <w:trPr>
          <w:trHeight w:val="280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66190" w:rsidRPr="00F6228A" w:rsidRDefault="00A66190" w:rsidP="00E8760D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Author:</w:t>
            </w:r>
          </w:p>
        </w:tc>
        <w:tc>
          <w:tcPr>
            <w:tcW w:w="2031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66190" w:rsidRPr="00F6228A" w:rsidRDefault="00DF5B6C" w:rsidP="00E8760D">
            <w:pPr>
              <w:tabs>
                <w:tab w:val="left" w:pos="216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66190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66190" w:rsidRPr="00F6228A">
              <w:rPr>
                <w:rFonts w:ascii="Times New Roman" w:hAnsi="Times New Roman"/>
                <w:szCs w:val="24"/>
                <w:lang w:val="en-US"/>
              </w:rPr>
              <w:instrText>Element.Author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A66190" w:rsidRPr="00F6228A">
              <w:rPr>
                <w:rFonts w:ascii="Times New Roman" w:hAnsi="Times New Roman"/>
                <w:szCs w:val="24"/>
                <w:lang w:val="en-US"/>
              </w:rPr>
              <w:t>David Silva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2769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66190" w:rsidRPr="00F6228A" w:rsidRDefault="00A66190" w:rsidP="00E8760D">
            <w:pPr>
              <w:tabs>
                <w:tab w:val="left" w:pos="90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Created: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Element.DateCreatedShort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16-05-2013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66190" w:rsidRPr="00F6228A" w:rsidRDefault="00A66190" w:rsidP="00E8760D">
            <w:pPr>
              <w:tabs>
                <w:tab w:val="left" w:pos="99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del w:id="552" w:author="David Silva" w:date="2013-05-27T19:41:00Z"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delText>Modified:</w:delText>
              </w:r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tab/>
              </w:r>
              <w:r w:rsidR="00DF5B6C" w:rsidRPr="00F6228A" w:rsidDel="00280B27">
                <w:rPr>
                  <w:rFonts w:ascii="Times New Roman" w:hAnsi="Times New Roman"/>
                  <w:szCs w:val="24"/>
                  <w:lang w:val="en-US"/>
                </w:rPr>
                <w:fldChar w:fldCharType="begin" w:fldLock="1"/>
              </w:r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delInstrText>MERGEFIELD Element.DateModifiedShort</w:delInstrText>
              </w:r>
              <w:r w:rsidR="00DF5B6C" w:rsidRPr="00F6228A" w:rsidDel="00280B27">
                <w:rPr>
                  <w:rFonts w:ascii="Times New Roman" w:hAnsi="Times New Roman"/>
                  <w:szCs w:val="24"/>
                  <w:lang w:val="en-US"/>
                </w:rPr>
                <w:fldChar w:fldCharType="separate"/>
              </w:r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delText>16-05-2013</w:delText>
              </w:r>
              <w:r w:rsidR="00DF5B6C" w:rsidRPr="00F6228A" w:rsidDel="00280B27">
                <w:rPr>
                  <w:rFonts w:ascii="Times New Roman" w:hAnsi="Times New Roman"/>
                  <w:szCs w:val="24"/>
                  <w:lang w:val="en-US"/>
                </w:rPr>
                <w:fldChar w:fldCharType="end"/>
              </w:r>
            </w:del>
            <w:ins w:id="553" w:author="David Silva" w:date="2013-05-27T19:41:00Z">
              <w:r w:rsidR="00280B27">
                <w:rPr>
                  <w:rFonts w:ascii="Times New Roman" w:hAnsi="Times New Roman"/>
                  <w:szCs w:val="24"/>
                  <w:lang w:val="en-US"/>
                </w:rPr>
                <w:t>Modified: 21-05-2013</w:t>
              </w:r>
            </w:ins>
          </w:p>
        </w:tc>
      </w:tr>
      <w:tr w:rsidR="00A66190" w:rsidRPr="000B31EC" w:rsidTr="00E8760D">
        <w:trPr>
          <w:trHeight w:val="387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50" w:type="dxa"/>
              <w:left w:w="0" w:type="dxa"/>
              <w:bottom w:w="0" w:type="dxa"/>
              <w:right w:w="50" w:type="dxa"/>
            </w:tcMar>
          </w:tcPr>
          <w:p w:rsidR="00A66190" w:rsidRPr="00F6228A" w:rsidRDefault="00A66190" w:rsidP="00E8760D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Notes:</w:t>
            </w:r>
          </w:p>
        </w:tc>
        <w:tc>
          <w:tcPr>
            <w:tcW w:w="8298" w:type="dxa"/>
            <w:gridSpan w:val="3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50" w:type="dxa"/>
              <w:left w:w="0" w:type="dxa"/>
              <w:bottom w:w="0" w:type="dxa"/>
              <w:right w:w="50" w:type="dxa"/>
            </w:tcMar>
          </w:tcPr>
          <w:p w:rsidR="00A66190" w:rsidRPr="000B31EC" w:rsidRDefault="00DF5B6C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66190" w:rsidRPr="000B31EC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66190" w:rsidRPr="000B31EC">
              <w:rPr>
                <w:rFonts w:ascii="Times New Roman" w:hAnsi="Times New Roman"/>
                <w:szCs w:val="24"/>
                <w:lang w:val="en-US"/>
              </w:rPr>
              <w:instrText>Element.Notes</w:instrTex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  <w:p w:rsidR="00A66190" w:rsidRPr="000B31EC" w:rsidRDefault="00A66190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u w:val="single"/>
                <w:lang w:val="en-US"/>
              </w:rPr>
              <w:t>Start:</w:t>
            </w:r>
          </w:p>
          <w:p w:rsidR="00A66190" w:rsidRPr="00F6228A" w:rsidRDefault="00A66190" w:rsidP="00E8760D">
            <w:pPr>
              <w:pStyle w:val="PargrafodaLista"/>
              <w:numPr>
                <w:ilvl w:val="0"/>
                <w:numId w:val="14"/>
              </w:num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 xml:space="preserve">Click in </w:t>
            </w:r>
            <w:ins w:id="554" w:author="Carla" w:date="2013-05-30T00:04:00Z">
              <w:r w:rsidR="00847DAB">
                <w:rPr>
                  <w:rFonts w:ascii="Times New Roman" w:hAnsi="Times New Roman"/>
                  <w:szCs w:val="24"/>
                  <w:lang w:val="en-US"/>
                </w:rPr>
                <w:t xml:space="preserve">the </w:t>
              </w:r>
            </w:ins>
            <w:r w:rsidRPr="00F6228A">
              <w:rPr>
                <w:rFonts w:ascii="Times New Roman" w:hAnsi="Times New Roman"/>
                <w:szCs w:val="24"/>
                <w:lang w:val="en-US"/>
              </w:rPr>
              <w:t>settings button</w:t>
            </w:r>
            <w:ins w:id="555" w:author="João Martins" w:date="2013-05-26T21:40:00Z">
              <w:r w:rsidR="00DF3449">
                <w:rPr>
                  <w:rFonts w:ascii="Times New Roman" w:hAnsi="Times New Roman"/>
                  <w:szCs w:val="24"/>
                  <w:lang w:val="en-US"/>
                </w:rPr>
                <w:t xml:space="preserve"> in the main window</w:t>
              </w:r>
            </w:ins>
          </w:p>
          <w:p w:rsidR="00A66190" w:rsidRPr="000B31EC" w:rsidRDefault="00A66190" w:rsidP="00E8760D">
            <w:pPr>
              <w:pStyle w:val="PargrafodaLista"/>
              <w:numPr>
                <w:ilvl w:val="0"/>
                <w:numId w:val="14"/>
              </w:num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 xml:space="preserve">Click in </w:t>
            </w:r>
            <w:ins w:id="556" w:author="Carla" w:date="2013-05-30T00:04:00Z">
              <w:r w:rsidR="00847DAB">
                <w:rPr>
                  <w:rFonts w:ascii="Times New Roman" w:hAnsi="Times New Roman"/>
                  <w:szCs w:val="24"/>
                  <w:lang w:val="en-US"/>
                </w:rPr>
                <w:t xml:space="preserve">the </w:t>
              </w:r>
            </w:ins>
            <w:r w:rsidRPr="000B31EC">
              <w:rPr>
                <w:rFonts w:ascii="Times New Roman" w:hAnsi="Times New Roman"/>
                <w:szCs w:val="24"/>
                <w:lang w:val="en-US"/>
              </w:rPr>
              <w:t xml:space="preserve">Export Data button in the upper right corner of the </w:t>
            </w:r>
            <w:ins w:id="557" w:author="Carla" w:date="2013-05-30T00:04:00Z">
              <w:r w:rsidR="00847DAB">
                <w:rPr>
                  <w:rFonts w:ascii="Times New Roman" w:hAnsi="Times New Roman"/>
                  <w:szCs w:val="24"/>
                  <w:lang w:val="en-US"/>
                </w:rPr>
                <w:t xml:space="preserve">settings </w:t>
              </w:r>
            </w:ins>
            <w:r w:rsidRPr="000B31EC">
              <w:rPr>
                <w:rFonts w:ascii="Times New Roman" w:hAnsi="Times New Roman"/>
                <w:szCs w:val="24"/>
                <w:lang w:val="en-US"/>
              </w:rPr>
              <w:t>window</w:t>
            </w:r>
          </w:p>
          <w:p w:rsidR="00A66190" w:rsidRPr="000B31EC" w:rsidRDefault="00A66190" w:rsidP="00E8760D">
            <w:pPr>
              <w:pStyle w:val="PargrafodaLista"/>
              <w:numPr>
                <w:ilvl w:val="0"/>
                <w:numId w:val="14"/>
              </w:num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>Choose a name and where to save the file in the save window dialog that appear</w:t>
            </w:r>
            <w:ins w:id="558" w:author="Carla" w:date="2013-05-30T00:05:00Z">
              <w:r w:rsidR="00847DAB">
                <w:rPr>
                  <w:rFonts w:ascii="Times New Roman" w:hAnsi="Times New Roman"/>
                  <w:szCs w:val="24"/>
                  <w:lang w:val="en-US"/>
                </w:rPr>
                <w:t>s</w:t>
              </w:r>
            </w:ins>
          </w:p>
          <w:p w:rsidR="00A66190" w:rsidRPr="000B31EC" w:rsidRDefault="00A66190" w:rsidP="00E8760D">
            <w:pPr>
              <w:pStyle w:val="PargrafodaLista"/>
              <w:numPr>
                <w:ilvl w:val="0"/>
                <w:numId w:val="14"/>
              </w:num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>Click Save</w:t>
            </w:r>
          </w:p>
          <w:p w:rsidR="00A66190" w:rsidRPr="000B31EC" w:rsidRDefault="00A66190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</w:p>
          <w:p w:rsidR="00A66190" w:rsidRPr="000B31EC" w:rsidRDefault="00A66190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u w:val="single"/>
                <w:lang w:val="en-US"/>
              </w:rPr>
              <w:t>Result:</w:t>
            </w:r>
          </w:p>
          <w:p w:rsidR="00A66190" w:rsidRPr="000B31EC" w:rsidRDefault="00A66190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 xml:space="preserve">The system exports all data to the specified file and </w:t>
            </w:r>
            <w:commentRangeStart w:id="559"/>
            <w:r w:rsidRPr="000B31EC">
              <w:rPr>
                <w:rFonts w:ascii="Times New Roman" w:hAnsi="Times New Roman"/>
                <w:szCs w:val="24"/>
                <w:lang w:val="en-US"/>
              </w:rPr>
              <w:t>location</w:t>
            </w:r>
            <w:commentRangeEnd w:id="559"/>
            <w:r w:rsidR="00364D79">
              <w:rPr>
                <w:rStyle w:val="Refdecomentrio"/>
                <w:rFonts w:ascii="Arial" w:eastAsiaTheme="minorEastAsia" w:hAnsi="Arial"/>
                <w:color w:val="000000"/>
                <w:lang w:val="en-AU" w:eastAsia="pt-PT"/>
              </w:rPr>
              <w:commentReference w:id="559"/>
            </w:r>
          </w:p>
          <w:p w:rsidR="00A66190" w:rsidRPr="00F6228A" w:rsidRDefault="00A66190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Use case ends.</w:t>
            </w:r>
          </w:p>
        </w:tc>
      </w:tr>
    </w:tbl>
    <w:p w:rsidR="00A66190" w:rsidRPr="00F6228A" w:rsidRDefault="00A66190" w:rsidP="00A66190">
      <w:pPr>
        <w:spacing w:before="60" w:after="60"/>
        <w:rPr>
          <w:rFonts w:ascii="Times New Roman" w:hAnsi="Times New Roman"/>
          <w:szCs w:val="24"/>
          <w:lang w:val="en-US"/>
        </w:rPr>
      </w:pPr>
    </w:p>
    <w:p w:rsidR="00A66190" w:rsidRPr="00F6228A" w:rsidRDefault="00A66190" w:rsidP="00A66190">
      <w:pPr>
        <w:spacing w:before="60" w:after="60"/>
        <w:rPr>
          <w:rFonts w:ascii="Times New Roman" w:hAnsi="Times New Roman"/>
          <w:szCs w:val="24"/>
          <w:lang w:val="en-US"/>
        </w:rPr>
      </w:pPr>
    </w:p>
    <w:tbl>
      <w:tblPr>
        <w:tblW w:w="0" w:type="auto"/>
        <w:tblInd w:w="60" w:type="dxa"/>
        <w:tblLayout w:type="fixed"/>
        <w:tblCellMar>
          <w:left w:w="60" w:type="dxa"/>
          <w:right w:w="60" w:type="dxa"/>
        </w:tblCellMar>
        <w:tblLook w:val="0000"/>
      </w:tblPr>
      <w:tblGrid>
        <w:gridCol w:w="1500"/>
        <w:gridCol w:w="2910"/>
        <w:gridCol w:w="2125"/>
        <w:gridCol w:w="3250"/>
      </w:tblGrid>
      <w:tr w:rsidR="00A66190" w:rsidRPr="000B31EC" w:rsidTr="00E8760D">
        <w:trPr>
          <w:trHeight w:val="237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:rsidR="00A66190" w:rsidRPr="00F6228A" w:rsidRDefault="00A66190" w:rsidP="00E8760D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Related To:</w:t>
            </w:r>
          </w:p>
        </w:tc>
        <w:tc>
          <w:tcPr>
            <w:tcW w:w="291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A66190" w:rsidRPr="00F6228A" w:rsidRDefault="00A66190" w:rsidP="00E8760D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Source</w:t>
            </w:r>
          </w:p>
        </w:tc>
        <w:tc>
          <w:tcPr>
            <w:tcW w:w="2125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A66190" w:rsidRPr="00F6228A" w:rsidRDefault="00A66190" w:rsidP="00E8760D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Connector</w:t>
            </w:r>
          </w:p>
        </w:tc>
        <w:tc>
          <w:tcPr>
            <w:tcW w:w="325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A66190" w:rsidRPr="00F6228A" w:rsidRDefault="00A66190" w:rsidP="00E8760D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Target</w:t>
            </w:r>
          </w:p>
        </w:tc>
      </w:tr>
      <w:tr w:rsidR="00A66190" w:rsidRPr="000B31EC" w:rsidTr="00E8760D"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A66190" w:rsidRPr="00F6228A" w:rsidRDefault="00A66190" w:rsidP="00E8760D">
            <w:pPr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91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A66190" w:rsidRPr="00F6228A" w:rsidRDefault="00DF5B6C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66190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66190" w:rsidRPr="00F6228A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A66190" w:rsidRPr="00F6228A">
              <w:rPr>
                <w:rFonts w:ascii="Times New Roman" w:hAnsi="Times New Roman"/>
                <w:szCs w:val="24"/>
                <w:lang w:val="en-US"/>
              </w:rPr>
              <w:t xml:space="preserve">Acceptance </w:t>
            </w:r>
            <w:proofErr w:type="spellStart"/>
            <w:r w:rsidR="00A66190" w:rsidRPr="00F6228A">
              <w:rPr>
                <w:rFonts w:ascii="Times New Roman" w:hAnsi="Times New Roman"/>
                <w:szCs w:val="24"/>
                <w:lang w:val="en-US"/>
              </w:rPr>
              <w:t>Tests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A66190" w:rsidRPr="00F6228A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A66190" w:rsidRPr="00F6228A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A66190" w:rsidRPr="00F6228A">
              <w:rPr>
                <w:rFonts w:ascii="Times New Roman" w:hAnsi="Times New Roman"/>
                <w:szCs w:val="24"/>
                <w:lang w:val="en-US"/>
              </w:rPr>
              <w:t>Export</w:t>
            </w:r>
            <w:proofErr w:type="spellEnd"/>
            <w:r w:rsidR="00A66190" w:rsidRPr="00F6228A">
              <w:rPr>
                <w:rFonts w:ascii="Times New Roman" w:hAnsi="Times New Roman"/>
                <w:szCs w:val="24"/>
                <w:lang w:val="en-US"/>
              </w:rPr>
              <w:t xml:space="preserve"> data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A66190" w:rsidRPr="00F6228A" w:rsidRDefault="00A66190" w:rsidP="00E8760D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125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A66190" w:rsidRPr="00F6228A" w:rsidRDefault="00DF5B6C" w:rsidP="00E8760D">
            <w:pPr>
              <w:spacing w:before="60" w:after="60"/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66190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66190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instrText>Connector.Type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A66190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t>Trace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25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A66190" w:rsidRPr="00F6228A" w:rsidRDefault="00DF5B6C" w:rsidP="00E8760D">
            <w:pPr>
              <w:spacing w:before="60" w:after="60"/>
              <w:rPr>
                <w:rFonts w:ascii="Times New Roman" w:hAnsi="Times New Roman"/>
                <w:sz w:val="20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66190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66190" w:rsidRPr="00F6228A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A66190" w:rsidRPr="00F6228A">
              <w:rPr>
                <w:rFonts w:ascii="Times New Roman" w:hAnsi="Times New Roman"/>
                <w:szCs w:val="24"/>
                <w:lang w:val="en-US"/>
              </w:rPr>
              <w:t>Functional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A66190" w:rsidRPr="00F6228A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A66190" w:rsidRPr="00F6228A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A66190" w:rsidRPr="00F6228A">
              <w:rPr>
                <w:rFonts w:ascii="Times New Roman" w:hAnsi="Times New Roman"/>
                <w:szCs w:val="24"/>
                <w:lang w:val="en-US"/>
              </w:rPr>
              <w:t>16ED-001: ExportData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A66190" w:rsidRPr="00F6228A" w:rsidRDefault="00A66190" w:rsidP="00E8760D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</w:tr>
      <w:tr w:rsidR="00A66190" w:rsidRPr="000B31EC" w:rsidTr="00E8760D"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A66190" w:rsidRPr="00F6228A" w:rsidRDefault="00A66190" w:rsidP="00E8760D">
            <w:pPr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91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A66190" w:rsidRPr="00F6228A" w:rsidRDefault="00DF5B6C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66190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66190" w:rsidRPr="00F6228A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A66190" w:rsidRPr="00F6228A">
              <w:rPr>
                <w:rFonts w:ascii="Times New Roman" w:hAnsi="Times New Roman"/>
                <w:szCs w:val="24"/>
                <w:lang w:val="en-US"/>
              </w:rPr>
              <w:t xml:space="preserve">Acceptance </w:t>
            </w:r>
            <w:proofErr w:type="spellStart"/>
            <w:r w:rsidR="00A66190" w:rsidRPr="00F6228A">
              <w:rPr>
                <w:rFonts w:ascii="Times New Roman" w:hAnsi="Times New Roman"/>
                <w:szCs w:val="24"/>
                <w:lang w:val="en-US"/>
              </w:rPr>
              <w:t>Tests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A66190" w:rsidRPr="00F6228A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A66190" w:rsidRPr="00F6228A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A66190" w:rsidRPr="00F6228A">
              <w:rPr>
                <w:rFonts w:ascii="Times New Roman" w:hAnsi="Times New Roman"/>
                <w:szCs w:val="24"/>
                <w:lang w:val="en-US"/>
              </w:rPr>
              <w:t>Export</w:t>
            </w:r>
            <w:proofErr w:type="spellEnd"/>
            <w:r w:rsidR="00A66190" w:rsidRPr="00F6228A">
              <w:rPr>
                <w:rFonts w:ascii="Times New Roman" w:hAnsi="Times New Roman"/>
                <w:szCs w:val="24"/>
                <w:lang w:val="en-US"/>
              </w:rPr>
              <w:t xml:space="preserve"> data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A66190" w:rsidRPr="00F6228A" w:rsidRDefault="00A66190" w:rsidP="00E8760D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125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A66190" w:rsidRPr="00F6228A" w:rsidRDefault="00DF5B6C" w:rsidP="00E8760D">
            <w:pPr>
              <w:spacing w:before="60" w:after="60"/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66190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66190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instrText>Connector.Type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A66190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t>Trace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25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A66190" w:rsidRPr="00F6228A" w:rsidRDefault="00DF5B6C" w:rsidP="00E8760D">
            <w:pPr>
              <w:spacing w:before="60" w:after="60"/>
              <w:rPr>
                <w:rFonts w:ascii="Times New Roman" w:hAnsi="Times New Roman"/>
                <w:sz w:val="20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66190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66190" w:rsidRPr="00F6228A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A66190" w:rsidRPr="00F6228A">
              <w:rPr>
                <w:rFonts w:ascii="Times New Roman" w:hAnsi="Times New Roman"/>
                <w:szCs w:val="24"/>
                <w:lang w:val="en-US"/>
              </w:rPr>
              <w:t>Functional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A66190" w:rsidRPr="00F6228A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A66190" w:rsidRPr="00F6228A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A66190" w:rsidRPr="00F6228A">
              <w:rPr>
                <w:rFonts w:ascii="Times New Roman" w:hAnsi="Times New Roman"/>
                <w:szCs w:val="24"/>
                <w:lang w:val="en-US"/>
              </w:rPr>
              <w:t>16ED-002: ExportData.Export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A66190" w:rsidRPr="00F6228A" w:rsidRDefault="00A66190" w:rsidP="00E8760D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</w:tr>
    </w:tbl>
    <w:p w:rsidR="00A66190" w:rsidRPr="00F6228A" w:rsidRDefault="00A66190" w:rsidP="00A66190">
      <w:pPr>
        <w:spacing w:before="60" w:after="60"/>
        <w:rPr>
          <w:rFonts w:ascii="Times New Roman" w:hAnsi="Times New Roman"/>
          <w:szCs w:val="24"/>
          <w:lang w:val="en-US"/>
        </w:rPr>
      </w:pPr>
    </w:p>
    <w:p w:rsidR="00A66190" w:rsidRPr="00F6228A" w:rsidRDefault="00A66190" w:rsidP="00A66190">
      <w:pPr>
        <w:spacing w:before="60" w:after="60"/>
        <w:rPr>
          <w:rFonts w:ascii="Times New Roman" w:hAnsi="Times New Roman"/>
          <w:szCs w:val="24"/>
          <w:lang w:val="en-US"/>
        </w:rPr>
      </w:pPr>
    </w:p>
    <w:p w:rsidR="008E51E2" w:rsidRDefault="008E51E2">
      <w:pPr>
        <w:rPr>
          <w:rFonts w:eastAsia="Times New Roman"/>
          <w:szCs w:val="24"/>
          <w:lang w:val="en-US"/>
        </w:rPr>
      </w:pPr>
      <w:r>
        <w:rPr>
          <w:rFonts w:eastAsia="Times New Roman"/>
          <w:szCs w:val="24"/>
          <w:lang w:val="en-US"/>
        </w:rPr>
        <w:br w:type="page"/>
      </w:r>
    </w:p>
    <w:tbl>
      <w:tblPr>
        <w:tblW w:w="0" w:type="auto"/>
        <w:tblLayout w:type="fixed"/>
        <w:tblCellMar>
          <w:left w:w="60" w:type="dxa"/>
          <w:right w:w="60" w:type="dxa"/>
        </w:tblCellMar>
        <w:tblLook w:val="0000"/>
      </w:tblPr>
      <w:tblGrid>
        <w:gridCol w:w="1500"/>
        <w:gridCol w:w="2031"/>
        <w:gridCol w:w="2769"/>
        <w:gridCol w:w="3498"/>
      </w:tblGrid>
      <w:tr w:rsidR="00A66190" w:rsidRPr="000B31EC" w:rsidTr="00E8760D"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A66190" w:rsidRPr="00F6228A" w:rsidRDefault="00A66190" w:rsidP="00E8760D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bookmarkStart w:id="560" w:name="BKM_F6BCC3D9_9BF4_420e_AA26_74F88B69BA9C"/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lastRenderedPageBreak/>
              <w:t>Use Case:</w:t>
            </w:r>
          </w:p>
        </w:tc>
        <w:tc>
          <w:tcPr>
            <w:tcW w:w="4800" w:type="dxa"/>
            <w:gridSpan w:val="2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A66190" w:rsidRPr="000B31EC" w:rsidRDefault="00DF5B6C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66190" w:rsidRPr="000B31EC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66190" w:rsidRPr="000B31EC">
              <w:rPr>
                <w:rFonts w:ascii="Times New Roman" w:hAnsi="Times New Roman"/>
                <w:szCs w:val="24"/>
                <w:lang w:val="en-US"/>
              </w:rPr>
              <w:instrText>Element.Name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A66190" w:rsidRPr="000B31EC">
              <w:rPr>
                <w:rFonts w:ascii="Times New Roman" w:hAnsi="Times New Roman"/>
                <w:szCs w:val="24"/>
                <w:lang w:val="en-US"/>
              </w:rPr>
              <w:t>Deleting a task and saying "no" to delete it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A66190" w:rsidRPr="00F6228A" w:rsidRDefault="00CD59BB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>
              <w:rPr>
                <w:rFonts w:ascii="Times New Roman" w:hAnsi="Times New Roman"/>
                <w:szCs w:val="24"/>
                <w:lang w:val="en-US"/>
              </w:rPr>
              <w:t>Test Id: T3</w:t>
            </w:r>
            <w:ins w:id="561" w:author="David Silva" w:date="2013-05-27T19:25:00Z">
              <w:r w:rsidR="00796DB7">
                <w:rPr>
                  <w:rFonts w:ascii="Times New Roman" w:hAnsi="Times New Roman"/>
                  <w:szCs w:val="24"/>
                  <w:lang w:val="en-US"/>
                </w:rPr>
                <w:t>1</w:t>
              </w:r>
            </w:ins>
            <w:del w:id="562" w:author="David Silva" w:date="2013-05-27T19:25:00Z">
              <w:r w:rsidDel="00796DB7">
                <w:rPr>
                  <w:rFonts w:ascii="Times New Roman" w:hAnsi="Times New Roman"/>
                  <w:szCs w:val="24"/>
                  <w:lang w:val="en-US"/>
                </w:rPr>
                <w:delText>2</w:delText>
              </w:r>
            </w:del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A66190" w:rsidRPr="00F6228A">
              <w:rPr>
                <w:rFonts w:ascii="Times New Roman" w:hAnsi="Times New Roman"/>
                <w:szCs w:val="24"/>
                <w:lang w:val="en-US"/>
              </w:rPr>
              <w:instrText>MERGEFIELD Element.Alias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A66190" w:rsidRPr="000B31EC" w:rsidTr="00E8760D"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66190" w:rsidRPr="00F6228A" w:rsidRDefault="00A66190" w:rsidP="00E8760D">
            <w:pPr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Status:</w:t>
            </w:r>
          </w:p>
        </w:tc>
        <w:tc>
          <w:tcPr>
            <w:tcW w:w="2031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66190" w:rsidRPr="00F6228A" w:rsidRDefault="00DF5B6C" w:rsidP="00E8760D">
            <w:pPr>
              <w:tabs>
                <w:tab w:val="left" w:pos="2160"/>
                <w:tab w:val="left" w:pos="3150"/>
                <w:tab w:val="left" w:pos="567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66190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66190" w:rsidRPr="00F6228A">
              <w:rPr>
                <w:rFonts w:ascii="Times New Roman" w:hAnsi="Times New Roman"/>
                <w:szCs w:val="24"/>
                <w:lang w:val="en-US"/>
              </w:rPr>
              <w:instrText>Element.Status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del w:id="563" w:author="David Silva" w:date="2013-05-27T21:24:00Z">
              <w:r w:rsidR="00A66190" w:rsidRPr="00F6228A" w:rsidDel="00A46F0C">
                <w:rPr>
                  <w:rFonts w:ascii="Times New Roman" w:hAnsi="Times New Roman"/>
                  <w:szCs w:val="24"/>
                  <w:lang w:val="en-US"/>
                </w:rPr>
                <w:delText>Proposed</w:delText>
              </w:r>
            </w:del>
            <w:ins w:id="564" w:author="David Silva" w:date="2013-05-27T21:24:00Z">
              <w:r w:rsidR="00A46F0C">
                <w:rPr>
                  <w:rFonts w:ascii="Times New Roman" w:hAnsi="Times New Roman"/>
                  <w:szCs w:val="24"/>
                  <w:lang w:val="en-US"/>
                </w:rPr>
                <w:t>Draft</w:t>
              </w:r>
            </w:ins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2769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66190" w:rsidRPr="00F6228A" w:rsidRDefault="00A66190" w:rsidP="00E8760D">
            <w:pPr>
              <w:tabs>
                <w:tab w:val="left" w:pos="900"/>
                <w:tab w:val="left" w:pos="3150"/>
                <w:tab w:val="left" w:pos="5670"/>
              </w:tabs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Version: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Element.Version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1.0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66190" w:rsidRPr="00F6228A" w:rsidRDefault="00A66190" w:rsidP="00E8760D">
            <w:pPr>
              <w:tabs>
                <w:tab w:val="left" w:pos="990"/>
                <w:tab w:val="left" w:pos="4590"/>
                <w:tab w:val="left" w:pos="567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Phase: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Element.Phase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1.0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A66190" w:rsidRPr="000B31EC" w:rsidTr="00E8760D">
        <w:trPr>
          <w:trHeight w:val="280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66190" w:rsidRPr="00F6228A" w:rsidRDefault="00A66190" w:rsidP="00E8760D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Author:</w:t>
            </w:r>
          </w:p>
        </w:tc>
        <w:tc>
          <w:tcPr>
            <w:tcW w:w="2031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66190" w:rsidRPr="00F6228A" w:rsidRDefault="00DF5B6C" w:rsidP="00E8760D">
            <w:pPr>
              <w:tabs>
                <w:tab w:val="left" w:pos="216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66190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66190" w:rsidRPr="00F6228A">
              <w:rPr>
                <w:rFonts w:ascii="Times New Roman" w:hAnsi="Times New Roman"/>
                <w:szCs w:val="24"/>
                <w:lang w:val="en-US"/>
              </w:rPr>
              <w:instrText>Element.Author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A66190" w:rsidRPr="00F6228A">
              <w:rPr>
                <w:rFonts w:ascii="Times New Roman" w:hAnsi="Times New Roman"/>
                <w:szCs w:val="24"/>
                <w:lang w:val="en-US"/>
              </w:rPr>
              <w:t>David Silva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2769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66190" w:rsidRPr="00F6228A" w:rsidRDefault="00A66190" w:rsidP="00E8760D">
            <w:pPr>
              <w:tabs>
                <w:tab w:val="left" w:pos="90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Created: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Element.DateCreatedShort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16-05-2013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66190" w:rsidRPr="00F6228A" w:rsidRDefault="00A66190" w:rsidP="00E8760D">
            <w:pPr>
              <w:tabs>
                <w:tab w:val="left" w:pos="99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del w:id="565" w:author="David Silva" w:date="2013-05-27T19:41:00Z"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delText>Modified:</w:delText>
              </w:r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tab/>
              </w:r>
              <w:r w:rsidR="00DF5B6C" w:rsidRPr="00F6228A" w:rsidDel="00280B27">
                <w:rPr>
                  <w:rFonts w:ascii="Times New Roman" w:hAnsi="Times New Roman"/>
                  <w:szCs w:val="24"/>
                  <w:lang w:val="en-US"/>
                </w:rPr>
                <w:fldChar w:fldCharType="begin" w:fldLock="1"/>
              </w:r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delInstrText>MERGEFIELD Element.DateModifiedShort</w:delInstrText>
              </w:r>
              <w:r w:rsidR="00DF5B6C" w:rsidRPr="00F6228A" w:rsidDel="00280B27">
                <w:rPr>
                  <w:rFonts w:ascii="Times New Roman" w:hAnsi="Times New Roman"/>
                  <w:szCs w:val="24"/>
                  <w:lang w:val="en-US"/>
                </w:rPr>
                <w:fldChar w:fldCharType="separate"/>
              </w:r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delText>16-05-2013</w:delText>
              </w:r>
              <w:r w:rsidR="00DF5B6C" w:rsidRPr="00F6228A" w:rsidDel="00280B27">
                <w:rPr>
                  <w:rFonts w:ascii="Times New Roman" w:hAnsi="Times New Roman"/>
                  <w:szCs w:val="24"/>
                  <w:lang w:val="en-US"/>
                </w:rPr>
                <w:fldChar w:fldCharType="end"/>
              </w:r>
            </w:del>
            <w:ins w:id="566" w:author="David Silva" w:date="2013-05-27T19:41:00Z">
              <w:r w:rsidR="00280B27">
                <w:rPr>
                  <w:rFonts w:ascii="Times New Roman" w:hAnsi="Times New Roman"/>
                  <w:szCs w:val="24"/>
                  <w:lang w:val="en-US"/>
                </w:rPr>
                <w:t>Modified: 21-05-2013</w:t>
              </w:r>
            </w:ins>
          </w:p>
        </w:tc>
      </w:tr>
      <w:tr w:rsidR="00A66190" w:rsidRPr="000B31EC" w:rsidTr="00E8760D">
        <w:trPr>
          <w:trHeight w:val="387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50" w:type="dxa"/>
              <w:left w:w="0" w:type="dxa"/>
              <w:bottom w:w="0" w:type="dxa"/>
              <w:right w:w="50" w:type="dxa"/>
            </w:tcMar>
          </w:tcPr>
          <w:p w:rsidR="00A66190" w:rsidRPr="00F6228A" w:rsidRDefault="00A66190" w:rsidP="00E8760D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Notes:</w:t>
            </w:r>
          </w:p>
        </w:tc>
        <w:tc>
          <w:tcPr>
            <w:tcW w:w="8298" w:type="dxa"/>
            <w:gridSpan w:val="3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50" w:type="dxa"/>
              <w:left w:w="0" w:type="dxa"/>
              <w:bottom w:w="0" w:type="dxa"/>
              <w:right w:w="50" w:type="dxa"/>
            </w:tcMar>
          </w:tcPr>
          <w:p w:rsidR="00A66190" w:rsidRPr="000B31EC" w:rsidRDefault="00DF5B6C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66190" w:rsidRPr="000B31EC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66190" w:rsidRPr="000B31EC">
              <w:rPr>
                <w:rFonts w:ascii="Times New Roman" w:hAnsi="Times New Roman"/>
                <w:szCs w:val="24"/>
                <w:lang w:val="en-US"/>
              </w:rPr>
              <w:instrText>Element.Notes</w:instrTex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  <w:p w:rsidR="00A66190" w:rsidRPr="000B31EC" w:rsidRDefault="00A66190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u w:val="single"/>
                <w:lang w:val="en-US"/>
              </w:rPr>
              <w:t>Start:</w:t>
            </w:r>
          </w:p>
          <w:p w:rsidR="00A66190" w:rsidRPr="000B31EC" w:rsidRDefault="00A66190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 xml:space="preserve">1. Click in the delete button from any task from the task list in the main window </w:t>
            </w:r>
          </w:p>
          <w:p w:rsidR="00A66190" w:rsidRPr="000B31EC" w:rsidRDefault="00A66190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>2. The system presents a message to confirm the operation</w:t>
            </w:r>
          </w:p>
          <w:p w:rsidR="00A66190" w:rsidRPr="000B31EC" w:rsidRDefault="00A66190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 xml:space="preserve">3. Click </w:t>
            </w:r>
            <w:ins w:id="567" w:author="Carla" w:date="2013-05-30T00:06:00Z">
              <w:r w:rsidR="00847DAB">
                <w:rPr>
                  <w:rFonts w:ascii="Times New Roman" w:hAnsi="Times New Roman"/>
                  <w:szCs w:val="24"/>
                  <w:lang w:val="en-US"/>
                </w:rPr>
                <w:t>“</w:t>
              </w:r>
            </w:ins>
            <w:r w:rsidRPr="000B31EC">
              <w:rPr>
                <w:rFonts w:ascii="Times New Roman" w:hAnsi="Times New Roman"/>
                <w:szCs w:val="24"/>
                <w:lang w:val="en-US"/>
              </w:rPr>
              <w:t>No</w:t>
            </w:r>
            <w:ins w:id="568" w:author="Carla" w:date="2013-05-30T00:06:00Z">
              <w:r w:rsidR="00847DAB">
                <w:rPr>
                  <w:rFonts w:ascii="Times New Roman" w:hAnsi="Times New Roman"/>
                  <w:szCs w:val="24"/>
                  <w:lang w:val="en-US"/>
                </w:rPr>
                <w:t>”</w:t>
              </w:r>
            </w:ins>
            <w:r w:rsidRPr="000B31EC">
              <w:rPr>
                <w:rFonts w:ascii="Times New Roman" w:hAnsi="Times New Roman"/>
                <w:szCs w:val="24"/>
                <w:lang w:val="en-US"/>
              </w:rPr>
              <w:t xml:space="preserve"> to negate task removal</w:t>
            </w:r>
          </w:p>
          <w:p w:rsidR="00A66190" w:rsidRPr="000B31EC" w:rsidRDefault="00A66190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</w:p>
          <w:p w:rsidR="00A66190" w:rsidRPr="000B31EC" w:rsidRDefault="00A66190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u w:val="single"/>
                <w:lang w:val="en-US"/>
              </w:rPr>
              <w:t>Result:</w:t>
            </w:r>
          </w:p>
          <w:p w:rsidR="00A66190" w:rsidRPr="000B31EC" w:rsidRDefault="00A66190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 xml:space="preserve">The task </w:t>
            </w:r>
            <w:del w:id="569" w:author="Carla" w:date="2013-05-30T00:06:00Z">
              <w:r w:rsidRPr="000B31EC" w:rsidDel="00847DAB">
                <w:rPr>
                  <w:rFonts w:ascii="Times New Roman" w:hAnsi="Times New Roman"/>
                  <w:szCs w:val="24"/>
                  <w:lang w:val="en-US"/>
                </w:rPr>
                <w:delText xml:space="preserve">aren't </w:delText>
              </w:r>
            </w:del>
            <w:ins w:id="570" w:author="Carla" w:date="2013-05-30T00:06:00Z">
              <w:r w:rsidR="00847DAB">
                <w:rPr>
                  <w:rFonts w:ascii="Times New Roman" w:hAnsi="Times New Roman"/>
                  <w:szCs w:val="24"/>
                  <w:lang w:val="en-US"/>
                </w:rPr>
                <w:t>isn’t</w:t>
              </w:r>
              <w:r w:rsidR="00847DAB" w:rsidRPr="000B31EC">
                <w:rPr>
                  <w:rFonts w:ascii="Times New Roman" w:hAnsi="Times New Roman"/>
                  <w:szCs w:val="24"/>
                  <w:lang w:val="en-US"/>
                </w:rPr>
                <w:t xml:space="preserve"> </w:t>
              </w:r>
            </w:ins>
            <w:r w:rsidRPr="000B31EC">
              <w:rPr>
                <w:rFonts w:ascii="Times New Roman" w:hAnsi="Times New Roman"/>
                <w:szCs w:val="24"/>
                <w:lang w:val="en-US"/>
              </w:rPr>
              <w:t xml:space="preserve">removed </w:t>
            </w:r>
            <w:commentRangeStart w:id="571"/>
            <w:r w:rsidRPr="000B31EC">
              <w:rPr>
                <w:rFonts w:ascii="Times New Roman" w:hAnsi="Times New Roman"/>
                <w:szCs w:val="24"/>
                <w:lang w:val="en-US"/>
              </w:rPr>
              <w:t xml:space="preserve">and must have the same status </w:t>
            </w:r>
            <w:del w:id="572" w:author="Carla" w:date="2013-05-30T00:07:00Z">
              <w:r w:rsidRPr="000B31EC" w:rsidDel="00847DAB">
                <w:rPr>
                  <w:rFonts w:ascii="Times New Roman" w:hAnsi="Times New Roman"/>
                  <w:szCs w:val="24"/>
                  <w:lang w:val="en-US"/>
                </w:rPr>
                <w:delText xml:space="preserve">that </w:delText>
              </w:r>
            </w:del>
            <w:r w:rsidRPr="000B31EC">
              <w:rPr>
                <w:rFonts w:ascii="Times New Roman" w:hAnsi="Times New Roman"/>
                <w:szCs w:val="24"/>
                <w:lang w:val="en-US"/>
              </w:rPr>
              <w:t>has before</w:t>
            </w:r>
            <w:commentRangeEnd w:id="571"/>
            <w:r w:rsidR="00847DAB">
              <w:rPr>
                <w:rStyle w:val="Refdecomentrio"/>
                <w:rFonts w:ascii="Arial" w:eastAsiaTheme="minorEastAsia" w:hAnsi="Arial"/>
                <w:color w:val="000000"/>
                <w:lang w:val="en-AU" w:eastAsia="pt-PT"/>
              </w:rPr>
              <w:commentReference w:id="571"/>
            </w:r>
            <w:r w:rsidRPr="000B31EC">
              <w:rPr>
                <w:rFonts w:ascii="Times New Roman" w:hAnsi="Times New Roman"/>
                <w:szCs w:val="24"/>
                <w:lang w:val="en-US"/>
              </w:rPr>
              <w:t>.</w:t>
            </w:r>
          </w:p>
          <w:p w:rsidR="00A66190" w:rsidRPr="00F6228A" w:rsidRDefault="00A66190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Use case ends.</w:t>
            </w:r>
          </w:p>
        </w:tc>
      </w:tr>
    </w:tbl>
    <w:p w:rsidR="00A66190" w:rsidRPr="00F6228A" w:rsidRDefault="00A66190" w:rsidP="00A66190">
      <w:pPr>
        <w:spacing w:before="60" w:after="60"/>
        <w:rPr>
          <w:rFonts w:ascii="Times New Roman" w:hAnsi="Times New Roman"/>
          <w:szCs w:val="24"/>
          <w:lang w:val="en-US"/>
        </w:rPr>
      </w:pPr>
    </w:p>
    <w:tbl>
      <w:tblPr>
        <w:tblW w:w="9785" w:type="dxa"/>
        <w:tblInd w:w="120" w:type="dxa"/>
        <w:tblLayout w:type="fixed"/>
        <w:tblCellMar>
          <w:left w:w="60" w:type="dxa"/>
          <w:right w:w="60" w:type="dxa"/>
        </w:tblCellMar>
        <w:tblLook w:val="0000"/>
      </w:tblPr>
      <w:tblGrid>
        <w:gridCol w:w="1500"/>
        <w:gridCol w:w="2910"/>
        <w:gridCol w:w="2125"/>
        <w:gridCol w:w="3250"/>
      </w:tblGrid>
      <w:tr w:rsidR="00A66190" w:rsidRPr="000B31EC" w:rsidTr="008E51E2">
        <w:trPr>
          <w:trHeight w:val="237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:rsidR="00A66190" w:rsidRPr="00F6228A" w:rsidRDefault="00A66190" w:rsidP="00E8760D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Related To:</w:t>
            </w:r>
          </w:p>
        </w:tc>
        <w:tc>
          <w:tcPr>
            <w:tcW w:w="291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A66190" w:rsidRPr="00F6228A" w:rsidRDefault="00A66190" w:rsidP="00E8760D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Source</w:t>
            </w:r>
          </w:p>
        </w:tc>
        <w:tc>
          <w:tcPr>
            <w:tcW w:w="2125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A66190" w:rsidRPr="00F6228A" w:rsidRDefault="00A66190" w:rsidP="00E8760D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Connector</w:t>
            </w:r>
          </w:p>
        </w:tc>
        <w:tc>
          <w:tcPr>
            <w:tcW w:w="325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A66190" w:rsidRPr="00F6228A" w:rsidRDefault="00A66190" w:rsidP="00E8760D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Target</w:t>
            </w:r>
          </w:p>
        </w:tc>
      </w:tr>
      <w:tr w:rsidR="00A66190" w:rsidRPr="000B31EC" w:rsidTr="008E51E2"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A66190" w:rsidRPr="00F6228A" w:rsidRDefault="00A66190" w:rsidP="00E8760D">
            <w:pPr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91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A66190" w:rsidRPr="000B31EC" w:rsidRDefault="00DF5B6C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66190" w:rsidRPr="000B31EC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66190" w:rsidRPr="000B31EC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A66190" w:rsidRPr="000B31EC">
              <w:rPr>
                <w:rFonts w:ascii="Times New Roman" w:hAnsi="Times New Roman"/>
                <w:szCs w:val="24"/>
                <w:lang w:val="en-US"/>
              </w:rPr>
              <w:t xml:space="preserve">Acceptance </w:t>
            </w:r>
            <w:proofErr w:type="spellStart"/>
            <w:r w:rsidR="00A66190" w:rsidRPr="000B31EC">
              <w:rPr>
                <w:rFonts w:ascii="Times New Roman" w:hAnsi="Times New Roman"/>
                <w:szCs w:val="24"/>
                <w:lang w:val="en-US"/>
              </w:rPr>
              <w:t>Tests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A66190" w:rsidRPr="000B31EC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A66190" w:rsidRPr="000B31EC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A66190" w:rsidRPr="000B31EC">
              <w:rPr>
                <w:rFonts w:ascii="Times New Roman" w:hAnsi="Times New Roman"/>
                <w:szCs w:val="24"/>
                <w:lang w:val="en-US"/>
              </w:rPr>
              <w:t>Deleting</w:t>
            </w:r>
            <w:proofErr w:type="spellEnd"/>
            <w:r w:rsidR="00A66190" w:rsidRPr="000B31EC">
              <w:rPr>
                <w:rFonts w:ascii="Times New Roman" w:hAnsi="Times New Roman"/>
                <w:szCs w:val="24"/>
                <w:lang w:val="en-US"/>
              </w:rPr>
              <w:t xml:space="preserve"> a task and saying "no" to delete it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A66190" w:rsidRPr="000B31EC" w:rsidRDefault="00A66190" w:rsidP="00E8760D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125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A66190" w:rsidRPr="00F6228A" w:rsidRDefault="00DF5B6C" w:rsidP="00E8760D">
            <w:pPr>
              <w:spacing w:before="60" w:after="60"/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66190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66190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instrText>Connector.Type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A66190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t>Trace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25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A66190" w:rsidRPr="00F6228A" w:rsidRDefault="00DF5B6C" w:rsidP="00E8760D">
            <w:pPr>
              <w:spacing w:before="60" w:after="60"/>
              <w:rPr>
                <w:rFonts w:ascii="Times New Roman" w:hAnsi="Times New Roman"/>
                <w:sz w:val="20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66190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66190" w:rsidRPr="00F6228A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A66190" w:rsidRPr="00F6228A">
              <w:rPr>
                <w:rFonts w:ascii="Times New Roman" w:hAnsi="Times New Roman"/>
                <w:szCs w:val="24"/>
                <w:lang w:val="en-US"/>
              </w:rPr>
              <w:t>Functional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A66190" w:rsidRPr="00F6228A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A66190" w:rsidRPr="00F6228A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A66190" w:rsidRPr="00F6228A">
              <w:rPr>
                <w:rFonts w:ascii="Times New Roman" w:hAnsi="Times New Roman"/>
                <w:szCs w:val="24"/>
                <w:lang w:val="en-US"/>
              </w:rPr>
              <w:t>3DT-001: DeleteTask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A66190" w:rsidRPr="00F6228A" w:rsidRDefault="00A66190" w:rsidP="00E8760D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</w:tr>
    </w:tbl>
    <w:p w:rsidR="008E51E2" w:rsidRDefault="008E51E2">
      <w:r>
        <w:br w:type="page"/>
      </w:r>
    </w:p>
    <w:tbl>
      <w:tblPr>
        <w:tblW w:w="9798" w:type="dxa"/>
        <w:tblInd w:w="120" w:type="dxa"/>
        <w:tblLayout w:type="fixed"/>
        <w:tblCellMar>
          <w:left w:w="60" w:type="dxa"/>
          <w:right w:w="60" w:type="dxa"/>
        </w:tblCellMar>
        <w:tblLook w:val="0000"/>
      </w:tblPr>
      <w:tblGrid>
        <w:gridCol w:w="1500"/>
        <w:gridCol w:w="2031"/>
        <w:gridCol w:w="2769"/>
        <w:gridCol w:w="3498"/>
      </w:tblGrid>
      <w:tr w:rsidR="00A66190" w:rsidRPr="000B31EC" w:rsidTr="008E51E2"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A66190" w:rsidRPr="00F6228A" w:rsidRDefault="00A66190" w:rsidP="00E8760D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bookmarkStart w:id="573" w:name="BKM_11770A59_5D22_4614_AAE4_6E4DC29EEEB8"/>
            <w:bookmarkEnd w:id="560"/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lastRenderedPageBreak/>
              <w:t>Use Case:</w:t>
            </w:r>
          </w:p>
        </w:tc>
        <w:tc>
          <w:tcPr>
            <w:tcW w:w="4800" w:type="dxa"/>
            <w:gridSpan w:val="2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A66190" w:rsidRPr="000B31EC" w:rsidRDefault="00DF5B6C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66190" w:rsidRPr="000B31EC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66190" w:rsidRPr="000B31EC">
              <w:rPr>
                <w:rFonts w:ascii="Times New Roman" w:hAnsi="Times New Roman"/>
                <w:szCs w:val="24"/>
                <w:lang w:val="en-US"/>
              </w:rPr>
              <w:instrText>Element.Name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A66190" w:rsidRPr="000B31EC">
              <w:rPr>
                <w:rFonts w:ascii="Times New Roman" w:hAnsi="Times New Roman"/>
                <w:szCs w:val="24"/>
                <w:lang w:val="en-US"/>
              </w:rPr>
              <w:t>Deleting a task and saying "yes" to delete it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A66190" w:rsidRPr="00F6228A" w:rsidRDefault="00CD59BB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>
              <w:rPr>
                <w:rFonts w:ascii="Times New Roman" w:hAnsi="Times New Roman"/>
                <w:szCs w:val="24"/>
                <w:lang w:val="en-US"/>
              </w:rPr>
              <w:t>Test Id: T3</w:t>
            </w:r>
            <w:ins w:id="574" w:author="David Silva" w:date="2013-05-27T19:25:00Z">
              <w:r w:rsidR="00796DB7">
                <w:rPr>
                  <w:rFonts w:ascii="Times New Roman" w:hAnsi="Times New Roman"/>
                  <w:szCs w:val="24"/>
                  <w:lang w:val="en-US"/>
                </w:rPr>
                <w:t>2</w:t>
              </w:r>
            </w:ins>
            <w:del w:id="575" w:author="David Silva" w:date="2013-05-27T19:25:00Z">
              <w:r w:rsidDel="00796DB7">
                <w:rPr>
                  <w:rFonts w:ascii="Times New Roman" w:hAnsi="Times New Roman"/>
                  <w:szCs w:val="24"/>
                  <w:lang w:val="en-US"/>
                </w:rPr>
                <w:delText>3</w:delText>
              </w:r>
            </w:del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A66190" w:rsidRPr="00F6228A">
              <w:rPr>
                <w:rFonts w:ascii="Times New Roman" w:hAnsi="Times New Roman"/>
                <w:szCs w:val="24"/>
                <w:lang w:val="en-US"/>
              </w:rPr>
              <w:instrText>MERGEFIELD Element.Alias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A66190" w:rsidRPr="000B31EC" w:rsidTr="008E51E2"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66190" w:rsidRPr="00F6228A" w:rsidRDefault="00A66190" w:rsidP="00E8760D">
            <w:pPr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Status:</w:t>
            </w:r>
          </w:p>
        </w:tc>
        <w:tc>
          <w:tcPr>
            <w:tcW w:w="2031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66190" w:rsidRPr="00F6228A" w:rsidRDefault="00DF5B6C" w:rsidP="00E8760D">
            <w:pPr>
              <w:tabs>
                <w:tab w:val="left" w:pos="2160"/>
                <w:tab w:val="left" w:pos="3150"/>
                <w:tab w:val="left" w:pos="567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66190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66190" w:rsidRPr="00F6228A">
              <w:rPr>
                <w:rFonts w:ascii="Times New Roman" w:hAnsi="Times New Roman"/>
                <w:szCs w:val="24"/>
                <w:lang w:val="en-US"/>
              </w:rPr>
              <w:instrText>Element.Status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del w:id="576" w:author="David Silva" w:date="2013-05-27T21:24:00Z">
              <w:r w:rsidR="00A66190" w:rsidRPr="00F6228A" w:rsidDel="00A46F0C">
                <w:rPr>
                  <w:rFonts w:ascii="Times New Roman" w:hAnsi="Times New Roman"/>
                  <w:szCs w:val="24"/>
                  <w:lang w:val="en-US"/>
                </w:rPr>
                <w:delText>Proposed</w:delText>
              </w:r>
            </w:del>
            <w:ins w:id="577" w:author="David Silva" w:date="2013-05-27T21:24:00Z">
              <w:r w:rsidR="00A46F0C">
                <w:rPr>
                  <w:rFonts w:ascii="Times New Roman" w:hAnsi="Times New Roman"/>
                  <w:szCs w:val="24"/>
                  <w:lang w:val="en-US"/>
                </w:rPr>
                <w:t>Draft</w:t>
              </w:r>
            </w:ins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2769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66190" w:rsidRPr="00F6228A" w:rsidRDefault="00A66190" w:rsidP="00E8760D">
            <w:pPr>
              <w:tabs>
                <w:tab w:val="left" w:pos="900"/>
                <w:tab w:val="left" w:pos="3150"/>
                <w:tab w:val="left" w:pos="5670"/>
              </w:tabs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Version: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Element.Version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1.0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66190" w:rsidRPr="00F6228A" w:rsidRDefault="00A66190" w:rsidP="00E8760D">
            <w:pPr>
              <w:tabs>
                <w:tab w:val="left" w:pos="990"/>
                <w:tab w:val="left" w:pos="4590"/>
                <w:tab w:val="left" w:pos="567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Phase: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Element.Phase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1.0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A66190" w:rsidRPr="000B31EC" w:rsidTr="008E51E2">
        <w:trPr>
          <w:trHeight w:val="280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66190" w:rsidRPr="00F6228A" w:rsidRDefault="00A66190" w:rsidP="00E8760D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Author:</w:t>
            </w:r>
          </w:p>
        </w:tc>
        <w:tc>
          <w:tcPr>
            <w:tcW w:w="2031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66190" w:rsidRPr="00F6228A" w:rsidRDefault="00DF5B6C" w:rsidP="00E8760D">
            <w:pPr>
              <w:tabs>
                <w:tab w:val="left" w:pos="216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66190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66190" w:rsidRPr="00F6228A">
              <w:rPr>
                <w:rFonts w:ascii="Times New Roman" w:hAnsi="Times New Roman"/>
                <w:szCs w:val="24"/>
                <w:lang w:val="en-US"/>
              </w:rPr>
              <w:instrText>Element.Author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A66190" w:rsidRPr="00F6228A">
              <w:rPr>
                <w:rFonts w:ascii="Times New Roman" w:hAnsi="Times New Roman"/>
                <w:szCs w:val="24"/>
                <w:lang w:val="en-US"/>
              </w:rPr>
              <w:t>David Silva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2769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66190" w:rsidRPr="00F6228A" w:rsidRDefault="00A66190" w:rsidP="00E8760D">
            <w:pPr>
              <w:tabs>
                <w:tab w:val="left" w:pos="90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Created: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Element.DateCreatedShort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16-05-2013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66190" w:rsidRPr="00F6228A" w:rsidRDefault="00A66190" w:rsidP="00E8760D">
            <w:pPr>
              <w:tabs>
                <w:tab w:val="left" w:pos="99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del w:id="578" w:author="David Silva" w:date="2013-05-27T19:41:00Z"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delText>Modified:</w:delText>
              </w:r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tab/>
              </w:r>
              <w:r w:rsidR="00DF5B6C" w:rsidRPr="00F6228A" w:rsidDel="00280B27">
                <w:rPr>
                  <w:rFonts w:ascii="Times New Roman" w:hAnsi="Times New Roman"/>
                  <w:szCs w:val="24"/>
                  <w:lang w:val="en-US"/>
                </w:rPr>
                <w:fldChar w:fldCharType="begin" w:fldLock="1"/>
              </w:r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delInstrText>MERGEFIELD Element.DateModifiedShort</w:delInstrText>
              </w:r>
              <w:r w:rsidR="00DF5B6C" w:rsidRPr="00F6228A" w:rsidDel="00280B27">
                <w:rPr>
                  <w:rFonts w:ascii="Times New Roman" w:hAnsi="Times New Roman"/>
                  <w:szCs w:val="24"/>
                  <w:lang w:val="en-US"/>
                </w:rPr>
                <w:fldChar w:fldCharType="separate"/>
              </w:r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delText>16-05-2013</w:delText>
              </w:r>
              <w:r w:rsidR="00DF5B6C" w:rsidRPr="00F6228A" w:rsidDel="00280B27">
                <w:rPr>
                  <w:rFonts w:ascii="Times New Roman" w:hAnsi="Times New Roman"/>
                  <w:szCs w:val="24"/>
                  <w:lang w:val="en-US"/>
                </w:rPr>
                <w:fldChar w:fldCharType="end"/>
              </w:r>
            </w:del>
            <w:ins w:id="579" w:author="David Silva" w:date="2013-05-27T19:41:00Z">
              <w:r w:rsidR="00280B27">
                <w:rPr>
                  <w:rFonts w:ascii="Times New Roman" w:hAnsi="Times New Roman"/>
                  <w:szCs w:val="24"/>
                  <w:lang w:val="en-US"/>
                </w:rPr>
                <w:t>Modified: 21-05-2013</w:t>
              </w:r>
            </w:ins>
          </w:p>
        </w:tc>
      </w:tr>
      <w:tr w:rsidR="00A66190" w:rsidRPr="000B31EC" w:rsidTr="008E51E2">
        <w:trPr>
          <w:trHeight w:val="387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50" w:type="dxa"/>
              <w:left w:w="0" w:type="dxa"/>
              <w:bottom w:w="0" w:type="dxa"/>
              <w:right w:w="50" w:type="dxa"/>
            </w:tcMar>
          </w:tcPr>
          <w:p w:rsidR="00A66190" w:rsidRPr="00F6228A" w:rsidRDefault="00A66190" w:rsidP="00E8760D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Notes:</w:t>
            </w:r>
          </w:p>
        </w:tc>
        <w:tc>
          <w:tcPr>
            <w:tcW w:w="8298" w:type="dxa"/>
            <w:gridSpan w:val="3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50" w:type="dxa"/>
              <w:left w:w="0" w:type="dxa"/>
              <w:bottom w:w="0" w:type="dxa"/>
              <w:right w:w="50" w:type="dxa"/>
            </w:tcMar>
          </w:tcPr>
          <w:p w:rsidR="00A66190" w:rsidRPr="000B31EC" w:rsidRDefault="00DF5B6C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66190" w:rsidRPr="000B31EC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66190" w:rsidRPr="000B31EC">
              <w:rPr>
                <w:rFonts w:ascii="Times New Roman" w:hAnsi="Times New Roman"/>
                <w:szCs w:val="24"/>
                <w:lang w:val="en-US"/>
              </w:rPr>
              <w:instrText>Element.Notes</w:instrTex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  <w:p w:rsidR="00A66190" w:rsidRPr="000B31EC" w:rsidRDefault="00A66190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u w:val="single"/>
                <w:lang w:val="en-US"/>
              </w:rPr>
              <w:t>Start:</w:t>
            </w:r>
          </w:p>
          <w:p w:rsidR="00A66190" w:rsidRPr="000B31EC" w:rsidRDefault="00A66190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 xml:space="preserve">1. Click </w:t>
            </w:r>
            <w:del w:id="580" w:author="Carla" w:date="2013-05-30T00:16:00Z">
              <w:r w:rsidRPr="000B31EC" w:rsidDel="00A627D8">
                <w:rPr>
                  <w:rFonts w:ascii="Times New Roman" w:hAnsi="Times New Roman"/>
                  <w:szCs w:val="24"/>
                  <w:lang w:val="en-US"/>
                </w:rPr>
                <w:delText xml:space="preserve">in </w:delText>
              </w:r>
            </w:del>
            <w:r w:rsidRPr="000B31EC">
              <w:rPr>
                <w:rFonts w:ascii="Times New Roman" w:hAnsi="Times New Roman"/>
                <w:szCs w:val="24"/>
                <w:lang w:val="en-US"/>
              </w:rPr>
              <w:t xml:space="preserve">the delete button from any task from the task list in the main window </w:t>
            </w:r>
          </w:p>
          <w:p w:rsidR="00A66190" w:rsidRPr="000B31EC" w:rsidRDefault="00A66190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>2. The system presents a message to confirm the operation</w:t>
            </w:r>
          </w:p>
          <w:p w:rsidR="00A66190" w:rsidRPr="000B31EC" w:rsidRDefault="00A66190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>3. Click Yes to confirm task removal</w:t>
            </w:r>
          </w:p>
          <w:p w:rsidR="00A66190" w:rsidRPr="000B31EC" w:rsidRDefault="00A66190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</w:p>
          <w:p w:rsidR="00A66190" w:rsidRPr="000B31EC" w:rsidRDefault="00A66190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u w:val="single"/>
                <w:lang w:val="en-US"/>
              </w:rPr>
              <w:t>Result:</w:t>
            </w:r>
          </w:p>
          <w:p w:rsidR="00A66190" w:rsidRPr="000B31EC" w:rsidRDefault="00A66190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>The system deletes the task from the database and updates the tasks list.</w:t>
            </w:r>
          </w:p>
          <w:p w:rsidR="00A66190" w:rsidRPr="00F6228A" w:rsidRDefault="00A66190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Use case ends.</w:t>
            </w:r>
          </w:p>
        </w:tc>
      </w:tr>
    </w:tbl>
    <w:p w:rsidR="00A66190" w:rsidRPr="00F6228A" w:rsidRDefault="00A66190" w:rsidP="00A66190">
      <w:pPr>
        <w:spacing w:before="60" w:after="60"/>
        <w:rPr>
          <w:rFonts w:ascii="Times New Roman" w:hAnsi="Times New Roman"/>
          <w:szCs w:val="24"/>
          <w:lang w:val="en-US"/>
        </w:rPr>
      </w:pPr>
    </w:p>
    <w:tbl>
      <w:tblPr>
        <w:tblW w:w="9785" w:type="dxa"/>
        <w:tblInd w:w="120" w:type="dxa"/>
        <w:tblLayout w:type="fixed"/>
        <w:tblCellMar>
          <w:left w:w="60" w:type="dxa"/>
          <w:right w:w="60" w:type="dxa"/>
        </w:tblCellMar>
        <w:tblLook w:val="0000"/>
      </w:tblPr>
      <w:tblGrid>
        <w:gridCol w:w="1500"/>
        <w:gridCol w:w="2910"/>
        <w:gridCol w:w="2125"/>
        <w:gridCol w:w="3250"/>
      </w:tblGrid>
      <w:tr w:rsidR="00A66190" w:rsidRPr="000B31EC" w:rsidTr="00E8760D">
        <w:trPr>
          <w:trHeight w:val="237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:rsidR="00A66190" w:rsidRPr="00F6228A" w:rsidRDefault="00A66190" w:rsidP="00E8760D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Related To:</w:t>
            </w:r>
          </w:p>
        </w:tc>
        <w:tc>
          <w:tcPr>
            <w:tcW w:w="291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A66190" w:rsidRPr="00F6228A" w:rsidRDefault="00A66190" w:rsidP="00E8760D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Source</w:t>
            </w:r>
          </w:p>
        </w:tc>
        <w:tc>
          <w:tcPr>
            <w:tcW w:w="2125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A66190" w:rsidRPr="00F6228A" w:rsidRDefault="00A66190" w:rsidP="00E8760D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Connector</w:t>
            </w:r>
          </w:p>
        </w:tc>
        <w:tc>
          <w:tcPr>
            <w:tcW w:w="325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A66190" w:rsidRPr="00F6228A" w:rsidRDefault="00A66190" w:rsidP="00E8760D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Target</w:t>
            </w:r>
          </w:p>
        </w:tc>
      </w:tr>
      <w:tr w:rsidR="00A66190" w:rsidRPr="000B31EC" w:rsidTr="00E8760D"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A66190" w:rsidRPr="00F6228A" w:rsidRDefault="00A66190" w:rsidP="00E8760D">
            <w:pPr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91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A66190" w:rsidRPr="000B31EC" w:rsidRDefault="00DF5B6C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66190" w:rsidRPr="000B31EC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66190" w:rsidRPr="000B31EC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A66190" w:rsidRPr="000B31EC">
              <w:rPr>
                <w:rFonts w:ascii="Times New Roman" w:hAnsi="Times New Roman"/>
                <w:szCs w:val="24"/>
                <w:lang w:val="en-US"/>
              </w:rPr>
              <w:t xml:space="preserve">Acceptance </w:t>
            </w:r>
            <w:proofErr w:type="spellStart"/>
            <w:r w:rsidR="00A66190" w:rsidRPr="000B31EC">
              <w:rPr>
                <w:rFonts w:ascii="Times New Roman" w:hAnsi="Times New Roman"/>
                <w:szCs w:val="24"/>
                <w:lang w:val="en-US"/>
              </w:rPr>
              <w:t>Tests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A66190" w:rsidRPr="000B31EC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A66190" w:rsidRPr="000B31EC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A66190" w:rsidRPr="000B31EC">
              <w:rPr>
                <w:rFonts w:ascii="Times New Roman" w:hAnsi="Times New Roman"/>
                <w:szCs w:val="24"/>
                <w:lang w:val="en-US"/>
              </w:rPr>
              <w:t>Deleting</w:t>
            </w:r>
            <w:proofErr w:type="spellEnd"/>
            <w:r w:rsidR="00A66190" w:rsidRPr="000B31EC">
              <w:rPr>
                <w:rFonts w:ascii="Times New Roman" w:hAnsi="Times New Roman"/>
                <w:szCs w:val="24"/>
                <w:lang w:val="en-US"/>
              </w:rPr>
              <w:t xml:space="preserve"> a task and saying "yes" to delete it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A66190" w:rsidRDefault="00A66190" w:rsidP="00E8760D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  <w:p w:rsidR="00A66190" w:rsidRDefault="00A66190" w:rsidP="00E8760D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  <w:p w:rsidR="00A66190" w:rsidRDefault="00A66190" w:rsidP="00E8760D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  <w:p w:rsidR="00A66190" w:rsidRDefault="00A66190" w:rsidP="00E8760D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  <w:p w:rsidR="00A66190" w:rsidRDefault="00A66190" w:rsidP="00E8760D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  <w:p w:rsidR="00A66190" w:rsidRPr="000B31EC" w:rsidRDefault="00A66190" w:rsidP="00E8760D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125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A66190" w:rsidRPr="00F6228A" w:rsidRDefault="00DF5B6C" w:rsidP="00E8760D">
            <w:pPr>
              <w:spacing w:before="60" w:after="60"/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66190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66190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instrText>Connector.Type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A66190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t>Trace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25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A66190" w:rsidRPr="00F6228A" w:rsidRDefault="00DF5B6C" w:rsidP="00E8760D">
            <w:pPr>
              <w:spacing w:before="60" w:after="60"/>
              <w:rPr>
                <w:rFonts w:ascii="Times New Roman" w:hAnsi="Times New Roman"/>
                <w:sz w:val="20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66190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66190" w:rsidRPr="00F6228A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A66190" w:rsidRPr="00F6228A">
              <w:rPr>
                <w:rFonts w:ascii="Times New Roman" w:hAnsi="Times New Roman"/>
                <w:szCs w:val="24"/>
                <w:lang w:val="en-US"/>
              </w:rPr>
              <w:t>Functional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A66190" w:rsidRPr="00F6228A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A66190" w:rsidRPr="00F6228A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A66190" w:rsidRPr="00F6228A">
              <w:rPr>
                <w:rFonts w:ascii="Times New Roman" w:hAnsi="Times New Roman"/>
                <w:szCs w:val="24"/>
                <w:lang w:val="en-US"/>
              </w:rPr>
              <w:t>3DT-001: DeleteTask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A66190" w:rsidRPr="00F6228A" w:rsidRDefault="00A66190" w:rsidP="00E8760D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</w:tr>
      <w:bookmarkEnd w:id="573"/>
    </w:tbl>
    <w:p w:rsidR="00A66190" w:rsidRDefault="00A66190" w:rsidP="00A66190">
      <w:pPr>
        <w:rPr>
          <w:rFonts w:eastAsia="Times New Roman"/>
          <w:szCs w:val="24"/>
          <w:lang w:val="en-US"/>
        </w:rPr>
      </w:pPr>
      <w:r w:rsidRPr="00F6228A">
        <w:rPr>
          <w:rFonts w:eastAsia="Times New Roman"/>
          <w:szCs w:val="24"/>
          <w:lang w:val="en-US"/>
        </w:rPr>
        <w:br w:type="page"/>
      </w:r>
    </w:p>
    <w:tbl>
      <w:tblPr>
        <w:tblW w:w="0" w:type="auto"/>
        <w:tblLayout w:type="fixed"/>
        <w:tblCellMar>
          <w:left w:w="60" w:type="dxa"/>
          <w:right w:w="60" w:type="dxa"/>
        </w:tblCellMar>
        <w:tblLook w:val="0000"/>
      </w:tblPr>
      <w:tblGrid>
        <w:gridCol w:w="1500"/>
        <w:gridCol w:w="2031"/>
        <w:gridCol w:w="2769"/>
        <w:gridCol w:w="3498"/>
      </w:tblGrid>
      <w:tr w:rsidR="00A66190" w:rsidRPr="000B31EC" w:rsidTr="00E8760D"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A66190" w:rsidRPr="00F6228A" w:rsidRDefault="00A66190" w:rsidP="00E8760D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bookmarkStart w:id="581" w:name="BKM_BAA85146_603A_44bb_BE12_10F0B50B440A"/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lastRenderedPageBreak/>
              <w:t>Use Case:</w:t>
            </w:r>
          </w:p>
        </w:tc>
        <w:tc>
          <w:tcPr>
            <w:tcW w:w="4800" w:type="dxa"/>
            <w:gridSpan w:val="2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A66190" w:rsidRPr="00F6228A" w:rsidRDefault="00DF5B6C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66190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66190" w:rsidRPr="00F6228A">
              <w:rPr>
                <w:rFonts w:ascii="Times New Roman" w:hAnsi="Times New Roman"/>
                <w:szCs w:val="24"/>
                <w:lang w:val="en-US"/>
              </w:rPr>
              <w:instrText>Element.Name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A66190" w:rsidRPr="00F6228A">
              <w:rPr>
                <w:rFonts w:ascii="Times New Roman" w:hAnsi="Times New Roman"/>
                <w:szCs w:val="24"/>
                <w:lang w:val="en-US"/>
              </w:rPr>
              <w:t>Activating task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A66190" w:rsidRPr="00F6228A" w:rsidRDefault="00A66190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>
              <w:rPr>
                <w:rFonts w:ascii="Times New Roman" w:hAnsi="Times New Roman"/>
                <w:szCs w:val="24"/>
                <w:lang w:val="en-US"/>
              </w:rPr>
              <w:t>Test Id: T3</w:t>
            </w:r>
            <w:ins w:id="582" w:author="David Silva" w:date="2013-05-27T19:25:00Z">
              <w:r w:rsidR="00796DB7">
                <w:rPr>
                  <w:rFonts w:ascii="Times New Roman" w:hAnsi="Times New Roman"/>
                  <w:szCs w:val="24"/>
                  <w:lang w:val="en-US"/>
                </w:rPr>
                <w:t>3</w:t>
              </w:r>
            </w:ins>
            <w:del w:id="583" w:author="David Silva" w:date="2013-05-27T19:25:00Z">
              <w:r w:rsidDel="00796DB7">
                <w:rPr>
                  <w:rFonts w:ascii="Times New Roman" w:hAnsi="Times New Roman"/>
                  <w:szCs w:val="24"/>
                  <w:lang w:val="en-US"/>
                </w:rPr>
                <w:delText>4</w:delText>
              </w:r>
            </w:del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Element.Alias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A66190" w:rsidRPr="000B31EC" w:rsidTr="00E8760D"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66190" w:rsidRPr="00F6228A" w:rsidRDefault="00A66190" w:rsidP="00E8760D">
            <w:pPr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Status:</w:t>
            </w:r>
          </w:p>
        </w:tc>
        <w:tc>
          <w:tcPr>
            <w:tcW w:w="2031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66190" w:rsidRPr="00F6228A" w:rsidRDefault="00DF5B6C" w:rsidP="00E8760D">
            <w:pPr>
              <w:tabs>
                <w:tab w:val="left" w:pos="2160"/>
                <w:tab w:val="left" w:pos="3150"/>
                <w:tab w:val="left" w:pos="567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66190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66190" w:rsidRPr="00F6228A">
              <w:rPr>
                <w:rFonts w:ascii="Times New Roman" w:hAnsi="Times New Roman"/>
                <w:szCs w:val="24"/>
                <w:lang w:val="en-US"/>
              </w:rPr>
              <w:instrText>Element.Status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del w:id="584" w:author="David Silva" w:date="2013-05-27T21:24:00Z">
              <w:r w:rsidR="00A66190" w:rsidRPr="00F6228A" w:rsidDel="00A46F0C">
                <w:rPr>
                  <w:rFonts w:ascii="Times New Roman" w:hAnsi="Times New Roman"/>
                  <w:szCs w:val="24"/>
                  <w:lang w:val="en-US"/>
                </w:rPr>
                <w:delText>Proposed</w:delText>
              </w:r>
            </w:del>
            <w:ins w:id="585" w:author="David Silva" w:date="2013-05-27T21:24:00Z">
              <w:r w:rsidR="00A46F0C">
                <w:rPr>
                  <w:rFonts w:ascii="Times New Roman" w:hAnsi="Times New Roman"/>
                  <w:szCs w:val="24"/>
                  <w:lang w:val="en-US"/>
                </w:rPr>
                <w:t>Draft</w:t>
              </w:r>
            </w:ins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2769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66190" w:rsidRPr="00F6228A" w:rsidRDefault="00A66190" w:rsidP="00E8760D">
            <w:pPr>
              <w:tabs>
                <w:tab w:val="left" w:pos="900"/>
                <w:tab w:val="left" w:pos="3150"/>
                <w:tab w:val="left" w:pos="5670"/>
              </w:tabs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Version: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Element.Version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1.0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66190" w:rsidRPr="00F6228A" w:rsidRDefault="00A66190" w:rsidP="00E8760D">
            <w:pPr>
              <w:tabs>
                <w:tab w:val="left" w:pos="990"/>
                <w:tab w:val="left" w:pos="4590"/>
                <w:tab w:val="left" w:pos="567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Phase: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Element.Phase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1.0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A66190" w:rsidRPr="000B31EC" w:rsidTr="00E8760D">
        <w:trPr>
          <w:trHeight w:val="280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66190" w:rsidRPr="00F6228A" w:rsidRDefault="00A66190" w:rsidP="00E8760D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Author:</w:t>
            </w:r>
          </w:p>
        </w:tc>
        <w:tc>
          <w:tcPr>
            <w:tcW w:w="2031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66190" w:rsidRPr="00F6228A" w:rsidRDefault="00DF5B6C" w:rsidP="00E8760D">
            <w:pPr>
              <w:tabs>
                <w:tab w:val="left" w:pos="216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66190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66190" w:rsidRPr="00F6228A">
              <w:rPr>
                <w:rFonts w:ascii="Times New Roman" w:hAnsi="Times New Roman"/>
                <w:szCs w:val="24"/>
                <w:lang w:val="en-US"/>
              </w:rPr>
              <w:instrText>Element.Author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A66190" w:rsidRPr="00F6228A">
              <w:rPr>
                <w:rFonts w:ascii="Times New Roman" w:hAnsi="Times New Roman"/>
                <w:szCs w:val="24"/>
                <w:lang w:val="en-US"/>
              </w:rPr>
              <w:t>David Silva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2769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66190" w:rsidRPr="00F6228A" w:rsidRDefault="00A66190" w:rsidP="00E8760D">
            <w:pPr>
              <w:tabs>
                <w:tab w:val="left" w:pos="90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Created: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Element.DateCreatedShort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16-05-2013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66190" w:rsidRPr="00F6228A" w:rsidRDefault="00A66190" w:rsidP="00E8760D">
            <w:pPr>
              <w:tabs>
                <w:tab w:val="left" w:pos="99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del w:id="586" w:author="David Silva" w:date="2013-05-27T19:41:00Z"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delText>Modified:</w:delText>
              </w:r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tab/>
              </w:r>
              <w:r w:rsidR="00DF5B6C" w:rsidRPr="00F6228A" w:rsidDel="00280B27">
                <w:rPr>
                  <w:rFonts w:ascii="Times New Roman" w:hAnsi="Times New Roman"/>
                  <w:szCs w:val="24"/>
                  <w:lang w:val="en-US"/>
                </w:rPr>
                <w:fldChar w:fldCharType="begin" w:fldLock="1"/>
              </w:r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delInstrText>MERGEFIELD Element.DateModifiedShort</w:delInstrText>
              </w:r>
              <w:r w:rsidR="00DF5B6C" w:rsidRPr="00F6228A" w:rsidDel="00280B27">
                <w:rPr>
                  <w:rFonts w:ascii="Times New Roman" w:hAnsi="Times New Roman"/>
                  <w:szCs w:val="24"/>
                  <w:lang w:val="en-US"/>
                </w:rPr>
                <w:fldChar w:fldCharType="separate"/>
              </w:r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delText>16-05-2013</w:delText>
              </w:r>
              <w:r w:rsidR="00DF5B6C" w:rsidRPr="00F6228A" w:rsidDel="00280B27">
                <w:rPr>
                  <w:rFonts w:ascii="Times New Roman" w:hAnsi="Times New Roman"/>
                  <w:szCs w:val="24"/>
                  <w:lang w:val="en-US"/>
                </w:rPr>
                <w:fldChar w:fldCharType="end"/>
              </w:r>
            </w:del>
            <w:ins w:id="587" w:author="David Silva" w:date="2013-05-27T19:41:00Z">
              <w:r w:rsidR="00280B27">
                <w:rPr>
                  <w:rFonts w:ascii="Times New Roman" w:hAnsi="Times New Roman"/>
                  <w:szCs w:val="24"/>
                  <w:lang w:val="en-US"/>
                </w:rPr>
                <w:t>Modified: 21-05-2013</w:t>
              </w:r>
            </w:ins>
          </w:p>
        </w:tc>
      </w:tr>
      <w:tr w:rsidR="00A66190" w:rsidRPr="00F0171D" w:rsidTr="00E8760D">
        <w:trPr>
          <w:trHeight w:val="387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50" w:type="dxa"/>
              <w:left w:w="0" w:type="dxa"/>
              <w:bottom w:w="0" w:type="dxa"/>
              <w:right w:w="50" w:type="dxa"/>
            </w:tcMar>
          </w:tcPr>
          <w:p w:rsidR="00A66190" w:rsidRPr="00F6228A" w:rsidRDefault="00A66190" w:rsidP="00E8760D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Notes:</w:t>
            </w:r>
          </w:p>
        </w:tc>
        <w:tc>
          <w:tcPr>
            <w:tcW w:w="8298" w:type="dxa"/>
            <w:gridSpan w:val="3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50" w:type="dxa"/>
              <w:left w:w="0" w:type="dxa"/>
              <w:bottom w:w="0" w:type="dxa"/>
              <w:right w:w="50" w:type="dxa"/>
            </w:tcMar>
          </w:tcPr>
          <w:p w:rsidR="00A66190" w:rsidRPr="000B31EC" w:rsidRDefault="00DF5B6C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66190" w:rsidRPr="000B31EC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66190" w:rsidRPr="000B31EC">
              <w:rPr>
                <w:rFonts w:ascii="Times New Roman" w:hAnsi="Times New Roman"/>
                <w:szCs w:val="24"/>
                <w:lang w:val="en-US"/>
              </w:rPr>
              <w:instrText>Element.Notes</w:instrTex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  <w:p w:rsidR="00A66190" w:rsidRPr="000B31EC" w:rsidRDefault="00A66190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u w:val="single"/>
                <w:lang w:val="en-US"/>
              </w:rPr>
              <w:t>Start:</w:t>
            </w:r>
          </w:p>
          <w:p w:rsidR="00A66190" w:rsidRPr="00F6228A" w:rsidRDefault="00A66190" w:rsidP="00E8760D">
            <w:pPr>
              <w:pStyle w:val="PargrafodaLista"/>
              <w:numPr>
                <w:ilvl w:val="0"/>
                <w:numId w:val="2"/>
              </w:num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 xml:space="preserve">Ensure that the “Show inactive tasks” checkbox from the main window </w:t>
            </w:r>
            <w:del w:id="588" w:author="Carla" w:date="2013-05-30T00:19:00Z">
              <w:r w:rsidRPr="00F6228A" w:rsidDel="00A627D8">
                <w:rPr>
                  <w:rFonts w:ascii="Times New Roman" w:hAnsi="Times New Roman"/>
                  <w:szCs w:val="24"/>
                  <w:lang w:val="en-US"/>
                </w:rPr>
                <w:delText xml:space="preserve">are </w:delText>
              </w:r>
            </w:del>
            <w:ins w:id="589" w:author="Carla" w:date="2013-05-30T00:19:00Z">
              <w:r w:rsidR="00A627D8">
                <w:rPr>
                  <w:rFonts w:ascii="Times New Roman" w:hAnsi="Times New Roman"/>
                  <w:szCs w:val="24"/>
                  <w:lang w:val="en-US"/>
                </w:rPr>
                <w:t>is</w:t>
              </w:r>
              <w:r w:rsidR="00A627D8" w:rsidRPr="00F6228A">
                <w:rPr>
                  <w:rFonts w:ascii="Times New Roman" w:hAnsi="Times New Roman"/>
                  <w:szCs w:val="24"/>
                  <w:lang w:val="en-US"/>
                </w:rPr>
                <w:t xml:space="preserve"> </w:t>
              </w:r>
            </w:ins>
            <w:r w:rsidRPr="00F6228A">
              <w:rPr>
                <w:rFonts w:ascii="Times New Roman" w:hAnsi="Times New Roman"/>
                <w:szCs w:val="24"/>
                <w:lang w:val="en-US"/>
              </w:rPr>
              <w:t>checked</w:t>
            </w:r>
          </w:p>
          <w:p w:rsidR="00A66190" w:rsidRPr="000B31EC" w:rsidRDefault="00A66190" w:rsidP="00E8760D">
            <w:pPr>
              <w:pStyle w:val="PargrafodaLista"/>
              <w:numPr>
                <w:ilvl w:val="0"/>
                <w:numId w:val="2"/>
              </w:num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Select a</w:t>
            </w:r>
            <w:r w:rsidRPr="000B31EC">
              <w:rPr>
                <w:rFonts w:ascii="Times New Roman" w:hAnsi="Times New Roman"/>
                <w:szCs w:val="24"/>
                <w:lang w:val="en-US"/>
              </w:rPr>
              <w:t>n inactive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 xml:space="preserve"> task from the list of the main window</w:t>
            </w:r>
          </w:p>
          <w:p w:rsidR="00A66190" w:rsidRPr="000B31EC" w:rsidRDefault="00A66190" w:rsidP="00E8760D">
            <w:pPr>
              <w:pStyle w:val="PargrafodaLista"/>
              <w:numPr>
                <w:ilvl w:val="0"/>
                <w:numId w:val="2"/>
              </w:num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>Click the checkbox in the right side of the task item</w:t>
            </w:r>
          </w:p>
          <w:p w:rsidR="00A66190" w:rsidRPr="00F6228A" w:rsidRDefault="00A66190" w:rsidP="00E8760D">
            <w:pPr>
              <w:pStyle w:val="PargrafodaLista"/>
              <w:numPr>
                <w:ilvl w:val="0"/>
                <w:numId w:val="2"/>
              </w:num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>Remove the check from the “Show inactive tasks” checkbox</w:t>
            </w:r>
          </w:p>
          <w:p w:rsidR="00A66190" w:rsidRPr="000B31EC" w:rsidRDefault="00A66190" w:rsidP="00E8760D">
            <w:pPr>
              <w:pStyle w:val="PargrafodaLista"/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</w:p>
          <w:p w:rsidR="00A66190" w:rsidRPr="000B31EC" w:rsidRDefault="00A66190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u w:val="single"/>
                <w:lang w:val="en-US"/>
              </w:rPr>
              <w:t>Result:</w:t>
            </w:r>
          </w:p>
          <w:p w:rsidR="00A66190" w:rsidRPr="000B31EC" w:rsidRDefault="00A66190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 xml:space="preserve">Task </w:t>
            </w:r>
            <w:del w:id="590" w:author="Carla" w:date="2013-05-30T00:20:00Z">
              <w:r w:rsidRPr="000B31EC" w:rsidDel="00C345C1">
                <w:rPr>
                  <w:rFonts w:ascii="Times New Roman" w:hAnsi="Times New Roman"/>
                  <w:szCs w:val="24"/>
                  <w:lang w:val="en-US"/>
                </w:rPr>
                <w:delText>change its status</w:delText>
              </w:r>
            </w:del>
            <w:ins w:id="591" w:author="Carla" w:date="2013-05-30T00:20:00Z">
              <w:r w:rsidR="00C345C1">
                <w:rPr>
                  <w:rFonts w:ascii="Times New Roman" w:hAnsi="Times New Roman"/>
                  <w:szCs w:val="24"/>
                  <w:lang w:val="en-US"/>
                </w:rPr>
                <w:t>status changed</w:t>
              </w:r>
            </w:ins>
            <w:r w:rsidRPr="000B31EC">
              <w:rPr>
                <w:rFonts w:ascii="Times New Roman" w:hAnsi="Times New Roman"/>
                <w:szCs w:val="24"/>
                <w:lang w:val="en-US"/>
              </w:rPr>
              <w:t xml:space="preserve"> to activ</w:t>
            </w:r>
            <w:ins w:id="592" w:author="Carla" w:date="2013-05-30T00:20:00Z">
              <w:r w:rsidR="00C345C1">
                <w:rPr>
                  <w:rFonts w:ascii="Times New Roman" w:hAnsi="Times New Roman"/>
                  <w:szCs w:val="24"/>
                  <w:lang w:val="en-US"/>
                </w:rPr>
                <w:t>e</w:t>
              </w:r>
            </w:ins>
            <w:del w:id="593" w:author="Carla" w:date="2013-05-30T00:20:00Z">
              <w:r w:rsidRPr="000B31EC" w:rsidDel="00C345C1">
                <w:rPr>
                  <w:rFonts w:ascii="Times New Roman" w:hAnsi="Times New Roman"/>
                  <w:szCs w:val="24"/>
                  <w:lang w:val="en-US"/>
                </w:rPr>
                <w:delText>ated</w:delText>
              </w:r>
            </w:del>
            <w:r w:rsidRPr="000B31EC">
              <w:rPr>
                <w:rFonts w:ascii="Times New Roman" w:hAnsi="Times New Roman"/>
                <w:szCs w:val="24"/>
                <w:lang w:val="en-US"/>
              </w:rPr>
              <w:t xml:space="preserve"> and must be visible in the task list after </w:t>
            </w:r>
            <w:proofErr w:type="spellStart"/>
            <w:r w:rsidRPr="000B31EC">
              <w:rPr>
                <w:rFonts w:ascii="Times New Roman" w:hAnsi="Times New Roman"/>
                <w:szCs w:val="24"/>
                <w:lang w:val="en-US"/>
              </w:rPr>
              <w:t>unchecking</w:t>
            </w:r>
            <w:proofErr w:type="spellEnd"/>
            <w:r w:rsidRPr="000B31EC">
              <w:rPr>
                <w:rFonts w:ascii="Times New Roman" w:hAnsi="Times New Roman"/>
                <w:szCs w:val="24"/>
                <w:lang w:val="en-US"/>
              </w:rPr>
              <w:t xml:space="preserve"> the checkbox</w:t>
            </w:r>
          </w:p>
          <w:p w:rsidR="00A66190" w:rsidRPr="000B31EC" w:rsidRDefault="00A66190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>Database task information is updated</w:t>
            </w:r>
          </w:p>
          <w:p w:rsidR="00A66190" w:rsidRPr="00F6228A" w:rsidRDefault="00A66190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Use case ends.</w:t>
            </w:r>
          </w:p>
        </w:tc>
      </w:tr>
    </w:tbl>
    <w:p w:rsidR="00A66190" w:rsidRPr="00F6228A" w:rsidRDefault="00A66190" w:rsidP="00A66190">
      <w:pPr>
        <w:spacing w:before="60" w:after="60"/>
        <w:rPr>
          <w:rFonts w:ascii="Times New Roman" w:hAnsi="Times New Roman"/>
          <w:szCs w:val="24"/>
          <w:lang w:val="en-US"/>
        </w:rPr>
      </w:pPr>
    </w:p>
    <w:tbl>
      <w:tblPr>
        <w:tblW w:w="9785" w:type="dxa"/>
        <w:tblInd w:w="120" w:type="dxa"/>
        <w:tblLayout w:type="fixed"/>
        <w:tblCellMar>
          <w:left w:w="60" w:type="dxa"/>
          <w:right w:w="60" w:type="dxa"/>
        </w:tblCellMar>
        <w:tblLook w:val="0000"/>
      </w:tblPr>
      <w:tblGrid>
        <w:gridCol w:w="1500"/>
        <w:gridCol w:w="2910"/>
        <w:gridCol w:w="2125"/>
        <w:gridCol w:w="3250"/>
      </w:tblGrid>
      <w:tr w:rsidR="00A66190" w:rsidRPr="000B31EC" w:rsidTr="00E8760D">
        <w:trPr>
          <w:trHeight w:val="237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:rsidR="00A66190" w:rsidRPr="00F6228A" w:rsidRDefault="00A66190" w:rsidP="00E8760D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Related To:</w:t>
            </w:r>
          </w:p>
        </w:tc>
        <w:tc>
          <w:tcPr>
            <w:tcW w:w="291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A66190" w:rsidRPr="00F6228A" w:rsidRDefault="00A66190" w:rsidP="00E8760D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Source</w:t>
            </w:r>
          </w:p>
        </w:tc>
        <w:tc>
          <w:tcPr>
            <w:tcW w:w="2125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A66190" w:rsidRPr="00F6228A" w:rsidRDefault="00A66190" w:rsidP="00E8760D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Connector</w:t>
            </w:r>
          </w:p>
        </w:tc>
        <w:tc>
          <w:tcPr>
            <w:tcW w:w="325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A66190" w:rsidRPr="00F6228A" w:rsidRDefault="00A66190" w:rsidP="00E8760D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Target</w:t>
            </w:r>
          </w:p>
        </w:tc>
      </w:tr>
      <w:tr w:rsidR="00A66190" w:rsidRPr="000B31EC" w:rsidTr="00E8760D"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A66190" w:rsidRPr="00F6228A" w:rsidRDefault="00A66190" w:rsidP="00E8760D">
            <w:pPr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91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A66190" w:rsidRPr="00F6228A" w:rsidRDefault="00DF5B6C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66190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66190" w:rsidRPr="00F6228A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A66190" w:rsidRPr="00F6228A">
              <w:rPr>
                <w:rFonts w:ascii="Times New Roman" w:hAnsi="Times New Roman"/>
                <w:szCs w:val="24"/>
                <w:lang w:val="en-US"/>
              </w:rPr>
              <w:t xml:space="preserve">Acceptance </w:t>
            </w:r>
            <w:proofErr w:type="spellStart"/>
            <w:r w:rsidR="00A66190" w:rsidRPr="00F6228A">
              <w:rPr>
                <w:rFonts w:ascii="Times New Roman" w:hAnsi="Times New Roman"/>
                <w:szCs w:val="24"/>
                <w:lang w:val="en-US"/>
              </w:rPr>
              <w:t>Tests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A66190" w:rsidRPr="00F6228A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A66190" w:rsidRPr="00F6228A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A66190" w:rsidRPr="00F6228A">
              <w:rPr>
                <w:rFonts w:ascii="Times New Roman" w:hAnsi="Times New Roman"/>
                <w:szCs w:val="24"/>
                <w:lang w:val="en-US"/>
              </w:rPr>
              <w:t>Activating</w:t>
            </w:r>
            <w:proofErr w:type="spellEnd"/>
            <w:r w:rsidR="00A66190" w:rsidRPr="00F6228A">
              <w:rPr>
                <w:rFonts w:ascii="Times New Roman" w:hAnsi="Times New Roman"/>
                <w:szCs w:val="24"/>
                <w:lang w:val="en-US"/>
              </w:rPr>
              <w:t xml:space="preserve"> task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A66190" w:rsidRDefault="00A66190" w:rsidP="00E8760D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  <w:p w:rsidR="00A66190" w:rsidRDefault="00A66190" w:rsidP="00E8760D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  <w:p w:rsidR="00A66190" w:rsidRDefault="00A66190" w:rsidP="00E8760D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  <w:p w:rsidR="00A66190" w:rsidRDefault="00A66190" w:rsidP="00E8760D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  <w:p w:rsidR="00A66190" w:rsidRDefault="00A66190" w:rsidP="00E8760D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  <w:p w:rsidR="00A66190" w:rsidRDefault="00A66190" w:rsidP="00E8760D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  <w:p w:rsidR="00A66190" w:rsidRDefault="00A66190" w:rsidP="00E8760D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  <w:p w:rsidR="00A66190" w:rsidRPr="00F6228A" w:rsidRDefault="00A66190" w:rsidP="00E8760D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125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A66190" w:rsidRPr="00F6228A" w:rsidRDefault="00DF5B6C" w:rsidP="00E8760D">
            <w:pPr>
              <w:spacing w:before="60" w:after="60"/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66190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66190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instrText>Connector.Type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A66190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t>Trace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25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A66190" w:rsidRPr="00F6228A" w:rsidRDefault="00DF5B6C" w:rsidP="00E8760D">
            <w:pPr>
              <w:spacing w:before="60" w:after="60"/>
              <w:rPr>
                <w:rFonts w:ascii="Times New Roman" w:hAnsi="Times New Roman"/>
                <w:sz w:val="20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66190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66190" w:rsidRPr="00F6228A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A66190" w:rsidRPr="00F6228A">
              <w:rPr>
                <w:rFonts w:ascii="Times New Roman" w:hAnsi="Times New Roman"/>
                <w:szCs w:val="24"/>
                <w:lang w:val="en-US"/>
              </w:rPr>
              <w:t>Functional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A66190" w:rsidRPr="00F6228A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A66190" w:rsidRPr="00F6228A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A66190" w:rsidRPr="00F6228A">
              <w:rPr>
                <w:rFonts w:ascii="Times New Roman" w:hAnsi="Times New Roman"/>
                <w:szCs w:val="24"/>
                <w:lang w:val="en-US"/>
              </w:rPr>
              <w:t>7CT-001:ChangeTask Status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A66190" w:rsidRPr="00F6228A" w:rsidRDefault="00A66190" w:rsidP="00E8760D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</w:tr>
      <w:bookmarkEnd w:id="581"/>
    </w:tbl>
    <w:p w:rsidR="00A66190" w:rsidRDefault="00A66190" w:rsidP="00A66190">
      <w:pPr>
        <w:rPr>
          <w:rFonts w:eastAsia="Times New Roman"/>
          <w:szCs w:val="24"/>
          <w:lang w:val="en-US"/>
        </w:rPr>
      </w:pPr>
      <w:r w:rsidRPr="00F6228A">
        <w:rPr>
          <w:rFonts w:eastAsia="Times New Roman"/>
          <w:szCs w:val="24"/>
          <w:lang w:val="en-US"/>
        </w:rPr>
        <w:br w:type="page"/>
      </w:r>
    </w:p>
    <w:tbl>
      <w:tblPr>
        <w:tblW w:w="0" w:type="auto"/>
        <w:tblLayout w:type="fixed"/>
        <w:tblCellMar>
          <w:left w:w="60" w:type="dxa"/>
          <w:right w:w="60" w:type="dxa"/>
        </w:tblCellMar>
        <w:tblLook w:val="0000"/>
      </w:tblPr>
      <w:tblGrid>
        <w:gridCol w:w="1500"/>
        <w:gridCol w:w="2031"/>
        <w:gridCol w:w="2769"/>
        <w:gridCol w:w="3498"/>
      </w:tblGrid>
      <w:tr w:rsidR="00A66190" w:rsidRPr="000B31EC" w:rsidTr="00E8760D"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A66190" w:rsidRPr="00F6228A" w:rsidRDefault="00A66190" w:rsidP="00E8760D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bookmarkStart w:id="594" w:name="BKM_297E2082_D4C6_4d00_8D00_B686ED2263AE"/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lastRenderedPageBreak/>
              <w:t>Use Case:</w:t>
            </w:r>
          </w:p>
        </w:tc>
        <w:tc>
          <w:tcPr>
            <w:tcW w:w="4800" w:type="dxa"/>
            <w:gridSpan w:val="2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A66190" w:rsidRPr="000B31EC" w:rsidRDefault="00DF5B6C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66190" w:rsidRPr="000B31EC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66190" w:rsidRPr="000B31EC">
              <w:rPr>
                <w:rFonts w:ascii="Times New Roman" w:hAnsi="Times New Roman"/>
                <w:szCs w:val="24"/>
                <w:lang w:val="en-US"/>
              </w:rPr>
              <w:instrText>Element.Name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A66190" w:rsidRPr="000B31EC">
              <w:rPr>
                <w:rFonts w:ascii="Times New Roman" w:hAnsi="Times New Roman"/>
                <w:szCs w:val="24"/>
                <w:lang w:val="en-US"/>
              </w:rPr>
              <w:t>Change running task with shortcut fail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A66190" w:rsidRPr="00F6228A" w:rsidRDefault="00A66190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>
              <w:rPr>
                <w:rFonts w:ascii="Times New Roman" w:hAnsi="Times New Roman"/>
                <w:szCs w:val="24"/>
                <w:lang w:val="en-US"/>
              </w:rPr>
              <w:t>Test Id: T3</w:t>
            </w:r>
            <w:ins w:id="595" w:author="David Silva" w:date="2013-05-27T19:25:00Z">
              <w:r w:rsidR="00796DB7">
                <w:rPr>
                  <w:rFonts w:ascii="Times New Roman" w:hAnsi="Times New Roman"/>
                  <w:szCs w:val="24"/>
                  <w:lang w:val="en-US"/>
                </w:rPr>
                <w:t>4</w:t>
              </w:r>
            </w:ins>
            <w:del w:id="596" w:author="David Silva" w:date="2013-05-27T19:25:00Z">
              <w:r w:rsidDel="00796DB7">
                <w:rPr>
                  <w:rFonts w:ascii="Times New Roman" w:hAnsi="Times New Roman"/>
                  <w:szCs w:val="24"/>
                  <w:lang w:val="en-US"/>
                </w:rPr>
                <w:delText>5</w:delText>
              </w:r>
            </w:del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Element.Alias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A66190" w:rsidRPr="000B31EC" w:rsidTr="00E8760D"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66190" w:rsidRPr="00F6228A" w:rsidRDefault="00A66190" w:rsidP="00E8760D">
            <w:pPr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Status:</w:t>
            </w:r>
          </w:p>
        </w:tc>
        <w:tc>
          <w:tcPr>
            <w:tcW w:w="2031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66190" w:rsidRPr="00F6228A" w:rsidRDefault="00DF5B6C" w:rsidP="00E8760D">
            <w:pPr>
              <w:tabs>
                <w:tab w:val="left" w:pos="2160"/>
                <w:tab w:val="left" w:pos="3150"/>
                <w:tab w:val="left" w:pos="567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66190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66190" w:rsidRPr="00F6228A">
              <w:rPr>
                <w:rFonts w:ascii="Times New Roman" w:hAnsi="Times New Roman"/>
                <w:szCs w:val="24"/>
                <w:lang w:val="en-US"/>
              </w:rPr>
              <w:instrText>Element.Status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del w:id="597" w:author="David Silva" w:date="2013-05-27T21:24:00Z">
              <w:r w:rsidR="00A66190" w:rsidRPr="00F6228A" w:rsidDel="00A46F0C">
                <w:rPr>
                  <w:rFonts w:ascii="Times New Roman" w:hAnsi="Times New Roman"/>
                  <w:szCs w:val="24"/>
                  <w:lang w:val="en-US"/>
                </w:rPr>
                <w:delText>Proposed</w:delText>
              </w:r>
            </w:del>
            <w:ins w:id="598" w:author="David Silva" w:date="2013-05-27T21:24:00Z">
              <w:r w:rsidR="00A46F0C">
                <w:rPr>
                  <w:rFonts w:ascii="Times New Roman" w:hAnsi="Times New Roman"/>
                  <w:szCs w:val="24"/>
                  <w:lang w:val="en-US"/>
                </w:rPr>
                <w:t>Draft</w:t>
              </w:r>
            </w:ins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2769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66190" w:rsidRPr="00F6228A" w:rsidRDefault="00A66190" w:rsidP="00E8760D">
            <w:pPr>
              <w:tabs>
                <w:tab w:val="left" w:pos="900"/>
                <w:tab w:val="left" w:pos="3150"/>
                <w:tab w:val="left" w:pos="5670"/>
              </w:tabs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Version: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Element.Version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1.0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66190" w:rsidRPr="00F6228A" w:rsidRDefault="00A66190" w:rsidP="00E8760D">
            <w:pPr>
              <w:tabs>
                <w:tab w:val="left" w:pos="990"/>
                <w:tab w:val="left" w:pos="4590"/>
                <w:tab w:val="left" w:pos="567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Phase: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Element.Phase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1.0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A66190" w:rsidRPr="000B31EC" w:rsidTr="00E8760D">
        <w:trPr>
          <w:trHeight w:val="280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66190" w:rsidRPr="00F6228A" w:rsidRDefault="00A66190" w:rsidP="00E8760D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Author:</w:t>
            </w:r>
          </w:p>
        </w:tc>
        <w:tc>
          <w:tcPr>
            <w:tcW w:w="2031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66190" w:rsidRPr="00F6228A" w:rsidRDefault="00DF5B6C" w:rsidP="00E8760D">
            <w:pPr>
              <w:tabs>
                <w:tab w:val="left" w:pos="216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66190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66190" w:rsidRPr="00F6228A">
              <w:rPr>
                <w:rFonts w:ascii="Times New Roman" w:hAnsi="Times New Roman"/>
                <w:szCs w:val="24"/>
                <w:lang w:val="en-US"/>
              </w:rPr>
              <w:instrText>Element.Author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A66190" w:rsidRPr="00F6228A">
              <w:rPr>
                <w:rFonts w:ascii="Times New Roman" w:hAnsi="Times New Roman"/>
                <w:szCs w:val="24"/>
                <w:lang w:val="en-US"/>
              </w:rPr>
              <w:t>João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2769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66190" w:rsidRPr="00F6228A" w:rsidRDefault="00A66190" w:rsidP="00E8760D">
            <w:pPr>
              <w:tabs>
                <w:tab w:val="left" w:pos="90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Created: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Element.DateCreatedShort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18-05-2013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A66190" w:rsidRPr="00F6228A" w:rsidRDefault="00A66190" w:rsidP="00E8760D">
            <w:pPr>
              <w:tabs>
                <w:tab w:val="left" w:pos="99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del w:id="599" w:author="David Silva" w:date="2013-05-27T21:23:00Z">
              <w:r w:rsidRPr="00F6228A" w:rsidDel="00A46F0C">
                <w:rPr>
                  <w:rFonts w:ascii="Times New Roman" w:hAnsi="Times New Roman"/>
                  <w:szCs w:val="24"/>
                  <w:lang w:val="en-US"/>
                </w:rPr>
                <w:delText>Modified:</w:delText>
              </w:r>
              <w:r w:rsidRPr="00F6228A" w:rsidDel="00A46F0C">
                <w:rPr>
                  <w:rFonts w:ascii="Times New Roman" w:hAnsi="Times New Roman"/>
                  <w:szCs w:val="24"/>
                  <w:lang w:val="en-US"/>
                </w:rPr>
                <w:tab/>
              </w:r>
              <w:r w:rsidR="00DF5B6C" w:rsidRPr="00F6228A" w:rsidDel="00A46F0C">
                <w:rPr>
                  <w:rFonts w:ascii="Times New Roman" w:hAnsi="Times New Roman"/>
                  <w:szCs w:val="24"/>
                  <w:lang w:val="en-US"/>
                </w:rPr>
                <w:fldChar w:fldCharType="begin" w:fldLock="1"/>
              </w:r>
              <w:r w:rsidRPr="00F6228A" w:rsidDel="00A46F0C">
                <w:rPr>
                  <w:rFonts w:ascii="Times New Roman" w:hAnsi="Times New Roman"/>
                  <w:szCs w:val="24"/>
                  <w:lang w:val="en-US"/>
                </w:rPr>
                <w:delInstrText>MERGEFIELD Element.DateModifiedShort</w:delInstrText>
              </w:r>
              <w:r w:rsidR="00DF5B6C" w:rsidRPr="00F6228A" w:rsidDel="00A46F0C">
                <w:rPr>
                  <w:rFonts w:ascii="Times New Roman" w:hAnsi="Times New Roman"/>
                  <w:szCs w:val="24"/>
                  <w:lang w:val="en-US"/>
                </w:rPr>
                <w:fldChar w:fldCharType="separate"/>
              </w:r>
              <w:r w:rsidRPr="00F6228A" w:rsidDel="00A46F0C">
                <w:rPr>
                  <w:rFonts w:ascii="Times New Roman" w:hAnsi="Times New Roman"/>
                  <w:szCs w:val="24"/>
                  <w:lang w:val="en-US"/>
                </w:rPr>
                <w:delText>18-05-2013</w:delText>
              </w:r>
              <w:r w:rsidR="00DF5B6C" w:rsidRPr="00F6228A" w:rsidDel="00A46F0C">
                <w:rPr>
                  <w:rFonts w:ascii="Times New Roman" w:hAnsi="Times New Roman"/>
                  <w:szCs w:val="24"/>
                  <w:lang w:val="en-US"/>
                </w:rPr>
                <w:fldChar w:fldCharType="end"/>
              </w:r>
            </w:del>
            <w:ins w:id="600" w:author="David Silva" w:date="2013-05-27T21:23:00Z">
              <w:r w:rsidR="00A46F0C">
                <w:rPr>
                  <w:rFonts w:ascii="Times New Roman" w:hAnsi="Times New Roman"/>
                  <w:szCs w:val="24"/>
                  <w:lang w:val="en-US"/>
                </w:rPr>
                <w:t>Modified: 21-05-2013</w:t>
              </w:r>
            </w:ins>
          </w:p>
        </w:tc>
      </w:tr>
      <w:tr w:rsidR="00A66190" w:rsidRPr="00C345C1" w:rsidTr="00E8760D">
        <w:trPr>
          <w:trHeight w:val="387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50" w:type="dxa"/>
              <w:left w:w="0" w:type="dxa"/>
              <w:bottom w:w="0" w:type="dxa"/>
              <w:right w:w="50" w:type="dxa"/>
            </w:tcMar>
          </w:tcPr>
          <w:p w:rsidR="00A66190" w:rsidRPr="00F6228A" w:rsidRDefault="00A66190" w:rsidP="00E8760D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Notes:</w:t>
            </w:r>
          </w:p>
        </w:tc>
        <w:tc>
          <w:tcPr>
            <w:tcW w:w="8298" w:type="dxa"/>
            <w:gridSpan w:val="3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50" w:type="dxa"/>
              <w:left w:w="0" w:type="dxa"/>
              <w:bottom w:w="0" w:type="dxa"/>
              <w:right w:w="50" w:type="dxa"/>
            </w:tcMar>
          </w:tcPr>
          <w:p w:rsidR="00A66190" w:rsidRPr="000B31EC" w:rsidRDefault="00DF5B6C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66190" w:rsidRPr="000B31EC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66190" w:rsidRPr="000B31EC">
              <w:rPr>
                <w:rFonts w:ascii="Times New Roman" w:hAnsi="Times New Roman"/>
                <w:szCs w:val="24"/>
                <w:lang w:val="en-US"/>
              </w:rPr>
              <w:instrText>Element.Notes</w:instrTex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A66190" w:rsidRPr="000B31EC">
              <w:rPr>
                <w:rFonts w:ascii="Times New Roman" w:hAnsi="Times New Roman"/>
                <w:szCs w:val="24"/>
                <w:u w:val="single"/>
                <w:lang w:val="en-US"/>
              </w:rPr>
              <w:t>Start:</w:t>
            </w:r>
          </w:p>
          <w:p w:rsidR="00A66190" w:rsidRPr="000B31EC" w:rsidRDefault="00A66190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 xml:space="preserve">1. </w:t>
            </w:r>
            <w:commentRangeStart w:id="601"/>
            <w:r w:rsidRPr="000B31EC">
              <w:rPr>
                <w:rFonts w:ascii="Times New Roman" w:hAnsi="Times New Roman"/>
                <w:szCs w:val="24"/>
                <w:lang w:val="en-US"/>
              </w:rPr>
              <w:t>Press a shortcut key combination associated with a task that has already removed</w:t>
            </w:r>
            <w:commentRangeEnd w:id="601"/>
            <w:r w:rsidR="00C345C1">
              <w:rPr>
                <w:rStyle w:val="Refdecomentrio"/>
                <w:rFonts w:ascii="Arial" w:eastAsiaTheme="minorEastAsia" w:hAnsi="Arial"/>
                <w:color w:val="000000"/>
                <w:lang w:val="en-AU" w:eastAsia="pt-PT"/>
              </w:rPr>
              <w:commentReference w:id="601"/>
            </w:r>
          </w:p>
          <w:p w:rsidR="00A66190" w:rsidRPr="000B31EC" w:rsidRDefault="00A66190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</w:p>
          <w:p w:rsidR="00A66190" w:rsidRPr="000B31EC" w:rsidRDefault="00A66190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u w:val="single"/>
                <w:lang w:val="en-US"/>
              </w:rPr>
              <w:t>Result:</w:t>
            </w:r>
          </w:p>
          <w:p w:rsidR="00A66190" w:rsidRPr="000B31EC" w:rsidRDefault="00A66190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commentRangeStart w:id="602"/>
            <w:r w:rsidRPr="000B31EC">
              <w:rPr>
                <w:rFonts w:ascii="Times New Roman" w:hAnsi="Times New Roman"/>
                <w:szCs w:val="24"/>
                <w:lang w:val="en-US"/>
              </w:rPr>
              <w:t>The system plays a beep</w:t>
            </w:r>
            <w:commentRangeEnd w:id="602"/>
            <w:r w:rsidR="00C345C1">
              <w:rPr>
                <w:rStyle w:val="Refdecomentrio"/>
                <w:rFonts w:ascii="Arial" w:eastAsiaTheme="minorEastAsia" w:hAnsi="Arial"/>
                <w:color w:val="000000"/>
                <w:lang w:val="en-AU" w:eastAsia="pt-PT"/>
              </w:rPr>
              <w:commentReference w:id="602"/>
            </w:r>
            <w:r w:rsidRPr="000B31EC">
              <w:rPr>
                <w:rFonts w:ascii="Times New Roman" w:hAnsi="Times New Roman"/>
                <w:szCs w:val="24"/>
                <w:lang w:val="en-US"/>
              </w:rPr>
              <w:t xml:space="preserve"> </w:t>
            </w:r>
          </w:p>
          <w:p w:rsidR="00A66190" w:rsidRPr="00F6228A" w:rsidRDefault="00A66190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Use case ends</w:t>
            </w:r>
          </w:p>
        </w:tc>
      </w:tr>
    </w:tbl>
    <w:p w:rsidR="00A66190" w:rsidRPr="00F6228A" w:rsidRDefault="00A66190" w:rsidP="00A66190">
      <w:pPr>
        <w:spacing w:before="60" w:after="60"/>
        <w:rPr>
          <w:rFonts w:ascii="Times New Roman" w:hAnsi="Times New Roman"/>
          <w:szCs w:val="24"/>
          <w:lang w:val="en-US"/>
        </w:rPr>
      </w:pPr>
    </w:p>
    <w:tbl>
      <w:tblPr>
        <w:tblW w:w="9785" w:type="dxa"/>
        <w:tblInd w:w="120" w:type="dxa"/>
        <w:tblLayout w:type="fixed"/>
        <w:tblCellMar>
          <w:left w:w="60" w:type="dxa"/>
          <w:right w:w="60" w:type="dxa"/>
        </w:tblCellMar>
        <w:tblLook w:val="0000"/>
      </w:tblPr>
      <w:tblGrid>
        <w:gridCol w:w="1500"/>
        <w:gridCol w:w="2910"/>
        <w:gridCol w:w="2125"/>
        <w:gridCol w:w="3250"/>
      </w:tblGrid>
      <w:tr w:rsidR="00A66190" w:rsidRPr="000B31EC" w:rsidTr="00C97F75">
        <w:trPr>
          <w:trHeight w:val="237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:rsidR="00A66190" w:rsidRPr="00F6228A" w:rsidRDefault="00A66190" w:rsidP="00E8760D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Related To:</w:t>
            </w:r>
          </w:p>
        </w:tc>
        <w:tc>
          <w:tcPr>
            <w:tcW w:w="291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A66190" w:rsidRPr="00F6228A" w:rsidRDefault="00A66190" w:rsidP="00E8760D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Source</w:t>
            </w:r>
          </w:p>
        </w:tc>
        <w:tc>
          <w:tcPr>
            <w:tcW w:w="2125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A66190" w:rsidRPr="00F6228A" w:rsidRDefault="00A66190" w:rsidP="00E8760D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Connector</w:t>
            </w:r>
          </w:p>
        </w:tc>
        <w:tc>
          <w:tcPr>
            <w:tcW w:w="325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A66190" w:rsidRPr="00F6228A" w:rsidRDefault="00A66190" w:rsidP="00E8760D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Target</w:t>
            </w:r>
          </w:p>
        </w:tc>
      </w:tr>
      <w:tr w:rsidR="00A66190" w:rsidRPr="000B31EC" w:rsidTr="00C97F75"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A66190" w:rsidRPr="00F6228A" w:rsidRDefault="00A66190" w:rsidP="00E8760D">
            <w:pPr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91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A66190" w:rsidRPr="000B31EC" w:rsidRDefault="00DF5B6C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66190" w:rsidRPr="000B31EC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66190" w:rsidRPr="000B31EC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A66190" w:rsidRPr="000B31EC">
              <w:rPr>
                <w:rFonts w:ascii="Times New Roman" w:hAnsi="Times New Roman"/>
                <w:szCs w:val="24"/>
                <w:lang w:val="en-US"/>
              </w:rPr>
              <w:t xml:space="preserve">Acceptance </w:t>
            </w:r>
            <w:proofErr w:type="spellStart"/>
            <w:r w:rsidR="00A66190" w:rsidRPr="000B31EC">
              <w:rPr>
                <w:rFonts w:ascii="Times New Roman" w:hAnsi="Times New Roman"/>
                <w:szCs w:val="24"/>
                <w:lang w:val="en-US"/>
              </w:rPr>
              <w:t>Tests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A66190" w:rsidRPr="000B31EC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A66190" w:rsidRPr="000B31EC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A66190" w:rsidRPr="000B31EC">
              <w:rPr>
                <w:rFonts w:ascii="Times New Roman" w:hAnsi="Times New Roman"/>
                <w:szCs w:val="24"/>
                <w:lang w:val="en-US"/>
              </w:rPr>
              <w:t>Change</w:t>
            </w:r>
            <w:proofErr w:type="spellEnd"/>
            <w:r w:rsidR="00A66190" w:rsidRPr="000B31EC">
              <w:rPr>
                <w:rFonts w:ascii="Times New Roman" w:hAnsi="Times New Roman"/>
                <w:szCs w:val="24"/>
                <w:lang w:val="en-US"/>
              </w:rPr>
              <w:t xml:space="preserve"> running task with shortcut fail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A66190" w:rsidRPr="000B31EC" w:rsidRDefault="00A66190" w:rsidP="00E8760D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125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A66190" w:rsidRPr="00F6228A" w:rsidRDefault="00DF5B6C" w:rsidP="00E8760D">
            <w:pPr>
              <w:spacing w:before="60" w:after="60"/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66190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66190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instrText>Connector.Type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A66190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t>Trace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25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A66190" w:rsidRPr="00C97F75" w:rsidRDefault="00DF5B6C" w:rsidP="00E8760D">
            <w:pPr>
              <w:spacing w:before="60" w:after="60"/>
              <w:rPr>
                <w:rFonts w:ascii="Times New Roman" w:hAnsi="Times New Roman"/>
                <w:sz w:val="20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A66190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A66190" w:rsidRPr="00F6228A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A66190" w:rsidRPr="00F6228A">
              <w:rPr>
                <w:rFonts w:ascii="Times New Roman" w:hAnsi="Times New Roman"/>
                <w:szCs w:val="24"/>
                <w:lang w:val="en-US"/>
              </w:rPr>
              <w:t>Functional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A66190" w:rsidRPr="00F6228A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A66190" w:rsidRPr="00F6228A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A66190" w:rsidRPr="00F6228A">
              <w:rPr>
                <w:rFonts w:ascii="Times New Roman" w:hAnsi="Times New Roman"/>
                <w:szCs w:val="24"/>
                <w:lang w:val="en-US"/>
              </w:rPr>
              <w:t>6CT-002:ChangeRunningTask.CombinationFail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bookmarkEnd w:id="594"/>
    </w:tbl>
    <w:p w:rsidR="00A66190" w:rsidRDefault="00A66190" w:rsidP="00A66190">
      <w:pPr>
        <w:rPr>
          <w:rFonts w:eastAsia="Times New Roman"/>
          <w:szCs w:val="24"/>
          <w:lang w:val="en-US"/>
        </w:rPr>
      </w:pPr>
    </w:p>
    <w:p w:rsidR="00893752" w:rsidRPr="00F6228A" w:rsidRDefault="00893752" w:rsidP="00893752">
      <w:pPr>
        <w:rPr>
          <w:rFonts w:eastAsia="Times New Roman"/>
          <w:szCs w:val="24"/>
          <w:lang w:val="en-US"/>
        </w:rPr>
      </w:pPr>
    </w:p>
    <w:tbl>
      <w:tblPr>
        <w:tblW w:w="0" w:type="auto"/>
        <w:tblLayout w:type="fixed"/>
        <w:tblCellMar>
          <w:left w:w="60" w:type="dxa"/>
          <w:right w:w="60" w:type="dxa"/>
        </w:tblCellMar>
        <w:tblLook w:val="0000"/>
      </w:tblPr>
      <w:tblGrid>
        <w:gridCol w:w="1500"/>
        <w:gridCol w:w="2031"/>
        <w:gridCol w:w="2769"/>
        <w:gridCol w:w="3498"/>
      </w:tblGrid>
      <w:tr w:rsidR="00893752" w:rsidRPr="000B31EC" w:rsidTr="00E8760D"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893752" w:rsidRPr="00F6228A" w:rsidRDefault="00893752" w:rsidP="00E8760D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bookmarkStart w:id="603" w:name="BKM_0FEF3855_9703_4249_9D15_21A5C2F23E7C"/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Use Case:</w:t>
            </w:r>
          </w:p>
        </w:tc>
        <w:tc>
          <w:tcPr>
            <w:tcW w:w="4800" w:type="dxa"/>
            <w:gridSpan w:val="2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893752" w:rsidRPr="00F6228A" w:rsidRDefault="00DF5B6C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893752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893752" w:rsidRPr="00F6228A">
              <w:rPr>
                <w:rFonts w:ascii="Times New Roman" w:hAnsi="Times New Roman"/>
                <w:szCs w:val="24"/>
                <w:lang w:val="en-US"/>
              </w:rPr>
              <w:instrText>Element.Name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893752" w:rsidRPr="00F6228A">
              <w:rPr>
                <w:rFonts w:ascii="Times New Roman" w:hAnsi="Times New Roman"/>
                <w:szCs w:val="24"/>
                <w:lang w:val="en-US"/>
              </w:rPr>
              <w:t>Hide inactive tasks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893752" w:rsidRPr="00F6228A" w:rsidRDefault="00893752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>
              <w:rPr>
                <w:rFonts w:ascii="Times New Roman" w:hAnsi="Times New Roman"/>
                <w:szCs w:val="24"/>
                <w:lang w:val="en-US"/>
              </w:rPr>
              <w:t>Test Id: T3</w:t>
            </w:r>
            <w:ins w:id="604" w:author="David Silva" w:date="2013-05-27T19:25:00Z">
              <w:r w:rsidR="00796DB7">
                <w:rPr>
                  <w:rFonts w:ascii="Times New Roman" w:hAnsi="Times New Roman"/>
                  <w:szCs w:val="24"/>
                  <w:lang w:val="en-US"/>
                </w:rPr>
                <w:t>5</w:t>
              </w:r>
            </w:ins>
            <w:del w:id="605" w:author="David Silva" w:date="2013-05-27T19:25:00Z">
              <w:r w:rsidDel="00796DB7">
                <w:rPr>
                  <w:rFonts w:ascii="Times New Roman" w:hAnsi="Times New Roman"/>
                  <w:szCs w:val="24"/>
                  <w:lang w:val="en-US"/>
                </w:rPr>
                <w:delText>6</w:delText>
              </w:r>
            </w:del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Element.Alias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893752" w:rsidRPr="000B31EC" w:rsidTr="00E8760D"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893752" w:rsidRPr="00F6228A" w:rsidRDefault="00893752" w:rsidP="00E8760D">
            <w:pPr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Status:</w:t>
            </w:r>
          </w:p>
        </w:tc>
        <w:tc>
          <w:tcPr>
            <w:tcW w:w="2031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893752" w:rsidRPr="00F6228A" w:rsidRDefault="00DF5B6C" w:rsidP="00E8760D">
            <w:pPr>
              <w:tabs>
                <w:tab w:val="left" w:pos="2160"/>
                <w:tab w:val="left" w:pos="3150"/>
                <w:tab w:val="left" w:pos="567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893752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893752" w:rsidRPr="00F6228A">
              <w:rPr>
                <w:rFonts w:ascii="Times New Roman" w:hAnsi="Times New Roman"/>
                <w:szCs w:val="24"/>
                <w:lang w:val="en-US"/>
              </w:rPr>
              <w:instrText>Element.Status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del w:id="606" w:author="David Silva" w:date="2013-05-27T21:24:00Z">
              <w:r w:rsidR="00893752" w:rsidRPr="00F6228A" w:rsidDel="00A46F0C">
                <w:rPr>
                  <w:rFonts w:ascii="Times New Roman" w:hAnsi="Times New Roman"/>
                  <w:szCs w:val="24"/>
                  <w:lang w:val="en-US"/>
                </w:rPr>
                <w:delText>Proposed</w:delText>
              </w:r>
            </w:del>
            <w:ins w:id="607" w:author="David Silva" w:date="2013-05-27T21:24:00Z">
              <w:r w:rsidR="00A46F0C">
                <w:rPr>
                  <w:rFonts w:ascii="Times New Roman" w:hAnsi="Times New Roman"/>
                  <w:szCs w:val="24"/>
                  <w:lang w:val="en-US"/>
                </w:rPr>
                <w:t>Draft</w:t>
              </w:r>
            </w:ins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2769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893752" w:rsidRPr="00F6228A" w:rsidRDefault="00893752" w:rsidP="00E8760D">
            <w:pPr>
              <w:tabs>
                <w:tab w:val="left" w:pos="900"/>
                <w:tab w:val="left" w:pos="3150"/>
                <w:tab w:val="left" w:pos="5670"/>
              </w:tabs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Version: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Element.Version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1.0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893752" w:rsidRPr="00F6228A" w:rsidRDefault="00893752" w:rsidP="00E8760D">
            <w:pPr>
              <w:tabs>
                <w:tab w:val="left" w:pos="990"/>
                <w:tab w:val="left" w:pos="4590"/>
                <w:tab w:val="left" w:pos="567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Phase: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Element.Phase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1.0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893752" w:rsidRPr="000B31EC" w:rsidTr="00E8760D">
        <w:trPr>
          <w:trHeight w:val="280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893752" w:rsidRPr="00F6228A" w:rsidRDefault="00893752" w:rsidP="00E8760D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Author:</w:t>
            </w:r>
          </w:p>
        </w:tc>
        <w:tc>
          <w:tcPr>
            <w:tcW w:w="2031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893752" w:rsidRPr="00F6228A" w:rsidRDefault="00DF5B6C" w:rsidP="00E8760D">
            <w:pPr>
              <w:tabs>
                <w:tab w:val="left" w:pos="216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893752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893752" w:rsidRPr="00F6228A">
              <w:rPr>
                <w:rFonts w:ascii="Times New Roman" w:hAnsi="Times New Roman"/>
                <w:szCs w:val="24"/>
                <w:lang w:val="en-US"/>
              </w:rPr>
              <w:instrText>Element.Author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893752" w:rsidRPr="00F6228A">
              <w:rPr>
                <w:rFonts w:ascii="Times New Roman" w:hAnsi="Times New Roman"/>
                <w:szCs w:val="24"/>
                <w:lang w:val="en-US"/>
              </w:rPr>
              <w:t>David Silva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2769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893752" w:rsidRPr="00F6228A" w:rsidRDefault="00893752" w:rsidP="00E8760D">
            <w:pPr>
              <w:tabs>
                <w:tab w:val="left" w:pos="90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Created: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Element.DateCreatedShort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16-05-2013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893752" w:rsidRPr="00F6228A" w:rsidRDefault="00893752" w:rsidP="00E8760D">
            <w:pPr>
              <w:tabs>
                <w:tab w:val="left" w:pos="99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del w:id="608" w:author="David Silva" w:date="2013-05-27T19:41:00Z"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delText>Modified:</w:delText>
              </w:r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tab/>
              </w:r>
              <w:r w:rsidR="00DF5B6C" w:rsidRPr="00F6228A" w:rsidDel="00280B27">
                <w:rPr>
                  <w:rFonts w:ascii="Times New Roman" w:hAnsi="Times New Roman"/>
                  <w:szCs w:val="24"/>
                  <w:lang w:val="en-US"/>
                </w:rPr>
                <w:fldChar w:fldCharType="begin" w:fldLock="1"/>
              </w:r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delInstrText>MERGEFIELD Element.DateModifiedShort</w:delInstrText>
              </w:r>
              <w:r w:rsidR="00DF5B6C" w:rsidRPr="00F6228A" w:rsidDel="00280B27">
                <w:rPr>
                  <w:rFonts w:ascii="Times New Roman" w:hAnsi="Times New Roman"/>
                  <w:szCs w:val="24"/>
                  <w:lang w:val="en-US"/>
                </w:rPr>
                <w:fldChar w:fldCharType="separate"/>
              </w:r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delText>16-05-2013</w:delText>
              </w:r>
              <w:r w:rsidR="00DF5B6C" w:rsidRPr="00F6228A" w:rsidDel="00280B27">
                <w:rPr>
                  <w:rFonts w:ascii="Times New Roman" w:hAnsi="Times New Roman"/>
                  <w:szCs w:val="24"/>
                  <w:lang w:val="en-US"/>
                </w:rPr>
                <w:fldChar w:fldCharType="end"/>
              </w:r>
            </w:del>
            <w:ins w:id="609" w:author="David Silva" w:date="2013-05-27T19:41:00Z">
              <w:r w:rsidR="00280B27">
                <w:rPr>
                  <w:rFonts w:ascii="Times New Roman" w:hAnsi="Times New Roman"/>
                  <w:szCs w:val="24"/>
                  <w:lang w:val="en-US"/>
                </w:rPr>
                <w:t>Modified: 21-05-2013</w:t>
              </w:r>
            </w:ins>
          </w:p>
        </w:tc>
      </w:tr>
      <w:tr w:rsidR="00893752" w:rsidRPr="000B31EC" w:rsidTr="00E8760D">
        <w:trPr>
          <w:trHeight w:val="387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50" w:type="dxa"/>
              <w:left w:w="0" w:type="dxa"/>
              <w:bottom w:w="0" w:type="dxa"/>
              <w:right w:w="50" w:type="dxa"/>
            </w:tcMar>
          </w:tcPr>
          <w:p w:rsidR="00893752" w:rsidRPr="00F6228A" w:rsidRDefault="00893752" w:rsidP="00E8760D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Notes:</w:t>
            </w:r>
          </w:p>
        </w:tc>
        <w:tc>
          <w:tcPr>
            <w:tcW w:w="8298" w:type="dxa"/>
            <w:gridSpan w:val="3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50" w:type="dxa"/>
              <w:left w:w="0" w:type="dxa"/>
              <w:bottom w:w="0" w:type="dxa"/>
              <w:right w:w="50" w:type="dxa"/>
            </w:tcMar>
          </w:tcPr>
          <w:p w:rsidR="00893752" w:rsidRPr="000B31EC" w:rsidRDefault="00DF5B6C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893752" w:rsidRPr="000B31EC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893752" w:rsidRPr="000B31EC">
              <w:rPr>
                <w:rFonts w:ascii="Times New Roman" w:hAnsi="Times New Roman"/>
                <w:szCs w:val="24"/>
                <w:lang w:val="en-US"/>
              </w:rPr>
              <w:instrText>Element.Notes</w:instrTex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  <w:p w:rsidR="00893752" w:rsidRPr="000B31EC" w:rsidRDefault="00893752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u w:val="single"/>
                <w:lang w:val="en-US"/>
              </w:rPr>
              <w:t>Start:</w:t>
            </w:r>
          </w:p>
          <w:p w:rsidR="00893752" w:rsidRPr="00F6228A" w:rsidRDefault="00893752" w:rsidP="00E8760D">
            <w:pPr>
              <w:pStyle w:val="PargrafodaLista"/>
              <w:numPr>
                <w:ilvl w:val="0"/>
                <w:numId w:val="16"/>
              </w:num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Ensure that</w:t>
            </w:r>
            <w:r w:rsidRPr="000B31EC">
              <w:rPr>
                <w:rFonts w:ascii="Times New Roman" w:hAnsi="Times New Roman"/>
                <w:szCs w:val="24"/>
                <w:lang w:val="en-US"/>
              </w:rPr>
              <w:t xml:space="preserve"> minimal view is not active and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 xml:space="preserve"> “show inactive tasks” checkbox </w:t>
            </w:r>
            <w:del w:id="610" w:author="Carla" w:date="2013-05-30T00:23:00Z">
              <w:r w:rsidRPr="00F6228A" w:rsidDel="00C345C1">
                <w:rPr>
                  <w:rFonts w:ascii="Times New Roman" w:hAnsi="Times New Roman"/>
                  <w:szCs w:val="24"/>
                  <w:lang w:val="en-US"/>
                </w:rPr>
                <w:delText xml:space="preserve">are </w:delText>
              </w:r>
            </w:del>
            <w:ins w:id="611" w:author="Carla" w:date="2013-05-30T00:23:00Z">
              <w:r w:rsidR="00C345C1">
                <w:rPr>
                  <w:rFonts w:ascii="Times New Roman" w:hAnsi="Times New Roman"/>
                  <w:szCs w:val="24"/>
                  <w:lang w:val="en-US"/>
                </w:rPr>
                <w:t>is</w:t>
              </w:r>
              <w:r w:rsidR="00C345C1" w:rsidRPr="00F6228A">
                <w:rPr>
                  <w:rFonts w:ascii="Times New Roman" w:hAnsi="Times New Roman"/>
                  <w:szCs w:val="24"/>
                  <w:lang w:val="en-US"/>
                </w:rPr>
                <w:t xml:space="preserve"> </w:t>
              </w:r>
            </w:ins>
            <w:r w:rsidRPr="00F6228A">
              <w:rPr>
                <w:rFonts w:ascii="Times New Roman" w:hAnsi="Times New Roman"/>
                <w:szCs w:val="24"/>
                <w:lang w:val="en-US"/>
              </w:rPr>
              <w:t>checked</w:t>
            </w:r>
            <w:r w:rsidRPr="00F6228A" w:rsidDel="007846B0">
              <w:rPr>
                <w:rFonts w:ascii="Times New Roman" w:hAnsi="Times New Roman"/>
                <w:szCs w:val="24"/>
                <w:lang w:val="en-US"/>
              </w:rPr>
              <w:t xml:space="preserve"> </w:t>
            </w:r>
          </w:p>
          <w:p w:rsidR="00893752" w:rsidRPr="000B31EC" w:rsidRDefault="00893752" w:rsidP="00E8760D">
            <w:pPr>
              <w:pStyle w:val="PargrafodaLista"/>
              <w:numPr>
                <w:ilvl w:val="0"/>
                <w:numId w:val="16"/>
              </w:num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>Click in the “show inactive tasks” checkbox</w:t>
            </w:r>
            <w:r w:rsidRPr="000B31EC" w:rsidDel="007846B0">
              <w:rPr>
                <w:rFonts w:ascii="Times New Roman" w:hAnsi="Times New Roman"/>
                <w:szCs w:val="24"/>
                <w:lang w:val="en-US"/>
              </w:rPr>
              <w:t xml:space="preserve"> </w:t>
            </w:r>
            <w:r w:rsidRPr="000B31EC">
              <w:rPr>
                <w:rFonts w:ascii="Times New Roman" w:hAnsi="Times New Roman"/>
                <w:szCs w:val="24"/>
                <w:lang w:val="en-US"/>
              </w:rPr>
              <w:t>to uncheck it</w:t>
            </w:r>
          </w:p>
          <w:p w:rsidR="00893752" w:rsidRPr="000B31EC" w:rsidRDefault="00893752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</w:p>
          <w:p w:rsidR="00893752" w:rsidRPr="000B31EC" w:rsidRDefault="00893752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u w:val="single"/>
                <w:lang w:val="en-US"/>
              </w:rPr>
              <w:t>Result:</w:t>
            </w:r>
          </w:p>
          <w:p w:rsidR="00893752" w:rsidRPr="000B31EC" w:rsidRDefault="00893752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>The system filters the task</w:t>
            </w:r>
            <w:ins w:id="612" w:author="Carla" w:date="2013-05-30T00:24:00Z">
              <w:r w:rsidR="00C345C1">
                <w:rPr>
                  <w:rFonts w:ascii="Times New Roman" w:hAnsi="Times New Roman"/>
                  <w:szCs w:val="24"/>
                  <w:lang w:val="en-US"/>
                </w:rPr>
                <w:t>s</w:t>
              </w:r>
            </w:ins>
            <w:r w:rsidRPr="000B31EC">
              <w:rPr>
                <w:rFonts w:ascii="Times New Roman" w:hAnsi="Times New Roman"/>
                <w:szCs w:val="24"/>
                <w:lang w:val="en-US"/>
              </w:rPr>
              <w:t xml:space="preserve"> list and only shows the active </w:t>
            </w:r>
            <w:del w:id="613" w:author="Carla" w:date="2013-05-30T00:24:00Z">
              <w:r w:rsidRPr="000B31EC" w:rsidDel="00C345C1">
                <w:rPr>
                  <w:rFonts w:ascii="Times New Roman" w:hAnsi="Times New Roman"/>
                  <w:szCs w:val="24"/>
                  <w:lang w:val="en-US"/>
                </w:rPr>
                <w:delText>tasks</w:delText>
              </w:r>
            </w:del>
            <w:ins w:id="614" w:author="Carla" w:date="2013-05-30T00:24:00Z">
              <w:r w:rsidR="00C345C1">
                <w:rPr>
                  <w:rFonts w:ascii="Times New Roman" w:hAnsi="Times New Roman"/>
                  <w:szCs w:val="24"/>
                  <w:lang w:val="en-US"/>
                </w:rPr>
                <w:t>ones</w:t>
              </w:r>
            </w:ins>
          </w:p>
          <w:p w:rsidR="00893752" w:rsidRPr="00F6228A" w:rsidRDefault="00893752" w:rsidP="00E8760D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Use case ends.</w:t>
            </w:r>
          </w:p>
        </w:tc>
      </w:tr>
    </w:tbl>
    <w:p w:rsidR="00462094" w:rsidRPr="00F6228A" w:rsidRDefault="00462094" w:rsidP="00462094">
      <w:pPr>
        <w:spacing w:before="60" w:after="60"/>
        <w:rPr>
          <w:rFonts w:ascii="Times New Roman" w:hAnsi="Times New Roman"/>
          <w:szCs w:val="24"/>
          <w:lang w:val="en-US"/>
        </w:rPr>
      </w:pPr>
    </w:p>
    <w:tbl>
      <w:tblPr>
        <w:tblW w:w="9845" w:type="dxa"/>
        <w:tblInd w:w="60" w:type="dxa"/>
        <w:tblLayout w:type="fixed"/>
        <w:tblCellMar>
          <w:left w:w="60" w:type="dxa"/>
          <w:right w:w="60" w:type="dxa"/>
        </w:tblCellMar>
        <w:tblLook w:val="0000"/>
      </w:tblPr>
      <w:tblGrid>
        <w:gridCol w:w="60"/>
        <w:gridCol w:w="1440"/>
        <w:gridCol w:w="60"/>
        <w:gridCol w:w="1971"/>
        <w:gridCol w:w="939"/>
        <w:gridCol w:w="1830"/>
        <w:gridCol w:w="295"/>
        <w:gridCol w:w="3203"/>
        <w:gridCol w:w="47"/>
      </w:tblGrid>
      <w:tr w:rsidR="00462094" w:rsidRPr="000B31EC" w:rsidTr="00C97F75">
        <w:trPr>
          <w:gridBefore w:val="1"/>
          <w:wBefore w:w="60" w:type="dxa"/>
          <w:trHeight w:val="237"/>
        </w:trPr>
        <w:tc>
          <w:tcPr>
            <w:tcW w:w="1500" w:type="dxa"/>
            <w:gridSpan w:val="2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:rsidR="00462094" w:rsidRPr="00F6228A" w:rsidRDefault="00462094" w:rsidP="00E8760D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Related To:</w:t>
            </w:r>
          </w:p>
        </w:tc>
        <w:tc>
          <w:tcPr>
            <w:tcW w:w="2910" w:type="dxa"/>
            <w:gridSpan w:val="2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462094" w:rsidRPr="00F6228A" w:rsidRDefault="00462094" w:rsidP="00E8760D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Source</w:t>
            </w:r>
          </w:p>
        </w:tc>
        <w:tc>
          <w:tcPr>
            <w:tcW w:w="2125" w:type="dxa"/>
            <w:gridSpan w:val="2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462094" w:rsidRPr="00F6228A" w:rsidRDefault="00462094" w:rsidP="00E8760D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Connector</w:t>
            </w:r>
          </w:p>
        </w:tc>
        <w:tc>
          <w:tcPr>
            <w:tcW w:w="3250" w:type="dxa"/>
            <w:gridSpan w:val="2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462094" w:rsidRPr="00F6228A" w:rsidRDefault="00462094" w:rsidP="00E8760D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Target</w:t>
            </w:r>
          </w:p>
        </w:tc>
      </w:tr>
      <w:tr w:rsidR="00462094" w:rsidRPr="000B31EC" w:rsidTr="00C97F75">
        <w:trPr>
          <w:gridBefore w:val="1"/>
          <w:wBefore w:w="60" w:type="dxa"/>
        </w:trPr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462094" w:rsidRPr="00F6228A" w:rsidRDefault="00462094" w:rsidP="00E8760D">
            <w:pPr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910" w:type="dxa"/>
            <w:gridSpan w:val="2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462094" w:rsidRDefault="00DF5B6C" w:rsidP="00E8760D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462094" w:rsidRPr="000B31EC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462094" w:rsidRPr="000B31EC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462094" w:rsidRPr="000B31EC">
              <w:rPr>
                <w:rFonts w:ascii="Times New Roman" w:hAnsi="Times New Roman"/>
                <w:szCs w:val="24"/>
                <w:lang w:val="en-US"/>
              </w:rPr>
              <w:t>Acceptance Tests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462094" w:rsidRPr="000B31EC">
              <w:rPr>
                <w:rFonts w:ascii="Times New Roman" w:hAnsi="Times New Roman"/>
                <w:szCs w:val="24"/>
                <w:lang w:val="en-US"/>
              </w:rPr>
              <w:t>.</w:t>
            </w:r>
            <w:r w:rsidR="00462094" w:rsidRPr="00F6228A">
              <w:rPr>
                <w:sz w:val="20"/>
                <w:szCs w:val="24"/>
                <w:lang w:val="en-US"/>
              </w:rPr>
              <w:t xml:space="preserve"> </w:t>
            </w: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462094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462094" w:rsidRPr="00F6228A">
              <w:rPr>
                <w:rFonts w:ascii="Times New Roman" w:hAnsi="Times New Roman"/>
                <w:szCs w:val="24"/>
                <w:lang w:val="en-US"/>
              </w:rPr>
              <w:instrText>Element.Name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462094" w:rsidRPr="00F6228A">
              <w:rPr>
                <w:rFonts w:ascii="Times New Roman" w:hAnsi="Times New Roman"/>
                <w:szCs w:val="24"/>
                <w:lang w:val="en-US"/>
              </w:rPr>
              <w:t>Hide inactive tasks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  <w:p w:rsidR="00462094" w:rsidRDefault="00462094" w:rsidP="00E8760D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  <w:p w:rsidR="00462094" w:rsidRDefault="00462094" w:rsidP="00E8760D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  <w:p w:rsidR="00462094" w:rsidRPr="000B31EC" w:rsidRDefault="00462094" w:rsidP="00E8760D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125" w:type="dxa"/>
            <w:gridSpan w:val="2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462094" w:rsidRPr="00F6228A" w:rsidRDefault="00DF5B6C" w:rsidP="00E8760D">
            <w:pPr>
              <w:spacing w:before="60" w:after="60"/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lastRenderedPageBreak/>
              <w:fldChar w:fldCharType="begin" w:fldLock="1"/>
            </w:r>
            <w:r w:rsidR="00462094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462094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instrText>Connector.Type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462094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t>Trace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250" w:type="dxa"/>
            <w:gridSpan w:val="2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462094" w:rsidRPr="00C97F75" w:rsidRDefault="00DF5B6C" w:rsidP="00E8760D">
            <w:pPr>
              <w:spacing w:before="60" w:after="60"/>
              <w:rPr>
                <w:rFonts w:ascii="Times New Roman" w:hAnsi="Times New Roman"/>
                <w:sz w:val="20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462094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462094" w:rsidRPr="00F6228A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462094" w:rsidRPr="00F6228A">
              <w:rPr>
                <w:rFonts w:ascii="Times New Roman" w:hAnsi="Times New Roman"/>
                <w:szCs w:val="24"/>
                <w:lang w:val="en-US"/>
              </w:rPr>
              <w:t>Functional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462094" w:rsidRPr="00F6228A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462094" w:rsidRPr="00F6228A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462094">
              <w:rPr>
                <w:rFonts w:ascii="Times New Roman" w:hAnsi="Times New Roman"/>
                <w:szCs w:val="24"/>
                <w:lang w:val="en-US"/>
              </w:rPr>
              <w:t>15FIT</w:t>
            </w:r>
            <w:r w:rsidR="00462094" w:rsidRPr="00F6228A">
              <w:rPr>
                <w:rFonts w:ascii="Times New Roman" w:hAnsi="Times New Roman"/>
                <w:szCs w:val="24"/>
                <w:lang w:val="en-US"/>
              </w:rPr>
              <w:t xml:space="preserve">-001: 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  <w:proofErr w:type="spellStart"/>
            <w:r w:rsidR="00462094">
              <w:rPr>
                <w:rFonts w:ascii="Times New Roman" w:hAnsi="Times New Roman"/>
                <w:szCs w:val="24"/>
                <w:lang w:val="en-US"/>
              </w:rPr>
              <w:t>FilterTask</w:t>
            </w:r>
            <w:proofErr w:type="spellEnd"/>
          </w:p>
        </w:tc>
      </w:tr>
      <w:tr w:rsidR="006E7EFD" w:rsidRPr="000B31EC" w:rsidTr="00C97F75">
        <w:trPr>
          <w:gridAfter w:val="1"/>
          <w:wAfter w:w="47" w:type="dxa"/>
        </w:trPr>
        <w:tc>
          <w:tcPr>
            <w:tcW w:w="1500" w:type="dxa"/>
            <w:gridSpan w:val="2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bookmarkStart w:id="615" w:name="BKM_59DF03E2_AFB3_4583_96ED_391E93EDBB70"/>
            <w:bookmarkEnd w:id="603"/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lastRenderedPageBreak/>
              <w:t>Use Case:</w:t>
            </w:r>
          </w:p>
        </w:tc>
        <w:tc>
          <w:tcPr>
            <w:tcW w:w="4800" w:type="dxa"/>
            <w:gridSpan w:val="4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Element.Name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Define failed shortcut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gridSpan w:val="2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DF436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>
              <w:rPr>
                <w:rFonts w:ascii="Times New Roman" w:hAnsi="Times New Roman"/>
                <w:szCs w:val="24"/>
                <w:lang w:val="en-US"/>
              </w:rPr>
              <w:t>Test Id: T3</w:t>
            </w:r>
            <w:ins w:id="616" w:author="David Silva" w:date="2013-05-27T19:25:00Z">
              <w:r w:rsidR="00796DB7">
                <w:rPr>
                  <w:rFonts w:ascii="Times New Roman" w:hAnsi="Times New Roman"/>
                  <w:szCs w:val="24"/>
                  <w:lang w:val="en-US"/>
                </w:rPr>
                <w:t>6</w:t>
              </w:r>
            </w:ins>
            <w:del w:id="617" w:author="David Silva" w:date="2013-05-27T19:25:00Z">
              <w:r w:rsidDel="00796DB7">
                <w:rPr>
                  <w:rFonts w:ascii="Times New Roman" w:hAnsi="Times New Roman"/>
                  <w:szCs w:val="24"/>
                  <w:lang w:val="en-US"/>
                </w:rPr>
                <w:delText>7</w:delText>
              </w:r>
            </w:del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MERGEFIELD Element.Alias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6E7EFD" w:rsidRPr="000B31EC" w:rsidTr="00C97F75">
        <w:trPr>
          <w:gridAfter w:val="1"/>
          <w:wAfter w:w="47" w:type="dxa"/>
        </w:trPr>
        <w:tc>
          <w:tcPr>
            <w:tcW w:w="1500" w:type="dxa"/>
            <w:gridSpan w:val="2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Status:</w:t>
            </w:r>
          </w:p>
        </w:tc>
        <w:tc>
          <w:tcPr>
            <w:tcW w:w="2031" w:type="dxa"/>
            <w:gridSpan w:val="2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tabs>
                <w:tab w:val="left" w:pos="2160"/>
                <w:tab w:val="left" w:pos="3150"/>
                <w:tab w:val="left" w:pos="567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Element.Status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del w:id="618" w:author="David Silva" w:date="2013-05-27T21:24:00Z">
              <w:r w:rsidR="006E7EFD" w:rsidRPr="00F6228A" w:rsidDel="00A46F0C">
                <w:rPr>
                  <w:rFonts w:ascii="Times New Roman" w:hAnsi="Times New Roman"/>
                  <w:szCs w:val="24"/>
                  <w:lang w:val="en-US"/>
                </w:rPr>
                <w:delText>Proposed</w:delText>
              </w:r>
            </w:del>
            <w:ins w:id="619" w:author="David Silva" w:date="2013-05-27T21:24:00Z">
              <w:r w:rsidR="00A46F0C">
                <w:rPr>
                  <w:rFonts w:ascii="Times New Roman" w:hAnsi="Times New Roman"/>
                  <w:szCs w:val="24"/>
                  <w:lang w:val="en-US"/>
                </w:rPr>
                <w:t>Draft</w:t>
              </w:r>
            </w:ins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2769" w:type="dxa"/>
            <w:gridSpan w:val="2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tabs>
                <w:tab w:val="left" w:pos="900"/>
                <w:tab w:val="left" w:pos="3150"/>
                <w:tab w:val="left" w:pos="5670"/>
              </w:tabs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Version: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Element.Version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1.0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gridSpan w:val="2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tabs>
                <w:tab w:val="left" w:pos="990"/>
                <w:tab w:val="left" w:pos="4590"/>
                <w:tab w:val="left" w:pos="567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Phase: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Element.Phase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1.0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6E7EFD" w:rsidRPr="000B31EC" w:rsidTr="00C97F75">
        <w:trPr>
          <w:gridAfter w:val="1"/>
          <w:wAfter w:w="47" w:type="dxa"/>
          <w:trHeight w:val="280"/>
        </w:trPr>
        <w:tc>
          <w:tcPr>
            <w:tcW w:w="1500" w:type="dxa"/>
            <w:gridSpan w:val="2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Author:</w:t>
            </w:r>
          </w:p>
        </w:tc>
        <w:tc>
          <w:tcPr>
            <w:tcW w:w="2031" w:type="dxa"/>
            <w:gridSpan w:val="2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tabs>
                <w:tab w:val="left" w:pos="216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Element.Author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João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2769" w:type="dxa"/>
            <w:gridSpan w:val="2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tabs>
                <w:tab w:val="left" w:pos="90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Created: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Element.DateCreatedShort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18-05-2013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gridSpan w:val="2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tabs>
                <w:tab w:val="left" w:pos="99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del w:id="620" w:author="David Silva" w:date="2013-05-27T21:23:00Z">
              <w:r w:rsidRPr="00F6228A" w:rsidDel="00A46F0C">
                <w:rPr>
                  <w:rFonts w:ascii="Times New Roman" w:hAnsi="Times New Roman"/>
                  <w:szCs w:val="24"/>
                  <w:lang w:val="en-US"/>
                </w:rPr>
                <w:delText>Modified:</w:delText>
              </w:r>
              <w:r w:rsidRPr="00F6228A" w:rsidDel="00A46F0C">
                <w:rPr>
                  <w:rFonts w:ascii="Times New Roman" w:hAnsi="Times New Roman"/>
                  <w:szCs w:val="24"/>
                  <w:lang w:val="en-US"/>
                </w:rPr>
                <w:tab/>
              </w:r>
              <w:r w:rsidR="00DF5B6C" w:rsidRPr="00F6228A" w:rsidDel="00A46F0C">
                <w:rPr>
                  <w:rFonts w:ascii="Times New Roman" w:hAnsi="Times New Roman"/>
                  <w:szCs w:val="24"/>
                  <w:lang w:val="en-US"/>
                </w:rPr>
                <w:fldChar w:fldCharType="begin" w:fldLock="1"/>
              </w:r>
              <w:r w:rsidRPr="00F6228A" w:rsidDel="00A46F0C">
                <w:rPr>
                  <w:rFonts w:ascii="Times New Roman" w:hAnsi="Times New Roman"/>
                  <w:szCs w:val="24"/>
                  <w:lang w:val="en-US"/>
                </w:rPr>
                <w:delInstrText>MERGEFIELD Element.DateModifiedShort</w:delInstrText>
              </w:r>
              <w:r w:rsidR="00DF5B6C" w:rsidRPr="00F6228A" w:rsidDel="00A46F0C">
                <w:rPr>
                  <w:rFonts w:ascii="Times New Roman" w:hAnsi="Times New Roman"/>
                  <w:szCs w:val="24"/>
                  <w:lang w:val="en-US"/>
                </w:rPr>
                <w:fldChar w:fldCharType="separate"/>
              </w:r>
              <w:r w:rsidRPr="00F6228A" w:rsidDel="00A46F0C">
                <w:rPr>
                  <w:rFonts w:ascii="Times New Roman" w:hAnsi="Times New Roman"/>
                  <w:szCs w:val="24"/>
                  <w:lang w:val="en-US"/>
                </w:rPr>
                <w:delText>18-05-2013</w:delText>
              </w:r>
              <w:r w:rsidR="00DF5B6C" w:rsidRPr="00F6228A" w:rsidDel="00A46F0C">
                <w:rPr>
                  <w:rFonts w:ascii="Times New Roman" w:hAnsi="Times New Roman"/>
                  <w:szCs w:val="24"/>
                  <w:lang w:val="en-US"/>
                </w:rPr>
                <w:fldChar w:fldCharType="end"/>
              </w:r>
            </w:del>
            <w:ins w:id="621" w:author="David Silva" w:date="2013-05-27T21:23:00Z">
              <w:r w:rsidR="00A46F0C">
                <w:rPr>
                  <w:rFonts w:ascii="Times New Roman" w:hAnsi="Times New Roman"/>
                  <w:szCs w:val="24"/>
                  <w:lang w:val="en-US"/>
                </w:rPr>
                <w:t>Modified: 21-05-2013</w:t>
              </w:r>
            </w:ins>
          </w:p>
        </w:tc>
      </w:tr>
      <w:tr w:rsidR="006E7EFD" w:rsidRPr="000B31EC" w:rsidTr="00C97F75">
        <w:trPr>
          <w:gridAfter w:val="1"/>
          <w:wAfter w:w="47" w:type="dxa"/>
          <w:trHeight w:val="387"/>
        </w:trPr>
        <w:tc>
          <w:tcPr>
            <w:tcW w:w="1500" w:type="dxa"/>
            <w:gridSpan w:val="2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50" w:type="dxa"/>
              <w:left w:w="0" w:type="dxa"/>
              <w:bottom w:w="0" w:type="dxa"/>
              <w:right w:w="5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Notes:</w:t>
            </w:r>
          </w:p>
        </w:tc>
        <w:tc>
          <w:tcPr>
            <w:tcW w:w="8298" w:type="dxa"/>
            <w:gridSpan w:val="6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50" w:type="dxa"/>
              <w:left w:w="0" w:type="dxa"/>
              <w:bottom w:w="0" w:type="dxa"/>
              <w:right w:w="50" w:type="dxa"/>
            </w:tcMar>
          </w:tcPr>
          <w:p w:rsidR="006E7EFD" w:rsidRPr="000B31EC" w:rsidRDefault="00DF5B6C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0B31EC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instrText>Element.Notes</w:instrTex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  <w:p w:rsidR="006E7EFD" w:rsidRPr="000B31EC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u w:val="single"/>
                <w:lang w:val="en-US"/>
              </w:rPr>
              <w:t>Start:</w:t>
            </w:r>
          </w:p>
          <w:p w:rsidR="00C0365A" w:rsidRPr="00F6228A" w:rsidRDefault="00C0365A" w:rsidP="00F6228A">
            <w:pPr>
              <w:pStyle w:val="PargrafodaLista"/>
              <w:numPr>
                <w:ilvl w:val="0"/>
                <w:numId w:val="10"/>
              </w:num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Click</w:t>
            </w:r>
            <w:del w:id="622" w:author="Carla" w:date="2013-05-30T00:24:00Z">
              <w:r w:rsidRPr="00F6228A" w:rsidDel="00C345C1">
                <w:rPr>
                  <w:rFonts w:ascii="Times New Roman" w:hAnsi="Times New Roman"/>
                  <w:szCs w:val="24"/>
                  <w:lang w:val="en-US"/>
                </w:rPr>
                <w:delText xml:space="preserve"> in</w:delText>
              </w:r>
            </w:del>
            <w:r w:rsidRPr="00F6228A">
              <w:rPr>
                <w:rFonts w:ascii="Times New Roman" w:hAnsi="Times New Roman"/>
                <w:szCs w:val="24"/>
                <w:lang w:val="en-US"/>
              </w:rPr>
              <w:t xml:space="preserve"> </w:t>
            </w:r>
            <w:ins w:id="623" w:author="Carla" w:date="2013-05-30T00:24:00Z">
              <w:r w:rsidR="00C345C1">
                <w:rPr>
                  <w:rFonts w:ascii="Times New Roman" w:hAnsi="Times New Roman"/>
                  <w:szCs w:val="24"/>
                  <w:lang w:val="en-US"/>
                </w:rPr>
                <w:t xml:space="preserve">the </w:t>
              </w:r>
            </w:ins>
            <w:r w:rsidRPr="00F6228A">
              <w:rPr>
                <w:rFonts w:ascii="Times New Roman" w:hAnsi="Times New Roman"/>
                <w:szCs w:val="24"/>
                <w:lang w:val="en-US"/>
              </w:rPr>
              <w:t xml:space="preserve">settings button </w:t>
            </w:r>
            <w:ins w:id="624" w:author="João Martins" w:date="2013-05-26T21:40:00Z">
              <w:r w:rsidR="00DF3449">
                <w:rPr>
                  <w:rFonts w:ascii="Times New Roman" w:hAnsi="Times New Roman"/>
                  <w:szCs w:val="24"/>
                  <w:lang w:val="en-US"/>
                </w:rPr>
                <w:t>in the main window</w:t>
              </w:r>
            </w:ins>
          </w:p>
          <w:p w:rsidR="00C0365A" w:rsidRPr="000B31EC" w:rsidRDefault="00C0365A" w:rsidP="00F6228A">
            <w:pPr>
              <w:pStyle w:val="PargrafodaLista"/>
              <w:numPr>
                <w:ilvl w:val="0"/>
                <w:numId w:val="10"/>
              </w:num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>In the shortcut section, choose any task from the dropdown list</w:t>
            </w:r>
          </w:p>
          <w:p w:rsidR="00C0365A" w:rsidRPr="000B31EC" w:rsidRDefault="00C0365A" w:rsidP="00F6228A">
            <w:pPr>
              <w:pStyle w:val="PargrafodaLista"/>
              <w:numPr>
                <w:ilvl w:val="0"/>
                <w:numId w:val="10"/>
              </w:num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>Define some random combination of checkbox</w:t>
            </w:r>
            <w:ins w:id="625" w:author="Carla" w:date="2013-05-30T00:25:00Z">
              <w:r w:rsidR="00C345C1">
                <w:rPr>
                  <w:rFonts w:ascii="Times New Roman" w:hAnsi="Times New Roman"/>
                  <w:szCs w:val="24"/>
                  <w:lang w:val="en-US"/>
                </w:rPr>
                <w:t>es</w:t>
              </w:r>
            </w:ins>
            <w:r w:rsidRPr="000B31EC">
              <w:rPr>
                <w:rFonts w:ascii="Times New Roman" w:hAnsi="Times New Roman"/>
                <w:szCs w:val="24"/>
                <w:lang w:val="en-US"/>
              </w:rPr>
              <w:t xml:space="preserve"> next to it</w:t>
            </w:r>
          </w:p>
          <w:p w:rsidR="00C0365A" w:rsidRPr="000B31EC" w:rsidRDefault="00C0365A" w:rsidP="00F6228A">
            <w:pPr>
              <w:pStyle w:val="PargrafodaLista"/>
              <w:numPr>
                <w:ilvl w:val="0"/>
                <w:numId w:val="10"/>
              </w:num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>Leave the text box empty</w:t>
            </w:r>
          </w:p>
          <w:p w:rsidR="006E7EFD" w:rsidRPr="00F6228A" w:rsidRDefault="00C0365A" w:rsidP="00F6228A">
            <w:pPr>
              <w:pStyle w:val="PargrafodaLista"/>
              <w:numPr>
                <w:ilvl w:val="0"/>
                <w:numId w:val="10"/>
              </w:num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>Click apply</w:t>
            </w:r>
          </w:p>
          <w:p w:rsidR="006E7EFD" w:rsidRPr="000B31EC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</w:p>
          <w:p w:rsidR="006E7EFD" w:rsidRPr="000B31EC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u w:val="single"/>
                <w:lang w:val="en-US"/>
              </w:rPr>
              <w:t>Result:</w:t>
            </w:r>
          </w:p>
          <w:p w:rsidR="006E7EFD" w:rsidRPr="000B31EC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 xml:space="preserve">The system </w:t>
            </w:r>
            <w:r w:rsidR="00C0365A" w:rsidRPr="000B31EC">
              <w:rPr>
                <w:rFonts w:ascii="Times New Roman" w:hAnsi="Times New Roman"/>
                <w:szCs w:val="24"/>
                <w:lang w:val="en-US"/>
              </w:rPr>
              <w:t xml:space="preserve">shows a window </w:t>
            </w:r>
            <w:r w:rsidR="00E32DE2" w:rsidRPr="000B31EC">
              <w:rPr>
                <w:rFonts w:ascii="Times New Roman" w:hAnsi="Times New Roman"/>
                <w:szCs w:val="24"/>
                <w:lang w:val="en-US"/>
              </w:rPr>
              <w:t xml:space="preserve">saying that the shortcut </w:t>
            </w:r>
            <w:del w:id="626" w:author="Carla" w:date="2013-05-30T00:25:00Z">
              <w:r w:rsidR="00E32DE2" w:rsidRPr="000B31EC" w:rsidDel="00C345C1">
                <w:rPr>
                  <w:rFonts w:ascii="Times New Roman" w:hAnsi="Times New Roman"/>
                  <w:szCs w:val="24"/>
                  <w:lang w:val="en-US"/>
                </w:rPr>
                <w:delText xml:space="preserve">are </w:delText>
              </w:r>
            </w:del>
            <w:ins w:id="627" w:author="Carla" w:date="2013-05-30T00:25:00Z">
              <w:r w:rsidR="00C345C1">
                <w:rPr>
                  <w:rFonts w:ascii="Times New Roman" w:hAnsi="Times New Roman"/>
                  <w:szCs w:val="24"/>
                  <w:lang w:val="en-US"/>
                </w:rPr>
                <w:t>is</w:t>
              </w:r>
              <w:r w:rsidR="00C345C1" w:rsidRPr="000B31EC">
                <w:rPr>
                  <w:rFonts w:ascii="Times New Roman" w:hAnsi="Times New Roman"/>
                  <w:szCs w:val="24"/>
                  <w:lang w:val="en-US"/>
                </w:rPr>
                <w:t xml:space="preserve"> </w:t>
              </w:r>
            </w:ins>
            <w:r w:rsidR="00E32DE2" w:rsidRPr="000B31EC">
              <w:rPr>
                <w:rFonts w:ascii="Times New Roman" w:hAnsi="Times New Roman"/>
                <w:szCs w:val="24"/>
                <w:lang w:val="en-US"/>
              </w:rPr>
              <w:t>incomplete and does not dismiss the settings window</w:t>
            </w:r>
          </w:p>
          <w:p w:rsidR="006E7EFD" w:rsidRPr="00F6228A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Use case ends.</w:t>
            </w:r>
          </w:p>
        </w:tc>
      </w:tr>
    </w:tbl>
    <w:p w:rsidR="006E7EFD" w:rsidRPr="00F6228A" w:rsidRDefault="006E7EFD" w:rsidP="006E7EFD">
      <w:pPr>
        <w:spacing w:before="60" w:after="60"/>
        <w:rPr>
          <w:rFonts w:ascii="Times New Roman" w:hAnsi="Times New Roman"/>
          <w:szCs w:val="24"/>
          <w:lang w:val="en-US"/>
        </w:rPr>
      </w:pPr>
    </w:p>
    <w:tbl>
      <w:tblPr>
        <w:tblW w:w="0" w:type="auto"/>
        <w:tblInd w:w="60" w:type="dxa"/>
        <w:tblLayout w:type="fixed"/>
        <w:tblCellMar>
          <w:left w:w="60" w:type="dxa"/>
          <w:right w:w="60" w:type="dxa"/>
        </w:tblCellMar>
        <w:tblLook w:val="0000"/>
      </w:tblPr>
      <w:tblGrid>
        <w:gridCol w:w="1500"/>
        <w:gridCol w:w="2910"/>
        <w:gridCol w:w="2125"/>
        <w:gridCol w:w="3250"/>
      </w:tblGrid>
      <w:tr w:rsidR="006E7EFD" w:rsidRPr="000B31EC" w:rsidTr="004A6A1B">
        <w:trPr>
          <w:trHeight w:val="237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Related To:</w:t>
            </w:r>
          </w:p>
        </w:tc>
        <w:tc>
          <w:tcPr>
            <w:tcW w:w="291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Source</w:t>
            </w:r>
          </w:p>
        </w:tc>
        <w:tc>
          <w:tcPr>
            <w:tcW w:w="2125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Connector</w:t>
            </w:r>
          </w:p>
        </w:tc>
        <w:tc>
          <w:tcPr>
            <w:tcW w:w="325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Target</w:t>
            </w:r>
          </w:p>
        </w:tc>
      </w:tr>
      <w:tr w:rsidR="006E7EFD" w:rsidRPr="000B31EC" w:rsidTr="004A6A1B"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91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 xml:space="preserve">Acceptance </w:t>
            </w:r>
            <w:proofErr w:type="spellStart"/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Tests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Define</w:t>
            </w:r>
            <w:proofErr w:type="spellEnd"/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 xml:space="preserve"> failed shortcut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6E7EFD" w:rsidRPr="00F6228A" w:rsidRDefault="006E7EFD" w:rsidP="004A6A1B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125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spacing w:before="60" w:after="60"/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instrText>Connector.Type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t>Trace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25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spacing w:before="60" w:after="60"/>
              <w:rPr>
                <w:rFonts w:ascii="Times New Roman" w:hAnsi="Times New Roman"/>
                <w:sz w:val="20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Functional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13CS-004: ConfigureShortcuts.Validate.False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6E7EFD" w:rsidRPr="00F6228A" w:rsidRDefault="006E7EFD" w:rsidP="004A6A1B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</w:tr>
      <w:tr w:rsidR="006E7EFD" w:rsidRPr="000B31EC" w:rsidTr="004A6A1B"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91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 xml:space="preserve">Acceptance </w:t>
            </w:r>
            <w:proofErr w:type="spellStart"/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Tests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Define</w:t>
            </w:r>
            <w:proofErr w:type="spellEnd"/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 xml:space="preserve"> failed shortcut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6E7EFD" w:rsidRPr="00F6228A" w:rsidRDefault="006E7EFD" w:rsidP="004A6A1B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125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spacing w:before="60" w:after="60"/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instrText>Connector.Type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t>Trace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25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spacing w:before="60" w:after="60"/>
              <w:rPr>
                <w:rFonts w:ascii="Times New Roman" w:hAnsi="Times New Roman"/>
                <w:sz w:val="20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Functional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13CS-002: ConfigureShortcuts.Validate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6E7EFD" w:rsidRPr="00F6228A" w:rsidRDefault="006E7EFD" w:rsidP="004A6A1B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</w:tr>
      <w:tr w:rsidR="006E7EFD" w:rsidRPr="000B31EC" w:rsidTr="004A6A1B"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91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 xml:space="preserve">Acceptance </w:t>
            </w:r>
            <w:proofErr w:type="spellStart"/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Tests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Define</w:t>
            </w:r>
            <w:proofErr w:type="spellEnd"/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 xml:space="preserve"> failed shortcut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6E7EFD" w:rsidRPr="00F6228A" w:rsidRDefault="006E7EFD" w:rsidP="004A6A1B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125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spacing w:before="60" w:after="60"/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instrText>Connector.Type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t>Trace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25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spacing w:before="60" w:after="60"/>
              <w:rPr>
                <w:rFonts w:ascii="Times New Roman" w:hAnsi="Times New Roman"/>
                <w:sz w:val="20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Functional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13CS-001:ConfigureShortcuts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6E7EFD" w:rsidRPr="00F6228A" w:rsidRDefault="006E7EFD" w:rsidP="004A6A1B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</w:tr>
      <w:bookmarkEnd w:id="615"/>
    </w:tbl>
    <w:p w:rsidR="00ED3923" w:rsidRPr="00F6228A" w:rsidRDefault="00ED3923" w:rsidP="006E7EFD">
      <w:pPr>
        <w:rPr>
          <w:rFonts w:eastAsia="Times New Roman"/>
          <w:szCs w:val="24"/>
          <w:lang w:val="en-US"/>
        </w:rPr>
      </w:pPr>
    </w:p>
    <w:p w:rsidR="00ED3923" w:rsidRDefault="00ED3923">
      <w:pPr>
        <w:rPr>
          <w:rFonts w:eastAsia="Times New Roman"/>
          <w:szCs w:val="24"/>
          <w:lang w:val="en-US"/>
        </w:rPr>
      </w:pPr>
      <w:r w:rsidRPr="00F6228A">
        <w:rPr>
          <w:rFonts w:eastAsia="Times New Roman"/>
          <w:szCs w:val="24"/>
          <w:lang w:val="en-US"/>
        </w:rPr>
        <w:br w:type="page"/>
      </w:r>
    </w:p>
    <w:p w:rsidR="00A15BB3" w:rsidRDefault="00A15BB3">
      <w:pPr>
        <w:rPr>
          <w:rFonts w:eastAsia="Times New Roman"/>
          <w:szCs w:val="24"/>
          <w:lang w:val="en-US"/>
        </w:rPr>
      </w:pPr>
    </w:p>
    <w:p w:rsidR="006E7EFD" w:rsidRPr="009E6154" w:rsidRDefault="006E7EFD" w:rsidP="006E7EFD">
      <w:pPr>
        <w:pStyle w:val="Ttulo3"/>
        <w:rPr>
          <w:rFonts w:eastAsia="Times New Roman"/>
          <w:bCs/>
        </w:rPr>
      </w:pPr>
      <w:bookmarkStart w:id="628" w:name="_Toc357353632"/>
      <w:bookmarkStart w:id="629" w:name="BKM_9A21D20A_55D2_4264_AE39_BF8F88FD2BEA"/>
      <w:bookmarkStart w:id="630" w:name="BKM_4ADEF9CD_536D_4bf0_88AD_28CE3B8CDF20"/>
      <w:proofErr w:type="spellStart"/>
      <w:r w:rsidRPr="009E6154">
        <w:rPr>
          <w:rFonts w:eastAsia="Times New Roman"/>
          <w:bCs/>
        </w:rPr>
        <w:t>Diagram</w:t>
      </w:r>
      <w:proofErr w:type="spellEnd"/>
      <w:r w:rsidRPr="009E6154">
        <w:rPr>
          <w:rFonts w:eastAsia="Times New Roman"/>
          <w:bCs/>
        </w:rPr>
        <w:t xml:space="preserve">: </w:t>
      </w:r>
      <w:r w:rsidR="00DF5B6C" w:rsidRPr="00F6228A">
        <w:rPr>
          <w:rFonts w:eastAsia="Times New Roman"/>
          <w:bCs/>
          <w:lang w:val="en-US"/>
        </w:rPr>
        <w:fldChar w:fldCharType="begin" w:fldLock="1"/>
      </w:r>
      <w:r w:rsidRPr="009E6154">
        <w:rPr>
          <w:rFonts w:eastAsia="Times New Roman"/>
          <w:bCs/>
        </w:rPr>
        <w:instrText>MERGEFIELD Diagram.Name</w:instrText>
      </w:r>
      <w:r w:rsidR="00DF5B6C" w:rsidRPr="00F6228A">
        <w:rPr>
          <w:rFonts w:eastAsia="Times New Roman"/>
          <w:bCs/>
          <w:lang w:val="en-US"/>
        </w:rPr>
        <w:fldChar w:fldCharType="separate"/>
      </w:r>
      <w:r w:rsidRPr="009E6154">
        <w:rPr>
          <w:rFonts w:eastAsia="Times New Roman"/>
          <w:bCs/>
        </w:rPr>
        <w:t>Interface</w:t>
      </w:r>
      <w:bookmarkEnd w:id="628"/>
      <w:r w:rsidR="00DF5B6C" w:rsidRPr="00F6228A">
        <w:rPr>
          <w:rFonts w:eastAsia="Times New Roman"/>
          <w:bCs/>
          <w:lang w:val="en-US"/>
        </w:rPr>
        <w:fldChar w:fldCharType="end"/>
      </w:r>
    </w:p>
    <w:p w:rsidR="006E7EFD" w:rsidRPr="009E6154" w:rsidRDefault="006E7EFD" w:rsidP="006E7EFD">
      <w:pPr>
        <w:jc w:val="center"/>
        <w:rPr>
          <w:rFonts w:ascii="Times New Roman" w:hAnsi="Times New Roman"/>
          <w:szCs w:val="24"/>
        </w:rPr>
      </w:pPr>
      <w:r w:rsidRPr="00F6228A">
        <w:rPr>
          <w:noProof/>
          <w:sz w:val="20"/>
          <w:szCs w:val="24"/>
          <w:lang w:eastAsia="pt-PT"/>
        </w:rPr>
        <w:drawing>
          <wp:inline distT="0" distB="0" distL="0" distR="0">
            <wp:extent cx="5089525" cy="72288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525" cy="722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6154">
        <w:rPr>
          <w:rFonts w:ascii="Times New Roman" w:hAnsi="Times New Roman"/>
          <w:szCs w:val="24"/>
        </w:rPr>
        <w:t xml:space="preserve"> </w:t>
      </w:r>
      <w:bookmarkEnd w:id="629"/>
    </w:p>
    <w:p w:rsidR="006E7EFD" w:rsidRPr="009E6154" w:rsidRDefault="006E7EFD" w:rsidP="006E7EFD">
      <w:pPr>
        <w:pStyle w:val="Ttulo3"/>
        <w:rPr>
          <w:rFonts w:eastAsia="Times New Roman"/>
          <w:bCs/>
        </w:rPr>
      </w:pPr>
      <w:bookmarkStart w:id="631" w:name="_Toc357353633"/>
      <w:bookmarkStart w:id="632" w:name="BKM_750F00E7_B8C4_46ab_B855_F71BE53AD9EF"/>
      <w:proofErr w:type="spellStart"/>
      <w:r w:rsidRPr="009E6154">
        <w:rPr>
          <w:rFonts w:eastAsia="Times New Roman"/>
          <w:bCs/>
        </w:rPr>
        <w:lastRenderedPageBreak/>
        <w:t>Diagram</w:t>
      </w:r>
      <w:proofErr w:type="spellEnd"/>
      <w:r w:rsidRPr="009E6154">
        <w:rPr>
          <w:rFonts w:eastAsia="Times New Roman"/>
          <w:bCs/>
        </w:rPr>
        <w:t xml:space="preserve">: </w:t>
      </w:r>
      <w:r w:rsidR="00DF5B6C" w:rsidRPr="00F6228A">
        <w:rPr>
          <w:rFonts w:eastAsia="Times New Roman"/>
          <w:bCs/>
          <w:lang w:val="en-US"/>
        </w:rPr>
        <w:fldChar w:fldCharType="begin" w:fldLock="1"/>
      </w:r>
      <w:r w:rsidRPr="009E6154">
        <w:rPr>
          <w:rFonts w:eastAsia="Times New Roman"/>
          <w:bCs/>
        </w:rPr>
        <w:instrText>MERGEFIELD Diagram.Name</w:instrText>
      </w:r>
      <w:r w:rsidR="00DF5B6C" w:rsidRPr="00F6228A">
        <w:rPr>
          <w:rFonts w:eastAsia="Times New Roman"/>
          <w:bCs/>
          <w:lang w:val="en-US"/>
        </w:rPr>
        <w:fldChar w:fldCharType="separate"/>
      </w:r>
      <w:r w:rsidRPr="009E6154">
        <w:rPr>
          <w:rFonts w:eastAsia="Times New Roman"/>
          <w:bCs/>
        </w:rPr>
        <w:t xml:space="preserve">Interface </w:t>
      </w:r>
      <w:proofErr w:type="spellStart"/>
      <w:r w:rsidRPr="009E6154">
        <w:rPr>
          <w:rFonts w:eastAsia="Times New Roman"/>
          <w:bCs/>
        </w:rPr>
        <w:t>Tests</w:t>
      </w:r>
      <w:bookmarkEnd w:id="631"/>
      <w:proofErr w:type="spellEnd"/>
      <w:r w:rsidR="00DF5B6C" w:rsidRPr="00F6228A">
        <w:rPr>
          <w:rFonts w:eastAsia="Times New Roman"/>
          <w:bCs/>
          <w:lang w:val="en-US"/>
        </w:rPr>
        <w:fldChar w:fldCharType="end"/>
      </w:r>
    </w:p>
    <w:p w:rsidR="006E7EFD" w:rsidRPr="009E6154" w:rsidRDefault="006E7EFD" w:rsidP="006E7EFD">
      <w:pPr>
        <w:jc w:val="center"/>
        <w:rPr>
          <w:rFonts w:ascii="Times New Roman" w:hAnsi="Times New Roman"/>
          <w:szCs w:val="24"/>
        </w:rPr>
      </w:pPr>
      <w:r w:rsidRPr="00F6228A">
        <w:rPr>
          <w:noProof/>
          <w:sz w:val="20"/>
          <w:szCs w:val="24"/>
          <w:lang w:eastAsia="pt-PT"/>
        </w:rPr>
        <w:drawing>
          <wp:inline distT="0" distB="0" distL="0" distR="0">
            <wp:extent cx="5081270" cy="30194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27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6154">
        <w:rPr>
          <w:rFonts w:ascii="Times New Roman" w:hAnsi="Times New Roman"/>
          <w:szCs w:val="24"/>
        </w:rPr>
        <w:t xml:space="preserve"> </w:t>
      </w:r>
      <w:bookmarkEnd w:id="632"/>
    </w:p>
    <w:p w:rsidR="006E7EFD" w:rsidRPr="009E6154" w:rsidRDefault="006E7EFD" w:rsidP="006E7EFD">
      <w:pPr>
        <w:rPr>
          <w:rFonts w:ascii="Times New Roman" w:hAnsi="Times New Roman"/>
          <w:szCs w:val="24"/>
        </w:rPr>
      </w:pPr>
    </w:p>
    <w:p w:rsidR="006E7EFD" w:rsidRPr="009E6154" w:rsidRDefault="006E7EFD" w:rsidP="006E7EFD">
      <w:pPr>
        <w:rPr>
          <w:rFonts w:ascii="Times New Roman" w:hAnsi="Times New Roman"/>
          <w:szCs w:val="24"/>
        </w:rPr>
      </w:pPr>
    </w:p>
    <w:p w:rsidR="006E7EFD" w:rsidRPr="009E6154" w:rsidRDefault="006E7EFD" w:rsidP="006E7EFD">
      <w:pPr>
        <w:rPr>
          <w:rFonts w:eastAsia="Times New Roman"/>
          <w:sz w:val="24"/>
          <w:szCs w:val="24"/>
        </w:rPr>
      </w:pPr>
    </w:p>
    <w:tbl>
      <w:tblPr>
        <w:tblW w:w="0" w:type="auto"/>
        <w:tblLayout w:type="fixed"/>
        <w:tblCellMar>
          <w:left w:w="60" w:type="dxa"/>
          <w:right w:w="60" w:type="dxa"/>
        </w:tblCellMar>
        <w:tblLook w:val="0000"/>
      </w:tblPr>
      <w:tblGrid>
        <w:gridCol w:w="1500"/>
        <w:gridCol w:w="2031"/>
        <w:gridCol w:w="2769"/>
        <w:gridCol w:w="3498"/>
      </w:tblGrid>
      <w:tr w:rsidR="006E7EFD" w:rsidRPr="000B31EC" w:rsidTr="004A6A1B"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bookmarkStart w:id="633" w:name="BKM_569156B9_0899_446e_90FC_1037A7DC0BA0"/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Use Case:</w:t>
            </w:r>
          </w:p>
        </w:tc>
        <w:tc>
          <w:tcPr>
            <w:tcW w:w="4800" w:type="dxa"/>
            <w:gridSpan w:val="2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Element.Name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Active buttons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Test Id: T40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Element.Alias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6E7EFD" w:rsidRPr="000B31EC" w:rsidTr="004A6A1B"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Status:</w:t>
            </w:r>
          </w:p>
        </w:tc>
        <w:tc>
          <w:tcPr>
            <w:tcW w:w="2031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tabs>
                <w:tab w:val="left" w:pos="2160"/>
                <w:tab w:val="left" w:pos="3150"/>
                <w:tab w:val="left" w:pos="567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Element.Status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del w:id="634" w:author="David Silva" w:date="2013-05-27T21:24:00Z">
              <w:r w:rsidR="006E7EFD" w:rsidRPr="00F6228A" w:rsidDel="00A46F0C">
                <w:rPr>
                  <w:rFonts w:ascii="Times New Roman" w:hAnsi="Times New Roman"/>
                  <w:szCs w:val="24"/>
                  <w:lang w:val="en-US"/>
                </w:rPr>
                <w:delText>Proposed</w:delText>
              </w:r>
            </w:del>
            <w:ins w:id="635" w:author="David Silva" w:date="2013-05-27T21:24:00Z">
              <w:r w:rsidR="00A46F0C">
                <w:rPr>
                  <w:rFonts w:ascii="Times New Roman" w:hAnsi="Times New Roman"/>
                  <w:szCs w:val="24"/>
                  <w:lang w:val="en-US"/>
                </w:rPr>
                <w:t>Draft</w:t>
              </w:r>
            </w:ins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2769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tabs>
                <w:tab w:val="left" w:pos="900"/>
                <w:tab w:val="left" w:pos="3150"/>
                <w:tab w:val="left" w:pos="5670"/>
              </w:tabs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Version: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Element.Version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1.0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tabs>
                <w:tab w:val="left" w:pos="990"/>
                <w:tab w:val="left" w:pos="4590"/>
                <w:tab w:val="left" w:pos="567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Phase: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Element.Phase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1.0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6E7EFD" w:rsidRPr="000B31EC" w:rsidTr="004A6A1B">
        <w:trPr>
          <w:trHeight w:val="280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Author:</w:t>
            </w:r>
          </w:p>
        </w:tc>
        <w:tc>
          <w:tcPr>
            <w:tcW w:w="2031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tabs>
                <w:tab w:val="left" w:pos="216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Element.Author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João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2769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tabs>
                <w:tab w:val="left" w:pos="90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Created: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Element.DateCreatedShort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13-05-2013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tabs>
                <w:tab w:val="left" w:pos="99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del w:id="636" w:author="David Silva" w:date="2013-05-27T21:21:00Z">
              <w:r w:rsidRPr="00F6228A" w:rsidDel="00A46F0C">
                <w:rPr>
                  <w:rFonts w:ascii="Times New Roman" w:hAnsi="Times New Roman"/>
                  <w:szCs w:val="24"/>
                  <w:lang w:val="en-US"/>
                </w:rPr>
                <w:delText>Modified:</w:delText>
              </w:r>
              <w:r w:rsidRPr="00F6228A" w:rsidDel="00A46F0C">
                <w:rPr>
                  <w:rFonts w:ascii="Times New Roman" w:hAnsi="Times New Roman"/>
                  <w:szCs w:val="24"/>
                  <w:lang w:val="en-US"/>
                </w:rPr>
                <w:tab/>
              </w:r>
              <w:r w:rsidR="00DF5B6C" w:rsidRPr="00F6228A" w:rsidDel="00A46F0C">
                <w:rPr>
                  <w:rFonts w:ascii="Times New Roman" w:hAnsi="Times New Roman"/>
                  <w:szCs w:val="24"/>
                  <w:lang w:val="en-US"/>
                </w:rPr>
                <w:fldChar w:fldCharType="begin" w:fldLock="1"/>
              </w:r>
              <w:r w:rsidRPr="00F6228A" w:rsidDel="00A46F0C">
                <w:rPr>
                  <w:rFonts w:ascii="Times New Roman" w:hAnsi="Times New Roman"/>
                  <w:szCs w:val="24"/>
                  <w:lang w:val="en-US"/>
                </w:rPr>
                <w:delInstrText>MERGEFIELD Element.DateModifiedShort</w:delInstrText>
              </w:r>
              <w:r w:rsidR="00DF5B6C" w:rsidRPr="00F6228A" w:rsidDel="00A46F0C">
                <w:rPr>
                  <w:rFonts w:ascii="Times New Roman" w:hAnsi="Times New Roman"/>
                  <w:szCs w:val="24"/>
                  <w:lang w:val="en-US"/>
                </w:rPr>
                <w:fldChar w:fldCharType="separate"/>
              </w:r>
              <w:r w:rsidRPr="00F6228A" w:rsidDel="00A46F0C">
                <w:rPr>
                  <w:rFonts w:ascii="Times New Roman" w:hAnsi="Times New Roman"/>
                  <w:szCs w:val="24"/>
                  <w:lang w:val="en-US"/>
                </w:rPr>
                <w:delText>13-05-2013</w:delText>
              </w:r>
              <w:r w:rsidR="00DF5B6C" w:rsidRPr="00F6228A" w:rsidDel="00A46F0C">
                <w:rPr>
                  <w:rFonts w:ascii="Times New Roman" w:hAnsi="Times New Roman"/>
                  <w:szCs w:val="24"/>
                  <w:lang w:val="en-US"/>
                </w:rPr>
                <w:fldChar w:fldCharType="end"/>
              </w:r>
            </w:del>
            <w:ins w:id="637" w:author="David Silva" w:date="2013-05-27T21:21:00Z">
              <w:r w:rsidR="00A46F0C">
                <w:rPr>
                  <w:rFonts w:ascii="Times New Roman" w:hAnsi="Times New Roman"/>
                  <w:szCs w:val="24"/>
                  <w:lang w:val="en-US"/>
                </w:rPr>
                <w:t>Modified: 21-05-2013</w:t>
              </w:r>
            </w:ins>
          </w:p>
        </w:tc>
      </w:tr>
      <w:tr w:rsidR="006E7EFD" w:rsidRPr="00F0171D" w:rsidTr="004A6A1B">
        <w:trPr>
          <w:trHeight w:val="387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50" w:type="dxa"/>
              <w:left w:w="0" w:type="dxa"/>
              <w:bottom w:w="0" w:type="dxa"/>
              <w:right w:w="5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Notes:</w:t>
            </w:r>
          </w:p>
        </w:tc>
        <w:tc>
          <w:tcPr>
            <w:tcW w:w="8298" w:type="dxa"/>
            <w:gridSpan w:val="3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50" w:type="dxa"/>
              <w:left w:w="0" w:type="dxa"/>
              <w:bottom w:w="0" w:type="dxa"/>
              <w:right w:w="50" w:type="dxa"/>
            </w:tcMar>
          </w:tcPr>
          <w:p w:rsidR="006E7EFD" w:rsidRPr="000B31EC" w:rsidRDefault="00DF5B6C" w:rsidP="004A6A1B">
            <w:pPr>
              <w:spacing w:before="60" w:after="60"/>
              <w:rPr>
                <w:rFonts w:ascii="Times New Roman" w:hAnsi="Times New Roman"/>
                <w:szCs w:val="24"/>
                <w:u w:val="single"/>
                <w:lang w:val="en-US"/>
              </w:rPr>
            </w:pPr>
            <w:r w:rsidRPr="00F6228A">
              <w:rPr>
                <w:sz w:val="20"/>
                <w:szCs w:val="24"/>
                <w:u w:val="single"/>
                <w:lang w:val="en-US"/>
              </w:rPr>
              <w:fldChar w:fldCharType="begin" w:fldLock="1"/>
            </w:r>
            <w:r w:rsidR="006E7EFD" w:rsidRPr="000B31EC">
              <w:rPr>
                <w:sz w:val="20"/>
                <w:szCs w:val="24"/>
                <w:u w:val="single"/>
                <w:lang w:val="en-US"/>
              </w:rPr>
              <w:instrText xml:space="preserve">MERGEFIELD </w:instrText>
            </w:r>
            <w:r w:rsidR="006E7EFD" w:rsidRPr="000B31EC">
              <w:rPr>
                <w:rFonts w:ascii="Times New Roman" w:hAnsi="Times New Roman"/>
                <w:szCs w:val="24"/>
                <w:u w:val="single"/>
                <w:lang w:val="en-US"/>
              </w:rPr>
              <w:instrText>Element.Notes</w:instrText>
            </w:r>
            <w:r w:rsidRPr="00F6228A">
              <w:rPr>
                <w:sz w:val="20"/>
                <w:szCs w:val="24"/>
                <w:u w:val="single"/>
                <w:lang w:val="en-US"/>
              </w:rPr>
              <w:fldChar w:fldCharType="end"/>
            </w:r>
            <w:r w:rsidR="00ED3923" w:rsidRPr="000B31EC">
              <w:rPr>
                <w:rFonts w:ascii="Times New Roman" w:hAnsi="Times New Roman"/>
                <w:szCs w:val="24"/>
                <w:u w:val="single"/>
                <w:lang w:val="en-US"/>
              </w:rPr>
              <w:t>Start:</w:t>
            </w:r>
          </w:p>
          <w:p w:rsidR="006E7EFD" w:rsidRPr="000B31EC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</w:p>
          <w:p w:rsidR="006E7EFD" w:rsidRPr="000B31EC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>1. create and start a task</w:t>
            </w:r>
            <w:r w:rsidR="003E2EFB" w:rsidRPr="000B31EC">
              <w:rPr>
                <w:rFonts w:ascii="Times New Roman" w:hAnsi="Times New Roman"/>
                <w:szCs w:val="24"/>
                <w:lang w:val="en-US"/>
              </w:rPr>
              <w:t xml:space="preserve"> by adding a name of a task in the main textbox and clicking enter</w:t>
            </w:r>
            <w:ins w:id="638" w:author="João Martins" w:date="2013-05-26T21:41:00Z">
              <w:r w:rsidR="00DF3449">
                <w:rPr>
                  <w:rFonts w:ascii="Times New Roman" w:hAnsi="Times New Roman"/>
                  <w:szCs w:val="24"/>
                  <w:lang w:val="en-US"/>
                </w:rPr>
                <w:t xml:space="preserve"> in the main window</w:t>
              </w:r>
            </w:ins>
          </w:p>
          <w:p w:rsidR="006E7EFD" w:rsidRPr="000B31EC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>2. stop a task</w:t>
            </w:r>
            <w:r w:rsidR="003E2EFB" w:rsidRPr="000B31EC">
              <w:rPr>
                <w:rFonts w:ascii="Times New Roman" w:hAnsi="Times New Roman"/>
                <w:szCs w:val="24"/>
                <w:lang w:val="en-US"/>
              </w:rPr>
              <w:t xml:space="preserve"> by clicking in the stop button</w:t>
            </w:r>
            <w:ins w:id="639" w:author="João Martins" w:date="2013-05-26T21:41:00Z">
              <w:r w:rsidR="00DF3449">
                <w:rPr>
                  <w:rFonts w:ascii="Times New Roman" w:hAnsi="Times New Roman"/>
                  <w:szCs w:val="24"/>
                  <w:lang w:val="en-US"/>
                </w:rPr>
                <w:t xml:space="preserve"> in the main window</w:t>
              </w:r>
            </w:ins>
          </w:p>
          <w:p w:rsidR="006E7EFD" w:rsidRPr="000B31EC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</w:p>
          <w:p w:rsidR="006E7EFD" w:rsidRPr="000B31EC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u w:val="single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u w:val="single"/>
                <w:lang w:val="en-US"/>
              </w:rPr>
              <w:t>Result:</w:t>
            </w:r>
          </w:p>
          <w:p w:rsidR="006E7EFD" w:rsidRPr="000B31EC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</w:p>
          <w:p w:rsidR="006E7EFD" w:rsidRPr="000B31EC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>The button to show configurations, to hide/show task list and the button to close the application are always active.</w:t>
            </w:r>
          </w:p>
        </w:tc>
      </w:tr>
    </w:tbl>
    <w:p w:rsidR="006E7EFD" w:rsidRPr="000B31EC" w:rsidRDefault="006E7EFD" w:rsidP="006E7EFD">
      <w:pPr>
        <w:spacing w:before="60" w:after="60"/>
        <w:rPr>
          <w:rFonts w:ascii="Times New Roman" w:hAnsi="Times New Roman"/>
          <w:szCs w:val="24"/>
          <w:lang w:val="en-US"/>
        </w:rPr>
      </w:pPr>
    </w:p>
    <w:p w:rsidR="006E7EFD" w:rsidRPr="000B31EC" w:rsidRDefault="006E7EFD" w:rsidP="006E7EFD">
      <w:pPr>
        <w:spacing w:before="60" w:after="60"/>
        <w:rPr>
          <w:rFonts w:ascii="Times New Roman" w:hAnsi="Times New Roman"/>
          <w:szCs w:val="24"/>
          <w:lang w:val="en-US"/>
        </w:rPr>
      </w:pPr>
    </w:p>
    <w:tbl>
      <w:tblPr>
        <w:tblW w:w="0" w:type="auto"/>
        <w:tblInd w:w="60" w:type="dxa"/>
        <w:tblLayout w:type="fixed"/>
        <w:tblCellMar>
          <w:left w:w="60" w:type="dxa"/>
          <w:right w:w="60" w:type="dxa"/>
        </w:tblCellMar>
        <w:tblLook w:val="0000"/>
      </w:tblPr>
      <w:tblGrid>
        <w:gridCol w:w="1500"/>
        <w:gridCol w:w="2031"/>
        <w:gridCol w:w="879"/>
        <w:gridCol w:w="1890"/>
        <w:gridCol w:w="235"/>
        <w:gridCol w:w="3250"/>
        <w:gridCol w:w="13"/>
      </w:tblGrid>
      <w:tr w:rsidR="006E7EFD" w:rsidRPr="000B31EC" w:rsidTr="00ED3923">
        <w:trPr>
          <w:gridAfter w:val="1"/>
          <w:wAfter w:w="13" w:type="dxa"/>
          <w:trHeight w:val="237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Related To:</w:t>
            </w:r>
          </w:p>
        </w:tc>
        <w:tc>
          <w:tcPr>
            <w:tcW w:w="2910" w:type="dxa"/>
            <w:gridSpan w:val="2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Source</w:t>
            </w:r>
          </w:p>
        </w:tc>
        <w:tc>
          <w:tcPr>
            <w:tcW w:w="2125" w:type="dxa"/>
            <w:gridSpan w:val="2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Connector</w:t>
            </w:r>
          </w:p>
        </w:tc>
        <w:tc>
          <w:tcPr>
            <w:tcW w:w="325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Target</w:t>
            </w:r>
          </w:p>
        </w:tc>
      </w:tr>
      <w:tr w:rsidR="006E7EFD" w:rsidRPr="00F0171D" w:rsidTr="00ED3923">
        <w:trPr>
          <w:gridAfter w:val="1"/>
          <w:wAfter w:w="13" w:type="dxa"/>
        </w:trPr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910" w:type="dxa"/>
            <w:gridSpan w:val="2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 xml:space="preserve">Other </w:t>
            </w:r>
            <w:proofErr w:type="spellStart"/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tests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Active</w:t>
            </w:r>
            <w:proofErr w:type="spellEnd"/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 xml:space="preserve"> buttons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6E7EFD" w:rsidRPr="00F6228A" w:rsidRDefault="006E7EFD" w:rsidP="004A6A1B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125" w:type="dxa"/>
            <w:gridSpan w:val="2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spacing w:before="60" w:after="60"/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lastRenderedPageBreak/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instrText>Connector.Type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t>Trace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25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0B31EC" w:rsidRDefault="00DF5B6C" w:rsidP="004A6A1B">
            <w:pPr>
              <w:spacing w:before="60" w:after="60"/>
              <w:rPr>
                <w:rFonts w:ascii="Times New Roman" w:hAnsi="Times New Roman"/>
                <w:sz w:val="20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0B31EC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t>Interface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t xml:space="preserve">UI-002: Buttons that are </w:t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lastRenderedPageBreak/>
              <w:t>always active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6E7EFD" w:rsidRPr="000B31EC" w:rsidRDefault="006E7EFD" w:rsidP="004A6A1B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</w:tr>
      <w:tr w:rsidR="006E7EFD" w:rsidRPr="000B31EC" w:rsidTr="00ED3923"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bookmarkStart w:id="640" w:name="BKM_7CFF2B61_CB32_4a69_A7DB_704C47463926"/>
            <w:bookmarkEnd w:id="633"/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lastRenderedPageBreak/>
              <w:t>Use Case:</w:t>
            </w:r>
          </w:p>
        </w:tc>
        <w:tc>
          <w:tcPr>
            <w:tcW w:w="4800" w:type="dxa"/>
            <w:gridSpan w:val="3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Element.Name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Add task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gridSpan w:val="3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Test Id: T41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Element.Alias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6E7EFD" w:rsidRPr="000B31EC" w:rsidTr="00ED3923"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Status:</w:t>
            </w:r>
          </w:p>
        </w:tc>
        <w:tc>
          <w:tcPr>
            <w:tcW w:w="2031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tabs>
                <w:tab w:val="left" w:pos="2160"/>
                <w:tab w:val="left" w:pos="3150"/>
                <w:tab w:val="left" w:pos="567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Element.Status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del w:id="641" w:author="David Silva" w:date="2013-05-27T21:24:00Z">
              <w:r w:rsidR="006E7EFD" w:rsidRPr="00F6228A" w:rsidDel="00A46F0C">
                <w:rPr>
                  <w:rFonts w:ascii="Times New Roman" w:hAnsi="Times New Roman"/>
                  <w:szCs w:val="24"/>
                  <w:lang w:val="en-US"/>
                </w:rPr>
                <w:delText>Proposed</w:delText>
              </w:r>
            </w:del>
            <w:ins w:id="642" w:author="David Silva" w:date="2013-05-27T21:24:00Z">
              <w:r w:rsidR="00A46F0C">
                <w:rPr>
                  <w:rFonts w:ascii="Times New Roman" w:hAnsi="Times New Roman"/>
                  <w:szCs w:val="24"/>
                  <w:lang w:val="en-US"/>
                </w:rPr>
                <w:t>Draft</w:t>
              </w:r>
            </w:ins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2769" w:type="dxa"/>
            <w:gridSpan w:val="2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tabs>
                <w:tab w:val="left" w:pos="900"/>
                <w:tab w:val="left" w:pos="3150"/>
                <w:tab w:val="left" w:pos="5670"/>
              </w:tabs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Version: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Element.Version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1.0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gridSpan w:val="3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tabs>
                <w:tab w:val="left" w:pos="990"/>
                <w:tab w:val="left" w:pos="4590"/>
                <w:tab w:val="left" w:pos="567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Phase: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Element.Phase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1.0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6E7EFD" w:rsidRPr="000B31EC" w:rsidTr="00ED3923">
        <w:trPr>
          <w:trHeight w:val="280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Author:</w:t>
            </w:r>
          </w:p>
        </w:tc>
        <w:tc>
          <w:tcPr>
            <w:tcW w:w="2031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tabs>
                <w:tab w:val="left" w:pos="216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Element.Author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João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2769" w:type="dxa"/>
            <w:gridSpan w:val="2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tabs>
                <w:tab w:val="left" w:pos="90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Created: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Element.DateCreatedShort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13-05-2013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gridSpan w:val="3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tabs>
                <w:tab w:val="left" w:pos="99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Modified: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Element.DateModifiedShort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14-05-2013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6E7EFD" w:rsidRPr="00F0171D" w:rsidTr="00ED3923">
        <w:trPr>
          <w:trHeight w:val="387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50" w:type="dxa"/>
              <w:left w:w="0" w:type="dxa"/>
              <w:bottom w:w="0" w:type="dxa"/>
              <w:right w:w="5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Notes:</w:t>
            </w:r>
          </w:p>
        </w:tc>
        <w:tc>
          <w:tcPr>
            <w:tcW w:w="8298" w:type="dxa"/>
            <w:gridSpan w:val="6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50" w:type="dxa"/>
              <w:left w:w="0" w:type="dxa"/>
              <w:bottom w:w="0" w:type="dxa"/>
              <w:right w:w="50" w:type="dxa"/>
            </w:tcMar>
          </w:tcPr>
          <w:p w:rsidR="006E7EFD" w:rsidRPr="000B31EC" w:rsidRDefault="00DF5B6C" w:rsidP="004A6A1B">
            <w:pPr>
              <w:spacing w:before="60" w:after="60"/>
              <w:rPr>
                <w:rFonts w:ascii="Times New Roman" w:hAnsi="Times New Roman"/>
                <w:szCs w:val="24"/>
                <w:u w:val="single"/>
                <w:lang w:val="en-US"/>
              </w:rPr>
            </w:pPr>
            <w:r w:rsidRPr="00F6228A">
              <w:rPr>
                <w:sz w:val="20"/>
                <w:szCs w:val="24"/>
                <w:u w:val="single"/>
                <w:lang w:val="en-US"/>
              </w:rPr>
              <w:fldChar w:fldCharType="begin" w:fldLock="1"/>
            </w:r>
            <w:r w:rsidR="006E7EFD" w:rsidRPr="000B31EC">
              <w:rPr>
                <w:sz w:val="20"/>
                <w:szCs w:val="24"/>
                <w:u w:val="single"/>
                <w:lang w:val="en-US"/>
              </w:rPr>
              <w:instrText xml:space="preserve">MERGEFIELD </w:instrText>
            </w:r>
            <w:r w:rsidR="006E7EFD" w:rsidRPr="000B31EC">
              <w:rPr>
                <w:rFonts w:ascii="Times New Roman" w:hAnsi="Times New Roman"/>
                <w:szCs w:val="24"/>
                <w:u w:val="single"/>
                <w:lang w:val="en-US"/>
              </w:rPr>
              <w:instrText>Element.Notes</w:instrText>
            </w:r>
            <w:r w:rsidRPr="00F6228A">
              <w:rPr>
                <w:sz w:val="20"/>
                <w:szCs w:val="24"/>
                <w:u w:val="single"/>
                <w:lang w:val="en-US"/>
              </w:rPr>
              <w:fldChar w:fldCharType="end"/>
            </w:r>
            <w:r w:rsidR="00ED3923" w:rsidRPr="000B31EC">
              <w:rPr>
                <w:rFonts w:ascii="Times New Roman" w:hAnsi="Times New Roman"/>
                <w:szCs w:val="24"/>
                <w:u w:val="single"/>
                <w:lang w:val="en-US"/>
              </w:rPr>
              <w:t>Start:</w:t>
            </w:r>
          </w:p>
          <w:p w:rsidR="006E7EFD" w:rsidRPr="000B31EC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</w:p>
          <w:p w:rsidR="006E7EFD" w:rsidRPr="000B31EC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commentRangeStart w:id="643"/>
            <w:r w:rsidRPr="000B31EC">
              <w:rPr>
                <w:rFonts w:ascii="Times New Roman" w:hAnsi="Times New Roman"/>
                <w:szCs w:val="24"/>
                <w:lang w:val="en-US"/>
              </w:rPr>
              <w:t>1. insert a name of a task that doesn't exist</w:t>
            </w:r>
            <w:r w:rsidR="003E2EFB" w:rsidRPr="000B31EC">
              <w:rPr>
                <w:rFonts w:ascii="Times New Roman" w:hAnsi="Times New Roman"/>
                <w:szCs w:val="24"/>
                <w:lang w:val="en-US"/>
              </w:rPr>
              <w:t xml:space="preserve"> in the main textbox, upper side of the main Window</w:t>
            </w:r>
          </w:p>
          <w:p w:rsidR="006E7EFD" w:rsidRPr="000B31EC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>2. Click add</w:t>
            </w:r>
            <w:r w:rsidR="003E2EFB" w:rsidRPr="000B31EC">
              <w:rPr>
                <w:rFonts w:ascii="Times New Roman" w:hAnsi="Times New Roman"/>
                <w:szCs w:val="24"/>
                <w:lang w:val="en-US"/>
              </w:rPr>
              <w:t xml:space="preserve"> or press enter</w:t>
            </w:r>
          </w:p>
          <w:p w:rsidR="006E7EFD" w:rsidRPr="000B31EC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</w:p>
          <w:commentRangeEnd w:id="643"/>
          <w:p w:rsidR="006E7EFD" w:rsidRPr="000B31EC" w:rsidRDefault="00C345C1" w:rsidP="004A6A1B">
            <w:pPr>
              <w:spacing w:before="60" w:after="60"/>
              <w:rPr>
                <w:rFonts w:ascii="Times New Roman" w:hAnsi="Times New Roman"/>
                <w:szCs w:val="24"/>
                <w:u w:val="single"/>
                <w:lang w:val="en-US"/>
              </w:rPr>
            </w:pPr>
            <w:r>
              <w:rPr>
                <w:rStyle w:val="Refdecomentrio"/>
                <w:rFonts w:ascii="Arial" w:eastAsiaTheme="minorEastAsia" w:hAnsi="Arial"/>
                <w:color w:val="000000"/>
                <w:lang w:val="en-AU" w:eastAsia="pt-PT"/>
              </w:rPr>
              <w:commentReference w:id="643"/>
            </w:r>
            <w:r w:rsidR="006E7EFD" w:rsidRPr="000B31EC">
              <w:rPr>
                <w:rFonts w:ascii="Times New Roman" w:hAnsi="Times New Roman"/>
                <w:szCs w:val="24"/>
                <w:u w:val="single"/>
                <w:lang w:val="en-US"/>
              </w:rPr>
              <w:t>Result:</w:t>
            </w:r>
          </w:p>
          <w:p w:rsidR="006E7EFD" w:rsidRPr="000B31EC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</w:p>
          <w:p w:rsidR="006E7EFD" w:rsidRPr="000B31EC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>The system will create and start the new task.</w:t>
            </w:r>
          </w:p>
        </w:tc>
      </w:tr>
    </w:tbl>
    <w:p w:rsidR="006E7EFD" w:rsidRPr="000B31EC" w:rsidRDefault="006E7EFD" w:rsidP="006E7EFD">
      <w:pPr>
        <w:spacing w:before="60" w:after="60"/>
        <w:rPr>
          <w:rFonts w:ascii="Times New Roman" w:hAnsi="Times New Roman"/>
          <w:szCs w:val="24"/>
          <w:lang w:val="en-US"/>
        </w:rPr>
      </w:pPr>
    </w:p>
    <w:tbl>
      <w:tblPr>
        <w:tblW w:w="0" w:type="auto"/>
        <w:tblInd w:w="60" w:type="dxa"/>
        <w:tblLayout w:type="fixed"/>
        <w:tblCellMar>
          <w:left w:w="60" w:type="dxa"/>
          <w:right w:w="60" w:type="dxa"/>
        </w:tblCellMar>
        <w:tblLook w:val="0000"/>
      </w:tblPr>
      <w:tblGrid>
        <w:gridCol w:w="1500"/>
        <w:gridCol w:w="2910"/>
        <w:gridCol w:w="2125"/>
        <w:gridCol w:w="3250"/>
      </w:tblGrid>
      <w:tr w:rsidR="006E7EFD" w:rsidRPr="000B31EC" w:rsidTr="004A6A1B">
        <w:trPr>
          <w:trHeight w:val="237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Related To:</w:t>
            </w:r>
          </w:p>
        </w:tc>
        <w:tc>
          <w:tcPr>
            <w:tcW w:w="291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Source</w:t>
            </w:r>
          </w:p>
        </w:tc>
        <w:tc>
          <w:tcPr>
            <w:tcW w:w="2125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Connector</w:t>
            </w:r>
          </w:p>
        </w:tc>
        <w:tc>
          <w:tcPr>
            <w:tcW w:w="325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Target</w:t>
            </w:r>
          </w:p>
        </w:tc>
      </w:tr>
      <w:tr w:rsidR="006E7EFD" w:rsidRPr="00F0171D" w:rsidTr="004A6A1B"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91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 xml:space="preserve">Other </w:t>
            </w:r>
            <w:proofErr w:type="spellStart"/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tests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Add</w:t>
            </w:r>
            <w:proofErr w:type="spellEnd"/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 xml:space="preserve"> task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6E7EFD" w:rsidRPr="00F6228A" w:rsidRDefault="006E7EFD" w:rsidP="004A6A1B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125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spacing w:before="60" w:after="60"/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instrText>Connector.Type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t>Trace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25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0B31EC" w:rsidRDefault="00DF5B6C" w:rsidP="004A6A1B">
            <w:pPr>
              <w:spacing w:before="60" w:after="60"/>
              <w:rPr>
                <w:rFonts w:ascii="Times New Roman" w:hAnsi="Times New Roman"/>
                <w:sz w:val="20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0B31EC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t>Interface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t>UI-004: TextBox filled with a new task name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6E7EFD" w:rsidRPr="000B31EC" w:rsidRDefault="006E7EFD" w:rsidP="004A6A1B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</w:tr>
      <w:bookmarkEnd w:id="640"/>
    </w:tbl>
    <w:p w:rsidR="002A3078" w:rsidRPr="000B31EC" w:rsidRDefault="002A3078" w:rsidP="006E7EFD">
      <w:pPr>
        <w:rPr>
          <w:rFonts w:eastAsia="Times New Roman"/>
          <w:szCs w:val="24"/>
          <w:lang w:val="en-US"/>
        </w:rPr>
      </w:pPr>
    </w:p>
    <w:p w:rsidR="002A3078" w:rsidRPr="000B31EC" w:rsidRDefault="002A3078">
      <w:pPr>
        <w:rPr>
          <w:rFonts w:eastAsia="Times New Roman"/>
          <w:szCs w:val="24"/>
          <w:lang w:val="en-US"/>
        </w:rPr>
      </w:pPr>
      <w:r w:rsidRPr="000B31EC">
        <w:rPr>
          <w:rFonts w:eastAsia="Times New Roman"/>
          <w:szCs w:val="24"/>
          <w:lang w:val="en-US"/>
        </w:rPr>
        <w:br w:type="page"/>
      </w:r>
    </w:p>
    <w:tbl>
      <w:tblPr>
        <w:tblW w:w="0" w:type="auto"/>
        <w:tblLayout w:type="fixed"/>
        <w:tblCellMar>
          <w:left w:w="60" w:type="dxa"/>
          <w:right w:w="60" w:type="dxa"/>
        </w:tblCellMar>
        <w:tblLook w:val="0000"/>
      </w:tblPr>
      <w:tblGrid>
        <w:gridCol w:w="1500"/>
        <w:gridCol w:w="2031"/>
        <w:gridCol w:w="2769"/>
        <w:gridCol w:w="3498"/>
      </w:tblGrid>
      <w:tr w:rsidR="006E7EFD" w:rsidRPr="000B31EC" w:rsidTr="004A6A1B"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bookmarkStart w:id="644" w:name="BKM_62684C2F_8324_4eb0_B9AE_6ACA9AB0926D"/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lastRenderedPageBreak/>
              <w:t>Use Case:</w:t>
            </w:r>
          </w:p>
        </w:tc>
        <w:tc>
          <w:tcPr>
            <w:tcW w:w="4800" w:type="dxa"/>
            <w:gridSpan w:val="2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Element.Name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Block window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Test Id: T42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Element.Alias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6E7EFD" w:rsidRPr="000B31EC" w:rsidTr="004A6A1B"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Status:</w:t>
            </w:r>
          </w:p>
        </w:tc>
        <w:tc>
          <w:tcPr>
            <w:tcW w:w="2031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tabs>
                <w:tab w:val="left" w:pos="2160"/>
                <w:tab w:val="left" w:pos="3150"/>
                <w:tab w:val="left" w:pos="567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Element.Status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del w:id="645" w:author="David Silva" w:date="2013-05-27T21:24:00Z">
              <w:r w:rsidR="006E7EFD" w:rsidRPr="00F6228A" w:rsidDel="00A46F0C">
                <w:rPr>
                  <w:rFonts w:ascii="Times New Roman" w:hAnsi="Times New Roman"/>
                  <w:szCs w:val="24"/>
                  <w:lang w:val="en-US"/>
                </w:rPr>
                <w:delText>Proposed</w:delText>
              </w:r>
            </w:del>
            <w:ins w:id="646" w:author="David Silva" w:date="2013-05-27T21:24:00Z">
              <w:r w:rsidR="00A46F0C">
                <w:rPr>
                  <w:rFonts w:ascii="Times New Roman" w:hAnsi="Times New Roman"/>
                  <w:szCs w:val="24"/>
                  <w:lang w:val="en-US"/>
                </w:rPr>
                <w:t>Draft</w:t>
              </w:r>
            </w:ins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2769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tabs>
                <w:tab w:val="left" w:pos="900"/>
                <w:tab w:val="left" w:pos="3150"/>
                <w:tab w:val="left" w:pos="5670"/>
              </w:tabs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Version: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Element.Version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1.0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tabs>
                <w:tab w:val="left" w:pos="990"/>
                <w:tab w:val="left" w:pos="4590"/>
                <w:tab w:val="left" w:pos="567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Phase: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Element.Phase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1.0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6E7EFD" w:rsidRPr="000B31EC" w:rsidTr="004A6A1B">
        <w:trPr>
          <w:trHeight w:val="280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Author:</w:t>
            </w:r>
          </w:p>
        </w:tc>
        <w:tc>
          <w:tcPr>
            <w:tcW w:w="2031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tabs>
                <w:tab w:val="left" w:pos="216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Element.Author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David Silva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2769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tabs>
                <w:tab w:val="left" w:pos="90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Created: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Element.DateCreatedShort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16-05-2013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tabs>
                <w:tab w:val="left" w:pos="99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del w:id="647" w:author="David Silva" w:date="2013-05-27T19:41:00Z"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delText>Modified:</w:delText>
              </w:r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tab/>
              </w:r>
              <w:r w:rsidR="00DF5B6C" w:rsidRPr="00F6228A" w:rsidDel="00280B27">
                <w:rPr>
                  <w:rFonts w:ascii="Times New Roman" w:hAnsi="Times New Roman"/>
                  <w:szCs w:val="24"/>
                  <w:lang w:val="en-US"/>
                </w:rPr>
                <w:fldChar w:fldCharType="begin" w:fldLock="1"/>
              </w:r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delInstrText>MERGEFIELD Element.DateModifiedShort</w:delInstrText>
              </w:r>
              <w:r w:rsidR="00DF5B6C" w:rsidRPr="00F6228A" w:rsidDel="00280B27">
                <w:rPr>
                  <w:rFonts w:ascii="Times New Roman" w:hAnsi="Times New Roman"/>
                  <w:szCs w:val="24"/>
                  <w:lang w:val="en-US"/>
                </w:rPr>
                <w:fldChar w:fldCharType="separate"/>
              </w:r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delText>16-05-2013</w:delText>
              </w:r>
              <w:r w:rsidR="00DF5B6C" w:rsidRPr="00F6228A" w:rsidDel="00280B27">
                <w:rPr>
                  <w:rFonts w:ascii="Times New Roman" w:hAnsi="Times New Roman"/>
                  <w:szCs w:val="24"/>
                  <w:lang w:val="en-US"/>
                </w:rPr>
                <w:fldChar w:fldCharType="end"/>
              </w:r>
            </w:del>
            <w:ins w:id="648" w:author="David Silva" w:date="2013-05-27T19:41:00Z">
              <w:r w:rsidR="00280B27">
                <w:rPr>
                  <w:rFonts w:ascii="Times New Roman" w:hAnsi="Times New Roman"/>
                  <w:szCs w:val="24"/>
                  <w:lang w:val="en-US"/>
                </w:rPr>
                <w:t>Modified: 21-05-2013</w:t>
              </w:r>
            </w:ins>
          </w:p>
        </w:tc>
      </w:tr>
      <w:tr w:rsidR="006E7EFD" w:rsidRPr="00F0171D" w:rsidTr="004A6A1B">
        <w:trPr>
          <w:trHeight w:val="387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50" w:type="dxa"/>
              <w:left w:w="0" w:type="dxa"/>
              <w:bottom w:w="0" w:type="dxa"/>
              <w:right w:w="5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Notes:</w:t>
            </w:r>
          </w:p>
        </w:tc>
        <w:tc>
          <w:tcPr>
            <w:tcW w:w="8298" w:type="dxa"/>
            <w:gridSpan w:val="3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50" w:type="dxa"/>
              <w:left w:w="0" w:type="dxa"/>
              <w:bottom w:w="0" w:type="dxa"/>
              <w:right w:w="50" w:type="dxa"/>
            </w:tcMar>
          </w:tcPr>
          <w:p w:rsidR="006E7EFD" w:rsidRPr="000B31EC" w:rsidRDefault="00DF5B6C" w:rsidP="004A6A1B">
            <w:pPr>
              <w:spacing w:before="60" w:after="60"/>
              <w:rPr>
                <w:rFonts w:ascii="Times New Roman" w:hAnsi="Times New Roman"/>
                <w:szCs w:val="24"/>
                <w:u w:val="single"/>
                <w:lang w:val="en-US"/>
              </w:rPr>
            </w:pPr>
            <w:r w:rsidRPr="00F6228A">
              <w:rPr>
                <w:sz w:val="20"/>
                <w:szCs w:val="24"/>
                <w:u w:val="single"/>
                <w:lang w:val="en-US"/>
              </w:rPr>
              <w:fldChar w:fldCharType="begin" w:fldLock="1"/>
            </w:r>
            <w:r w:rsidR="006E7EFD" w:rsidRPr="000B31EC">
              <w:rPr>
                <w:sz w:val="20"/>
                <w:szCs w:val="24"/>
                <w:u w:val="single"/>
                <w:lang w:val="en-US"/>
              </w:rPr>
              <w:instrText xml:space="preserve">MERGEFIELD </w:instrText>
            </w:r>
            <w:r w:rsidR="006E7EFD" w:rsidRPr="000B31EC">
              <w:rPr>
                <w:rFonts w:ascii="Times New Roman" w:hAnsi="Times New Roman"/>
                <w:szCs w:val="24"/>
                <w:u w:val="single"/>
                <w:lang w:val="en-US"/>
              </w:rPr>
              <w:instrText>Element.Notes</w:instrText>
            </w:r>
            <w:r w:rsidRPr="00F6228A">
              <w:rPr>
                <w:sz w:val="20"/>
                <w:szCs w:val="24"/>
                <w:u w:val="single"/>
                <w:lang w:val="en-US"/>
              </w:rPr>
              <w:fldChar w:fldCharType="end"/>
            </w:r>
            <w:r w:rsidR="00ED3923" w:rsidRPr="000B31EC">
              <w:rPr>
                <w:rFonts w:ascii="Times New Roman" w:hAnsi="Times New Roman"/>
                <w:szCs w:val="24"/>
                <w:u w:val="single"/>
                <w:lang w:val="en-US"/>
              </w:rPr>
              <w:t>Start:</w:t>
            </w:r>
          </w:p>
          <w:p w:rsidR="006E7EFD" w:rsidRPr="000B31EC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</w:p>
          <w:p w:rsidR="006E7EFD" w:rsidRPr="000B31EC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>1</w:t>
            </w:r>
            <w:commentRangeStart w:id="649"/>
            <w:r w:rsidRPr="000B31EC">
              <w:rPr>
                <w:rFonts w:ascii="Times New Roman" w:hAnsi="Times New Roman"/>
                <w:szCs w:val="24"/>
                <w:lang w:val="en-US"/>
              </w:rPr>
              <w:t xml:space="preserve">. </w:t>
            </w:r>
            <w:commentRangeStart w:id="650"/>
            <w:r w:rsidRPr="000B31EC">
              <w:rPr>
                <w:rFonts w:ascii="Times New Roman" w:hAnsi="Times New Roman"/>
                <w:szCs w:val="24"/>
                <w:lang w:val="en-US"/>
              </w:rPr>
              <w:t>Click anywhere outside the</w:t>
            </w:r>
            <w:r w:rsidR="003E2EFB" w:rsidRPr="000B31EC">
              <w:rPr>
                <w:rFonts w:ascii="Times New Roman" w:hAnsi="Times New Roman"/>
                <w:szCs w:val="24"/>
                <w:lang w:val="en-US"/>
              </w:rPr>
              <w:t xml:space="preserve"> currently focused</w:t>
            </w:r>
            <w:r w:rsidRPr="000B31EC">
              <w:rPr>
                <w:rFonts w:ascii="Times New Roman" w:hAnsi="Times New Roman"/>
                <w:szCs w:val="24"/>
                <w:lang w:val="en-US"/>
              </w:rPr>
              <w:t xml:space="preserve"> window</w:t>
            </w:r>
            <w:commentRangeEnd w:id="649"/>
            <w:r w:rsidR="00FB4A2A">
              <w:rPr>
                <w:rStyle w:val="Refdecomentrio"/>
                <w:rFonts w:ascii="Arial" w:eastAsiaTheme="minorEastAsia" w:hAnsi="Arial"/>
                <w:color w:val="000000"/>
                <w:lang w:val="en-AU" w:eastAsia="pt-PT"/>
              </w:rPr>
              <w:commentReference w:id="649"/>
            </w:r>
            <w:commentRangeEnd w:id="650"/>
            <w:r w:rsidR="00C345C1">
              <w:rPr>
                <w:rStyle w:val="Refdecomentrio"/>
                <w:rFonts w:ascii="Arial" w:eastAsiaTheme="minorEastAsia" w:hAnsi="Arial"/>
                <w:color w:val="000000"/>
                <w:lang w:val="en-AU" w:eastAsia="pt-PT"/>
              </w:rPr>
              <w:commentReference w:id="650"/>
            </w:r>
          </w:p>
          <w:p w:rsidR="006E7EFD" w:rsidRPr="000B31EC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</w:p>
          <w:p w:rsidR="006E7EFD" w:rsidRPr="000B31EC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u w:val="single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u w:val="single"/>
                <w:lang w:val="en-US"/>
              </w:rPr>
              <w:t>Result:</w:t>
            </w:r>
          </w:p>
          <w:p w:rsidR="006E7EFD" w:rsidRPr="000B31EC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</w:p>
          <w:p w:rsidR="006E7EFD" w:rsidRPr="000B31EC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>The window will blink or beep according with system default</w:t>
            </w:r>
          </w:p>
          <w:p w:rsidR="006E7EFD" w:rsidRPr="000B31EC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>The window will remain focused</w:t>
            </w:r>
          </w:p>
        </w:tc>
      </w:tr>
    </w:tbl>
    <w:p w:rsidR="006E7EFD" w:rsidRPr="000B31EC" w:rsidRDefault="006E7EFD" w:rsidP="006E7EFD">
      <w:pPr>
        <w:spacing w:before="60" w:after="60"/>
        <w:rPr>
          <w:rFonts w:ascii="Times New Roman" w:hAnsi="Times New Roman"/>
          <w:szCs w:val="24"/>
          <w:lang w:val="en-US"/>
        </w:rPr>
      </w:pPr>
    </w:p>
    <w:tbl>
      <w:tblPr>
        <w:tblW w:w="0" w:type="auto"/>
        <w:tblInd w:w="60" w:type="dxa"/>
        <w:tblLayout w:type="fixed"/>
        <w:tblCellMar>
          <w:left w:w="60" w:type="dxa"/>
          <w:right w:w="60" w:type="dxa"/>
        </w:tblCellMar>
        <w:tblLook w:val="0000"/>
      </w:tblPr>
      <w:tblGrid>
        <w:gridCol w:w="1500"/>
        <w:gridCol w:w="2910"/>
        <w:gridCol w:w="2125"/>
        <w:gridCol w:w="3250"/>
      </w:tblGrid>
      <w:tr w:rsidR="006E7EFD" w:rsidRPr="000B31EC" w:rsidTr="004A6A1B">
        <w:trPr>
          <w:trHeight w:val="237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Related To:</w:t>
            </w:r>
          </w:p>
        </w:tc>
        <w:tc>
          <w:tcPr>
            <w:tcW w:w="291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Source</w:t>
            </w:r>
          </w:p>
        </w:tc>
        <w:tc>
          <w:tcPr>
            <w:tcW w:w="2125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Connector</w:t>
            </w:r>
          </w:p>
        </w:tc>
        <w:tc>
          <w:tcPr>
            <w:tcW w:w="325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Target</w:t>
            </w:r>
          </w:p>
        </w:tc>
      </w:tr>
      <w:tr w:rsidR="006E7EFD" w:rsidRPr="000B31EC" w:rsidTr="004A6A1B"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91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 xml:space="preserve">Other </w:t>
            </w:r>
            <w:proofErr w:type="spellStart"/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tests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Block</w:t>
            </w:r>
            <w:proofErr w:type="spellEnd"/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 xml:space="preserve"> window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6E7EFD" w:rsidRPr="00F6228A" w:rsidRDefault="006E7EFD" w:rsidP="004A6A1B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125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spacing w:before="60" w:after="60"/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instrText>Connector.Type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t>Trace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25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spacing w:before="60" w:after="60"/>
              <w:rPr>
                <w:rFonts w:ascii="Times New Roman" w:hAnsi="Times New Roman"/>
                <w:sz w:val="20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Interface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UI-0011: Modal Windows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6E7EFD" w:rsidRPr="00F6228A" w:rsidRDefault="006E7EFD" w:rsidP="004A6A1B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</w:tr>
    </w:tbl>
    <w:p w:rsidR="006E7EFD" w:rsidRPr="00F6228A" w:rsidRDefault="006E7EFD" w:rsidP="006E7EFD">
      <w:pPr>
        <w:spacing w:before="60" w:after="60"/>
        <w:rPr>
          <w:rFonts w:ascii="Times New Roman" w:hAnsi="Times New Roman"/>
          <w:szCs w:val="24"/>
          <w:lang w:val="en-US"/>
        </w:rPr>
      </w:pPr>
    </w:p>
    <w:p w:rsidR="006E7EFD" w:rsidRPr="00F6228A" w:rsidRDefault="006E7EFD" w:rsidP="006E7EFD">
      <w:pPr>
        <w:spacing w:before="60" w:after="60"/>
        <w:rPr>
          <w:rFonts w:ascii="Times New Roman" w:hAnsi="Times New Roman"/>
          <w:szCs w:val="24"/>
          <w:lang w:val="en-US"/>
        </w:rPr>
      </w:pPr>
    </w:p>
    <w:bookmarkEnd w:id="644"/>
    <w:p w:rsidR="002A3078" w:rsidRPr="00F6228A" w:rsidRDefault="002A3078">
      <w:pPr>
        <w:rPr>
          <w:rFonts w:eastAsia="Times New Roman"/>
          <w:szCs w:val="24"/>
          <w:lang w:val="en-US"/>
        </w:rPr>
      </w:pPr>
      <w:r w:rsidRPr="00F6228A">
        <w:rPr>
          <w:rFonts w:eastAsia="Times New Roman"/>
          <w:szCs w:val="24"/>
          <w:lang w:val="en-US"/>
        </w:rPr>
        <w:br w:type="page"/>
      </w:r>
    </w:p>
    <w:tbl>
      <w:tblPr>
        <w:tblW w:w="0" w:type="auto"/>
        <w:tblLayout w:type="fixed"/>
        <w:tblCellMar>
          <w:left w:w="60" w:type="dxa"/>
          <w:right w:w="60" w:type="dxa"/>
        </w:tblCellMar>
        <w:tblLook w:val="0000"/>
      </w:tblPr>
      <w:tblGrid>
        <w:gridCol w:w="1500"/>
        <w:gridCol w:w="2031"/>
        <w:gridCol w:w="2769"/>
        <w:gridCol w:w="3498"/>
      </w:tblGrid>
      <w:tr w:rsidR="006E7EFD" w:rsidRPr="000B31EC" w:rsidTr="004A6A1B"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bookmarkStart w:id="651" w:name="BKM_93BE2DF4_00DE_402c_AEA9_566B4BF6171B"/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lastRenderedPageBreak/>
              <w:t>Use Case:</w:t>
            </w:r>
          </w:p>
        </w:tc>
        <w:tc>
          <w:tcPr>
            <w:tcW w:w="4800" w:type="dxa"/>
            <w:gridSpan w:val="2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Element.Name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Configurations panel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Test Id: T43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Element.Alias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6E7EFD" w:rsidRPr="000B31EC" w:rsidTr="004A6A1B"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Status:</w:t>
            </w:r>
          </w:p>
        </w:tc>
        <w:tc>
          <w:tcPr>
            <w:tcW w:w="2031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tabs>
                <w:tab w:val="left" w:pos="2160"/>
                <w:tab w:val="left" w:pos="3150"/>
                <w:tab w:val="left" w:pos="567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Element.Status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del w:id="652" w:author="David Silva" w:date="2013-05-27T21:24:00Z">
              <w:r w:rsidR="006E7EFD" w:rsidRPr="00F6228A" w:rsidDel="00A46F0C">
                <w:rPr>
                  <w:rFonts w:ascii="Times New Roman" w:hAnsi="Times New Roman"/>
                  <w:szCs w:val="24"/>
                  <w:lang w:val="en-US"/>
                </w:rPr>
                <w:delText>Proposed</w:delText>
              </w:r>
            </w:del>
            <w:ins w:id="653" w:author="David Silva" w:date="2013-05-27T21:24:00Z">
              <w:r w:rsidR="00A46F0C">
                <w:rPr>
                  <w:rFonts w:ascii="Times New Roman" w:hAnsi="Times New Roman"/>
                  <w:szCs w:val="24"/>
                  <w:lang w:val="en-US"/>
                </w:rPr>
                <w:t>Draft</w:t>
              </w:r>
            </w:ins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2769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tabs>
                <w:tab w:val="left" w:pos="900"/>
                <w:tab w:val="left" w:pos="3150"/>
                <w:tab w:val="left" w:pos="5670"/>
              </w:tabs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Version: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Element.Version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1.0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tabs>
                <w:tab w:val="left" w:pos="990"/>
                <w:tab w:val="left" w:pos="4590"/>
                <w:tab w:val="left" w:pos="567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Phase: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Element.Phase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1.0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6E7EFD" w:rsidRPr="000B31EC" w:rsidTr="004A6A1B">
        <w:trPr>
          <w:trHeight w:val="280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Author:</w:t>
            </w:r>
          </w:p>
        </w:tc>
        <w:tc>
          <w:tcPr>
            <w:tcW w:w="2031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tabs>
                <w:tab w:val="left" w:pos="216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Element.Author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João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2769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tabs>
                <w:tab w:val="left" w:pos="90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Created: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Element.DateCreatedShort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13-05-2013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tabs>
                <w:tab w:val="left" w:pos="99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del w:id="654" w:author="David Silva" w:date="2013-05-27T21:21:00Z">
              <w:r w:rsidRPr="00F6228A" w:rsidDel="00A46F0C">
                <w:rPr>
                  <w:rFonts w:ascii="Times New Roman" w:hAnsi="Times New Roman"/>
                  <w:szCs w:val="24"/>
                  <w:lang w:val="en-US"/>
                </w:rPr>
                <w:delText>Modified:</w:delText>
              </w:r>
              <w:r w:rsidRPr="00F6228A" w:rsidDel="00A46F0C">
                <w:rPr>
                  <w:rFonts w:ascii="Times New Roman" w:hAnsi="Times New Roman"/>
                  <w:szCs w:val="24"/>
                  <w:lang w:val="en-US"/>
                </w:rPr>
                <w:tab/>
              </w:r>
              <w:r w:rsidR="00DF5B6C" w:rsidRPr="00F6228A" w:rsidDel="00A46F0C">
                <w:rPr>
                  <w:rFonts w:ascii="Times New Roman" w:hAnsi="Times New Roman"/>
                  <w:szCs w:val="24"/>
                  <w:lang w:val="en-US"/>
                </w:rPr>
                <w:fldChar w:fldCharType="begin" w:fldLock="1"/>
              </w:r>
              <w:r w:rsidRPr="00F6228A" w:rsidDel="00A46F0C">
                <w:rPr>
                  <w:rFonts w:ascii="Times New Roman" w:hAnsi="Times New Roman"/>
                  <w:szCs w:val="24"/>
                  <w:lang w:val="en-US"/>
                </w:rPr>
                <w:delInstrText>MERGEFIELD Element.DateModifiedShort</w:delInstrText>
              </w:r>
              <w:r w:rsidR="00DF5B6C" w:rsidRPr="00F6228A" w:rsidDel="00A46F0C">
                <w:rPr>
                  <w:rFonts w:ascii="Times New Roman" w:hAnsi="Times New Roman"/>
                  <w:szCs w:val="24"/>
                  <w:lang w:val="en-US"/>
                </w:rPr>
                <w:fldChar w:fldCharType="separate"/>
              </w:r>
              <w:r w:rsidRPr="00F6228A" w:rsidDel="00A46F0C">
                <w:rPr>
                  <w:rFonts w:ascii="Times New Roman" w:hAnsi="Times New Roman"/>
                  <w:szCs w:val="24"/>
                  <w:lang w:val="en-US"/>
                </w:rPr>
                <w:delText>13-05-2013</w:delText>
              </w:r>
              <w:r w:rsidR="00DF5B6C" w:rsidRPr="00F6228A" w:rsidDel="00A46F0C">
                <w:rPr>
                  <w:rFonts w:ascii="Times New Roman" w:hAnsi="Times New Roman"/>
                  <w:szCs w:val="24"/>
                  <w:lang w:val="en-US"/>
                </w:rPr>
                <w:fldChar w:fldCharType="end"/>
              </w:r>
            </w:del>
            <w:ins w:id="655" w:author="David Silva" w:date="2013-05-27T21:21:00Z">
              <w:r w:rsidR="00A46F0C">
                <w:rPr>
                  <w:rFonts w:ascii="Times New Roman" w:hAnsi="Times New Roman"/>
                  <w:szCs w:val="24"/>
                  <w:lang w:val="en-US"/>
                </w:rPr>
                <w:t>Modified: 21-05-2013</w:t>
              </w:r>
            </w:ins>
          </w:p>
        </w:tc>
      </w:tr>
      <w:tr w:rsidR="006E7EFD" w:rsidRPr="00F0171D" w:rsidTr="004A6A1B">
        <w:trPr>
          <w:trHeight w:val="387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50" w:type="dxa"/>
              <w:left w:w="0" w:type="dxa"/>
              <w:bottom w:w="0" w:type="dxa"/>
              <w:right w:w="5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Notes:</w:t>
            </w:r>
          </w:p>
        </w:tc>
        <w:tc>
          <w:tcPr>
            <w:tcW w:w="8298" w:type="dxa"/>
            <w:gridSpan w:val="3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50" w:type="dxa"/>
              <w:left w:w="0" w:type="dxa"/>
              <w:bottom w:w="0" w:type="dxa"/>
              <w:right w:w="50" w:type="dxa"/>
            </w:tcMar>
          </w:tcPr>
          <w:p w:rsidR="006E7EFD" w:rsidRPr="000B31EC" w:rsidRDefault="00DF5B6C" w:rsidP="004A6A1B">
            <w:pPr>
              <w:spacing w:before="60" w:after="60"/>
              <w:rPr>
                <w:rFonts w:ascii="Times New Roman" w:hAnsi="Times New Roman"/>
                <w:szCs w:val="24"/>
                <w:u w:val="single"/>
                <w:lang w:val="en-US"/>
              </w:rPr>
            </w:pPr>
            <w:r w:rsidRPr="00F6228A">
              <w:rPr>
                <w:sz w:val="20"/>
                <w:szCs w:val="24"/>
                <w:u w:val="single"/>
                <w:lang w:val="en-US"/>
              </w:rPr>
              <w:fldChar w:fldCharType="begin" w:fldLock="1"/>
            </w:r>
            <w:r w:rsidR="006E7EFD" w:rsidRPr="000B31EC">
              <w:rPr>
                <w:sz w:val="20"/>
                <w:szCs w:val="24"/>
                <w:u w:val="single"/>
                <w:lang w:val="en-US"/>
              </w:rPr>
              <w:instrText xml:space="preserve">MERGEFIELD </w:instrText>
            </w:r>
            <w:r w:rsidR="006E7EFD" w:rsidRPr="000B31EC">
              <w:rPr>
                <w:rFonts w:ascii="Times New Roman" w:hAnsi="Times New Roman"/>
                <w:szCs w:val="24"/>
                <w:u w:val="single"/>
                <w:lang w:val="en-US"/>
              </w:rPr>
              <w:instrText>Element.Notes</w:instrText>
            </w:r>
            <w:r w:rsidRPr="00F6228A">
              <w:rPr>
                <w:sz w:val="20"/>
                <w:szCs w:val="24"/>
                <w:u w:val="single"/>
                <w:lang w:val="en-US"/>
              </w:rPr>
              <w:fldChar w:fldCharType="end"/>
            </w:r>
            <w:r w:rsidR="00ED3923" w:rsidRPr="000B31EC">
              <w:rPr>
                <w:rFonts w:ascii="Times New Roman" w:hAnsi="Times New Roman"/>
                <w:szCs w:val="24"/>
                <w:u w:val="single"/>
                <w:lang w:val="en-US"/>
              </w:rPr>
              <w:t>Start:</w:t>
            </w:r>
          </w:p>
          <w:p w:rsidR="006E7EFD" w:rsidRPr="000B31EC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</w:p>
          <w:p w:rsidR="006E7EFD" w:rsidRPr="000B31EC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>1. click</w:t>
            </w:r>
            <w:del w:id="656" w:author="Carla" w:date="2013-05-30T00:30:00Z">
              <w:r w:rsidR="003E2EFB" w:rsidRPr="000B31EC" w:rsidDel="00FF4AFE">
                <w:rPr>
                  <w:rFonts w:ascii="Times New Roman" w:hAnsi="Times New Roman"/>
                  <w:szCs w:val="24"/>
                  <w:lang w:val="en-US"/>
                </w:rPr>
                <w:delText xml:space="preserve"> in</w:delText>
              </w:r>
              <w:r w:rsidRPr="000B31EC" w:rsidDel="00FF4AFE">
                <w:rPr>
                  <w:rFonts w:ascii="Times New Roman" w:hAnsi="Times New Roman"/>
                  <w:szCs w:val="24"/>
                  <w:lang w:val="en-US"/>
                </w:rPr>
                <w:delText xml:space="preserve"> </w:delText>
              </w:r>
            </w:del>
            <w:ins w:id="657" w:author="Carla" w:date="2013-05-30T00:30:00Z">
              <w:r w:rsidR="00FF4AFE">
                <w:rPr>
                  <w:rFonts w:ascii="Times New Roman" w:hAnsi="Times New Roman"/>
                  <w:szCs w:val="24"/>
                  <w:lang w:val="en-US"/>
                </w:rPr>
                <w:t xml:space="preserve"> the </w:t>
              </w:r>
            </w:ins>
            <w:r w:rsidRPr="000B31EC">
              <w:rPr>
                <w:rFonts w:ascii="Times New Roman" w:hAnsi="Times New Roman"/>
                <w:szCs w:val="24"/>
                <w:lang w:val="en-US"/>
              </w:rPr>
              <w:t>configuration</w:t>
            </w:r>
            <w:r w:rsidR="003E2EFB" w:rsidRPr="000B31EC">
              <w:rPr>
                <w:rFonts w:ascii="Times New Roman" w:hAnsi="Times New Roman"/>
                <w:szCs w:val="24"/>
                <w:lang w:val="en-US"/>
              </w:rPr>
              <w:t>s button</w:t>
            </w:r>
            <w:ins w:id="658" w:author="João Martins" w:date="2013-05-26T21:41:00Z">
              <w:r w:rsidR="00DF3449">
                <w:rPr>
                  <w:rFonts w:ascii="Times New Roman" w:hAnsi="Times New Roman"/>
                  <w:szCs w:val="24"/>
                  <w:lang w:val="en-US"/>
                </w:rPr>
                <w:t xml:space="preserve"> in the main window</w:t>
              </w:r>
            </w:ins>
          </w:p>
          <w:p w:rsidR="006E7EFD" w:rsidRPr="000B31EC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</w:p>
          <w:p w:rsidR="006E7EFD" w:rsidRPr="000B31EC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u w:val="single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u w:val="single"/>
                <w:lang w:val="en-US"/>
              </w:rPr>
              <w:t>Result:</w:t>
            </w:r>
          </w:p>
          <w:p w:rsidR="006E7EFD" w:rsidRPr="000B31EC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</w:p>
          <w:p w:rsidR="006E7EFD" w:rsidRPr="000B31EC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>The system presents a form with:</w:t>
            </w:r>
          </w:p>
          <w:p w:rsidR="00000000" w:rsidRDefault="00A46F0C">
            <w:pPr>
              <w:pStyle w:val="PargrafodaLista"/>
              <w:numPr>
                <w:ilvl w:val="0"/>
                <w:numId w:val="23"/>
              </w:numPr>
              <w:spacing w:before="60" w:after="60"/>
              <w:rPr>
                <w:rFonts w:ascii="Times New Roman" w:hAnsi="Times New Roman"/>
                <w:szCs w:val="24"/>
                <w:lang w:val="en-US"/>
                <w:rPrChange w:id="659" w:author="David Silva" w:date="2013-05-27T21:19:00Z">
                  <w:rPr>
                    <w:lang w:val="en-US"/>
                  </w:rPr>
                </w:rPrChange>
              </w:rPr>
              <w:pPrChange w:id="660" w:author="David Silva" w:date="2013-05-27T21:19:00Z">
                <w:pPr>
                  <w:spacing w:before="60" w:after="60"/>
                </w:pPr>
              </w:pPrChange>
            </w:pPr>
            <w:proofErr w:type="gramStart"/>
            <w:ins w:id="661" w:author="David Silva" w:date="2013-05-27T21:20:00Z">
              <w:r>
                <w:rPr>
                  <w:rFonts w:ascii="Times New Roman" w:hAnsi="Times New Roman"/>
                  <w:szCs w:val="24"/>
                  <w:lang w:val="en-US"/>
                </w:rPr>
                <w:t>A</w:t>
              </w:r>
            </w:ins>
            <w:proofErr w:type="gramEnd"/>
            <w:del w:id="662" w:author="David Silva" w:date="2013-05-27T21:20:00Z">
              <w:r w:rsidR="00DF5B6C" w:rsidRPr="00DF5B6C">
                <w:rPr>
                  <w:rFonts w:ascii="Times New Roman" w:hAnsi="Times New Roman"/>
                  <w:szCs w:val="24"/>
                  <w:lang w:val="en-US"/>
                  <w:rPrChange w:id="663" w:author="David Silva" w:date="2013-05-27T21:19:00Z">
                    <w:rPr>
                      <w:color w:val="0000FF" w:themeColor="hyperlink"/>
                      <w:u w:val="single"/>
                      <w:lang w:val="en-US"/>
                    </w:rPr>
                  </w:rPrChange>
                </w:rPr>
                <w:delText>a</w:delText>
              </w:r>
            </w:del>
            <w:r w:rsidR="00DF5B6C" w:rsidRPr="00DF5B6C">
              <w:rPr>
                <w:rFonts w:ascii="Times New Roman" w:hAnsi="Times New Roman"/>
                <w:szCs w:val="24"/>
                <w:lang w:val="en-US"/>
                <w:rPrChange w:id="664" w:author="David Silva" w:date="2013-05-27T21:19:00Z">
                  <w:rPr>
                    <w:color w:val="0000FF" w:themeColor="hyperlink"/>
                    <w:u w:val="single"/>
                    <w:lang w:val="en-US"/>
                  </w:rPr>
                </w:rPrChange>
              </w:rPr>
              <w:t>n export button.</w:t>
            </w:r>
          </w:p>
          <w:p w:rsidR="00000000" w:rsidRDefault="00A46F0C">
            <w:pPr>
              <w:pStyle w:val="PargrafodaLista"/>
              <w:numPr>
                <w:ilvl w:val="0"/>
                <w:numId w:val="23"/>
              </w:numPr>
              <w:spacing w:before="60" w:after="60"/>
              <w:rPr>
                <w:rFonts w:ascii="Times New Roman" w:hAnsi="Times New Roman"/>
                <w:szCs w:val="24"/>
                <w:lang w:val="en-US"/>
                <w:rPrChange w:id="665" w:author="David Silva" w:date="2013-05-27T21:19:00Z">
                  <w:rPr>
                    <w:lang w:val="en-US"/>
                  </w:rPr>
                </w:rPrChange>
              </w:rPr>
              <w:pPrChange w:id="666" w:author="David Silva" w:date="2013-05-27T21:19:00Z">
                <w:pPr>
                  <w:spacing w:before="60" w:after="60"/>
                </w:pPr>
              </w:pPrChange>
            </w:pPr>
            <w:ins w:id="667" w:author="David Silva" w:date="2013-05-27T21:20:00Z">
              <w:r>
                <w:rPr>
                  <w:rFonts w:ascii="Times New Roman" w:hAnsi="Times New Roman"/>
                  <w:szCs w:val="24"/>
                  <w:lang w:val="en-US"/>
                </w:rPr>
                <w:t>A</w:t>
              </w:r>
            </w:ins>
            <w:del w:id="668" w:author="David Silva" w:date="2013-05-27T21:20:00Z">
              <w:r w:rsidR="00DF5B6C" w:rsidRPr="00DF5B6C">
                <w:rPr>
                  <w:rFonts w:ascii="Times New Roman" w:hAnsi="Times New Roman"/>
                  <w:szCs w:val="24"/>
                  <w:lang w:val="en-US"/>
                  <w:rPrChange w:id="669" w:author="David Silva" w:date="2013-05-27T21:19:00Z">
                    <w:rPr>
                      <w:color w:val="0000FF" w:themeColor="hyperlink"/>
                      <w:u w:val="single"/>
                      <w:lang w:val="en-US"/>
                    </w:rPr>
                  </w:rPrChange>
                </w:rPr>
                <w:delText>a</w:delText>
              </w:r>
            </w:del>
            <w:r w:rsidR="00DF5B6C" w:rsidRPr="00DF5B6C">
              <w:rPr>
                <w:rFonts w:ascii="Times New Roman" w:hAnsi="Times New Roman"/>
                <w:szCs w:val="24"/>
                <w:lang w:val="en-US"/>
                <w:rPrChange w:id="670" w:author="David Silva" w:date="2013-05-27T21:19:00Z">
                  <w:rPr>
                    <w:color w:val="0000FF" w:themeColor="hyperlink"/>
                    <w:u w:val="single"/>
                    <w:lang w:val="en-US"/>
                  </w:rPr>
                </w:rPrChange>
              </w:rPr>
              <w:t xml:space="preserve"> check box to </w:t>
            </w:r>
            <w:del w:id="671" w:author="Carla" w:date="2013-05-30T00:31:00Z">
              <w:r w:rsidR="00DF5B6C" w:rsidRPr="00DF5B6C">
                <w:rPr>
                  <w:rFonts w:ascii="Times New Roman" w:hAnsi="Times New Roman"/>
                  <w:szCs w:val="24"/>
                  <w:lang w:val="en-US"/>
                  <w:rPrChange w:id="672" w:author="David Silva" w:date="2013-05-27T21:19:00Z">
                    <w:rPr>
                      <w:color w:val="0000FF" w:themeColor="hyperlink"/>
                      <w:u w:val="single"/>
                      <w:lang w:val="en-US"/>
                    </w:rPr>
                  </w:rPrChange>
                </w:rPr>
                <w:delText>activate</w:delText>
              </w:r>
            </w:del>
            <w:ins w:id="673" w:author="Carla" w:date="2013-05-30T00:31:00Z">
              <w:r w:rsidR="00FF4AFE">
                <w:rPr>
                  <w:rFonts w:ascii="Times New Roman" w:hAnsi="Times New Roman"/>
                  <w:szCs w:val="24"/>
                  <w:lang w:val="en-US"/>
                </w:rPr>
                <w:t>enable</w:t>
              </w:r>
            </w:ins>
            <w:r w:rsidR="00DF5B6C" w:rsidRPr="00DF5B6C">
              <w:rPr>
                <w:rFonts w:ascii="Times New Roman" w:hAnsi="Times New Roman"/>
                <w:szCs w:val="24"/>
                <w:lang w:val="en-US"/>
                <w:rPrChange w:id="674" w:author="David Silva" w:date="2013-05-27T21:19:00Z">
                  <w:rPr>
                    <w:color w:val="0000FF" w:themeColor="hyperlink"/>
                    <w:u w:val="single"/>
                    <w:lang w:val="en-US"/>
                  </w:rPr>
                </w:rPrChange>
              </w:rPr>
              <w:t>/</w:t>
            </w:r>
            <w:del w:id="675" w:author="Carla" w:date="2013-05-30T00:31:00Z">
              <w:r w:rsidR="00DF5B6C" w:rsidRPr="00DF5B6C">
                <w:rPr>
                  <w:rFonts w:ascii="Times New Roman" w:hAnsi="Times New Roman"/>
                  <w:szCs w:val="24"/>
                  <w:lang w:val="en-US"/>
                  <w:rPrChange w:id="676" w:author="David Silva" w:date="2013-05-27T21:19:00Z">
                    <w:rPr>
                      <w:color w:val="0000FF" w:themeColor="hyperlink"/>
                      <w:u w:val="single"/>
                      <w:lang w:val="en-US"/>
                    </w:rPr>
                  </w:rPrChange>
                </w:rPr>
                <w:delText xml:space="preserve">deactivate </w:delText>
              </w:r>
            </w:del>
            <w:ins w:id="677" w:author="Carla" w:date="2013-05-30T00:31:00Z">
              <w:r w:rsidR="001F19ED">
                <w:rPr>
                  <w:rFonts w:ascii="Times New Roman" w:hAnsi="Times New Roman"/>
                  <w:szCs w:val="24"/>
                  <w:lang w:val="en-US"/>
                </w:rPr>
                <w:t>d</w:t>
              </w:r>
            </w:ins>
            <w:ins w:id="678" w:author="Carla" w:date="2013-05-30T00:34:00Z">
              <w:r w:rsidR="001F19ED">
                <w:rPr>
                  <w:rFonts w:ascii="Times New Roman" w:hAnsi="Times New Roman"/>
                  <w:szCs w:val="24"/>
                  <w:lang w:val="en-US"/>
                </w:rPr>
                <w:t>i</w:t>
              </w:r>
            </w:ins>
            <w:ins w:id="679" w:author="Carla" w:date="2013-05-30T00:31:00Z">
              <w:r w:rsidR="00FF4AFE">
                <w:rPr>
                  <w:rFonts w:ascii="Times New Roman" w:hAnsi="Times New Roman"/>
                  <w:szCs w:val="24"/>
                  <w:lang w:val="en-US"/>
                </w:rPr>
                <w:t>sable</w:t>
              </w:r>
              <w:r w:rsidR="00DF5B6C" w:rsidRPr="00DF5B6C">
                <w:rPr>
                  <w:rFonts w:ascii="Times New Roman" w:hAnsi="Times New Roman"/>
                  <w:szCs w:val="24"/>
                  <w:lang w:val="en-US"/>
                  <w:rPrChange w:id="680" w:author="David Silva" w:date="2013-05-27T21:19:00Z">
                    <w:rPr>
                      <w:color w:val="0000FF" w:themeColor="hyperlink"/>
                      <w:u w:val="single"/>
                      <w:lang w:val="en-US"/>
                    </w:rPr>
                  </w:rPrChange>
                </w:rPr>
                <w:t xml:space="preserve"> </w:t>
              </w:r>
            </w:ins>
            <w:r w:rsidR="00DF5B6C" w:rsidRPr="00DF5B6C">
              <w:rPr>
                <w:rFonts w:ascii="Times New Roman" w:hAnsi="Times New Roman"/>
                <w:szCs w:val="24"/>
                <w:lang w:val="en-US"/>
                <w:rPrChange w:id="681" w:author="David Silva" w:date="2013-05-27T21:19:00Z">
                  <w:rPr>
                    <w:color w:val="0000FF" w:themeColor="hyperlink"/>
                    <w:u w:val="single"/>
                    <w:lang w:val="en-US"/>
                  </w:rPr>
                </w:rPrChange>
              </w:rPr>
              <w:t>inactivity alerts and a text box to define the inactivity time. This text box is active only if the inactivity alert is enabled.</w:t>
            </w:r>
          </w:p>
          <w:p w:rsidR="00000000" w:rsidRDefault="00A46F0C">
            <w:pPr>
              <w:pStyle w:val="PargrafodaLista"/>
              <w:numPr>
                <w:ilvl w:val="0"/>
                <w:numId w:val="23"/>
              </w:numPr>
              <w:spacing w:before="60" w:after="60"/>
              <w:rPr>
                <w:del w:id="682" w:author="David Silva" w:date="2013-05-27T21:19:00Z"/>
                <w:rFonts w:ascii="Times New Roman" w:hAnsi="Times New Roman"/>
                <w:szCs w:val="24"/>
                <w:lang w:val="en-US"/>
              </w:rPr>
              <w:pPrChange w:id="683" w:author="David Silva" w:date="2013-05-27T21:19:00Z">
                <w:pPr>
                  <w:spacing w:before="60" w:after="60"/>
                </w:pPr>
              </w:pPrChange>
            </w:pPr>
            <w:ins w:id="684" w:author="David Silva" w:date="2013-05-27T21:20:00Z">
              <w:r>
                <w:rPr>
                  <w:rFonts w:ascii="Times New Roman" w:hAnsi="Times New Roman"/>
                  <w:szCs w:val="24"/>
                  <w:lang w:val="en-US"/>
                </w:rPr>
                <w:t>F</w:t>
              </w:r>
            </w:ins>
            <w:del w:id="685" w:author="David Silva" w:date="2013-05-27T21:20:00Z">
              <w:r w:rsidR="00DF5B6C" w:rsidRPr="00DF5B6C">
                <w:rPr>
                  <w:rFonts w:ascii="Times New Roman" w:hAnsi="Times New Roman"/>
                  <w:szCs w:val="24"/>
                  <w:lang w:val="en-US"/>
                  <w:rPrChange w:id="686" w:author="David Silva" w:date="2013-05-27T21:19:00Z">
                    <w:rPr>
                      <w:color w:val="0000FF" w:themeColor="hyperlink"/>
                      <w:u w:val="single"/>
                      <w:lang w:val="en-US"/>
                    </w:rPr>
                  </w:rPrChange>
                </w:rPr>
                <w:delText>f</w:delText>
              </w:r>
            </w:del>
            <w:r w:rsidR="00DF5B6C" w:rsidRPr="00DF5B6C">
              <w:rPr>
                <w:rFonts w:ascii="Times New Roman" w:hAnsi="Times New Roman"/>
                <w:szCs w:val="24"/>
                <w:lang w:val="en-US"/>
                <w:rPrChange w:id="687" w:author="David Silva" w:date="2013-05-27T21:19:00Z">
                  <w:rPr>
                    <w:color w:val="0000FF" w:themeColor="hyperlink"/>
                    <w:u w:val="single"/>
                    <w:lang w:val="en-US"/>
                  </w:rPr>
                </w:rPrChange>
              </w:rPr>
              <w:t>ive lines for shortcuts definition with the following objects:</w:t>
            </w:r>
          </w:p>
          <w:p w:rsidR="00000000" w:rsidRDefault="00C15D77">
            <w:pPr>
              <w:pStyle w:val="PargrafodaLista"/>
              <w:numPr>
                <w:ilvl w:val="0"/>
                <w:numId w:val="23"/>
              </w:numPr>
              <w:spacing w:before="60" w:after="60"/>
              <w:rPr>
                <w:ins w:id="688" w:author="David Silva" w:date="2013-05-27T21:19:00Z"/>
                <w:rFonts w:ascii="Times New Roman" w:hAnsi="Times New Roman"/>
                <w:szCs w:val="24"/>
                <w:lang w:val="en-US"/>
                <w:rPrChange w:id="689" w:author="David Silva" w:date="2013-05-27T21:19:00Z">
                  <w:rPr>
                    <w:ins w:id="690" w:author="David Silva" w:date="2013-05-27T21:19:00Z"/>
                    <w:lang w:val="en-US"/>
                  </w:rPr>
                </w:rPrChange>
              </w:rPr>
              <w:pPrChange w:id="691" w:author="David Silva" w:date="2013-05-27T21:19:00Z">
                <w:pPr>
                  <w:spacing w:before="60" w:after="60"/>
                </w:pPr>
              </w:pPrChange>
            </w:pPr>
          </w:p>
          <w:p w:rsidR="00000000" w:rsidRDefault="00DF5B6C">
            <w:pPr>
              <w:pStyle w:val="PargrafodaLista"/>
              <w:numPr>
                <w:ilvl w:val="1"/>
                <w:numId w:val="23"/>
              </w:numPr>
              <w:spacing w:before="60" w:after="60"/>
              <w:rPr>
                <w:rFonts w:ascii="Times New Roman" w:hAnsi="Times New Roman"/>
                <w:szCs w:val="24"/>
                <w:lang w:val="en-US"/>
                <w:rPrChange w:id="692" w:author="David Silva" w:date="2013-05-27T21:19:00Z">
                  <w:rPr>
                    <w:lang w:val="en-US"/>
                  </w:rPr>
                </w:rPrChange>
              </w:rPr>
              <w:pPrChange w:id="693" w:author="David Silva" w:date="2013-05-27T21:19:00Z">
                <w:pPr>
                  <w:spacing w:before="60" w:after="60"/>
                </w:pPr>
              </w:pPrChange>
            </w:pPr>
            <w:del w:id="694" w:author="David Silva" w:date="2013-05-27T21:19:00Z">
              <w:r w:rsidRPr="00DF5B6C">
                <w:rPr>
                  <w:rFonts w:ascii="Times New Roman" w:hAnsi="Times New Roman"/>
                  <w:szCs w:val="24"/>
                  <w:lang w:val="en-US"/>
                  <w:rPrChange w:id="695" w:author="David Silva" w:date="2013-05-27T21:19:00Z">
                    <w:rPr>
                      <w:color w:val="0000FF" w:themeColor="hyperlink"/>
                      <w:u w:val="single"/>
                      <w:lang w:val="en-US"/>
                    </w:rPr>
                  </w:rPrChange>
                </w:rPr>
                <w:delText xml:space="preserve">           </w:delText>
              </w:r>
            </w:del>
            <w:r w:rsidRPr="00DF5B6C">
              <w:rPr>
                <w:rFonts w:ascii="Times New Roman" w:hAnsi="Times New Roman"/>
                <w:szCs w:val="24"/>
                <w:lang w:val="en-US"/>
                <w:rPrChange w:id="696" w:author="David Silva" w:date="2013-05-27T21:19:00Z">
                  <w:rPr>
                    <w:color w:val="0000FF" w:themeColor="hyperlink"/>
                    <w:u w:val="single"/>
                    <w:lang w:val="en-US"/>
                  </w:rPr>
                </w:rPrChange>
              </w:rPr>
              <w:t xml:space="preserve">one </w:t>
            </w:r>
            <w:proofErr w:type="spellStart"/>
            <w:r w:rsidRPr="00DF5B6C">
              <w:rPr>
                <w:rFonts w:ascii="Times New Roman" w:hAnsi="Times New Roman"/>
                <w:szCs w:val="24"/>
                <w:lang w:val="en-US"/>
                <w:rPrChange w:id="697" w:author="David Silva" w:date="2013-05-27T21:19:00Z">
                  <w:rPr>
                    <w:color w:val="0000FF" w:themeColor="hyperlink"/>
                    <w:u w:val="single"/>
                    <w:lang w:val="en-US"/>
                  </w:rPr>
                </w:rPrChange>
              </w:rPr>
              <w:t>combobox</w:t>
            </w:r>
            <w:proofErr w:type="spellEnd"/>
            <w:r w:rsidRPr="00DF5B6C">
              <w:rPr>
                <w:rFonts w:ascii="Times New Roman" w:hAnsi="Times New Roman"/>
                <w:szCs w:val="24"/>
                <w:lang w:val="en-US"/>
                <w:rPrChange w:id="698" w:author="David Silva" w:date="2013-05-27T21:19:00Z">
                  <w:rPr>
                    <w:color w:val="0000FF" w:themeColor="hyperlink"/>
                    <w:u w:val="single"/>
                    <w:lang w:val="en-US"/>
                  </w:rPr>
                </w:rPrChange>
              </w:rPr>
              <w:t xml:space="preserve"> for selecting an existing task,</w:t>
            </w:r>
          </w:p>
          <w:p w:rsidR="00000000" w:rsidRDefault="00DF5B6C">
            <w:pPr>
              <w:pStyle w:val="PargrafodaLista"/>
              <w:numPr>
                <w:ilvl w:val="1"/>
                <w:numId w:val="23"/>
              </w:numPr>
              <w:spacing w:before="60" w:after="60"/>
              <w:rPr>
                <w:rFonts w:ascii="Times New Roman" w:hAnsi="Times New Roman"/>
                <w:szCs w:val="24"/>
                <w:lang w:val="en-US"/>
                <w:rPrChange w:id="699" w:author="David Silva" w:date="2013-05-27T21:19:00Z">
                  <w:rPr>
                    <w:lang w:val="en-US"/>
                  </w:rPr>
                </w:rPrChange>
              </w:rPr>
              <w:pPrChange w:id="700" w:author="David Silva" w:date="2013-05-27T21:19:00Z">
                <w:pPr>
                  <w:spacing w:before="60" w:after="60"/>
                </w:pPr>
              </w:pPrChange>
            </w:pPr>
            <w:del w:id="701" w:author="David Silva" w:date="2013-05-27T21:19:00Z">
              <w:r w:rsidRPr="00DF5B6C">
                <w:rPr>
                  <w:rFonts w:ascii="Times New Roman" w:hAnsi="Times New Roman"/>
                  <w:szCs w:val="24"/>
                  <w:lang w:val="en-US"/>
                  <w:rPrChange w:id="702" w:author="David Silva" w:date="2013-05-27T21:19:00Z">
                    <w:rPr>
                      <w:color w:val="0000FF" w:themeColor="hyperlink"/>
                      <w:u w:val="single"/>
                      <w:lang w:val="en-US"/>
                    </w:rPr>
                  </w:rPrChange>
                </w:rPr>
                <w:delText xml:space="preserve">           </w:delText>
              </w:r>
            </w:del>
            <w:r w:rsidRPr="00DF5B6C">
              <w:rPr>
                <w:rFonts w:ascii="Times New Roman" w:hAnsi="Times New Roman"/>
                <w:szCs w:val="24"/>
                <w:lang w:val="en-US"/>
                <w:rPrChange w:id="703" w:author="David Silva" w:date="2013-05-27T21:19:00Z">
                  <w:rPr>
                    <w:color w:val="0000FF" w:themeColor="hyperlink"/>
                    <w:u w:val="single"/>
                    <w:lang w:val="en-US"/>
                  </w:rPr>
                </w:rPrChange>
              </w:rPr>
              <w:t>three checkboxes for check/uncheck the control keys ctrl, alt, shift</w:t>
            </w:r>
          </w:p>
          <w:p w:rsidR="00000000" w:rsidRDefault="00DF5B6C">
            <w:pPr>
              <w:pStyle w:val="PargrafodaLista"/>
              <w:numPr>
                <w:ilvl w:val="1"/>
                <w:numId w:val="23"/>
              </w:numPr>
              <w:spacing w:before="60" w:after="60"/>
              <w:rPr>
                <w:rFonts w:ascii="Times New Roman" w:hAnsi="Times New Roman"/>
                <w:szCs w:val="24"/>
                <w:lang w:val="en-US"/>
                <w:rPrChange w:id="704" w:author="David Silva" w:date="2013-05-27T21:19:00Z">
                  <w:rPr>
                    <w:lang w:val="en-US"/>
                  </w:rPr>
                </w:rPrChange>
              </w:rPr>
              <w:pPrChange w:id="705" w:author="David Silva" w:date="2013-05-27T21:19:00Z">
                <w:pPr>
                  <w:spacing w:before="60" w:after="60"/>
                </w:pPr>
              </w:pPrChange>
            </w:pPr>
            <w:del w:id="706" w:author="David Silva" w:date="2013-05-27T21:19:00Z">
              <w:r w:rsidRPr="00DF5B6C">
                <w:rPr>
                  <w:rFonts w:ascii="Times New Roman" w:hAnsi="Times New Roman"/>
                  <w:szCs w:val="24"/>
                  <w:lang w:val="en-US"/>
                  <w:rPrChange w:id="707" w:author="David Silva" w:date="2013-05-27T21:19:00Z">
                    <w:rPr>
                      <w:color w:val="0000FF" w:themeColor="hyperlink"/>
                      <w:u w:val="single"/>
                      <w:lang w:val="en-US"/>
                    </w:rPr>
                  </w:rPrChange>
                </w:rPr>
                <w:delText xml:space="preserve">           </w:delText>
              </w:r>
            </w:del>
            <w:proofErr w:type="gramStart"/>
            <w:r w:rsidRPr="00DF5B6C">
              <w:rPr>
                <w:rFonts w:ascii="Times New Roman" w:hAnsi="Times New Roman"/>
                <w:szCs w:val="24"/>
                <w:lang w:val="en-US"/>
                <w:rPrChange w:id="708" w:author="David Silva" w:date="2013-05-27T21:19:00Z">
                  <w:rPr>
                    <w:color w:val="0000FF" w:themeColor="hyperlink"/>
                    <w:u w:val="single"/>
                    <w:lang w:val="en-US"/>
                  </w:rPr>
                </w:rPrChange>
              </w:rPr>
              <w:t>one</w:t>
            </w:r>
            <w:proofErr w:type="gramEnd"/>
            <w:r w:rsidRPr="00DF5B6C">
              <w:rPr>
                <w:rFonts w:ascii="Times New Roman" w:hAnsi="Times New Roman"/>
                <w:szCs w:val="24"/>
                <w:lang w:val="en-US"/>
                <w:rPrChange w:id="709" w:author="David Silva" w:date="2013-05-27T21:19:00Z">
                  <w:rPr>
                    <w:color w:val="0000FF" w:themeColor="hyperlink"/>
                    <w:u w:val="single"/>
                    <w:lang w:val="en-US"/>
                  </w:rPr>
                </w:rPrChange>
              </w:rPr>
              <w:t xml:space="preserve"> textbox for and additional key.</w:t>
            </w:r>
          </w:p>
        </w:tc>
      </w:tr>
    </w:tbl>
    <w:p w:rsidR="006E7EFD" w:rsidRPr="000B31EC" w:rsidRDefault="006E7EFD" w:rsidP="006E7EFD">
      <w:pPr>
        <w:spacing w:before="60" w:after="60"/>
        <w:rPr>
          <w:rFonts w:ascii="Times New Roman" w:hAnsi="Times New Roman"/>
          <w:szCs w:val="24"/>
          <w:lang w:val="en-US"/>
        </w:rPr>
      </w:pPr>
    </w:p>
    <w:p w:rsidR="006E7EFD" w:rsidRPr="000B31EC" w:rsidRDefault="006E7EFD" w:rsidP="006E7EFD">
      <w:pPr>
        <w:spacing w:before="60" w:after="60"/>
        <w:rPr>
          <w:rFonts w:ascii="Times New Roman" w:hAnsi="Times New Roman"/>
          <w:szCs w:val="24"/>
          <w:lang w:val="en-US"/>
        </w:rPr>
      </w:pPr>
    </w:p>
    <w:tbl>
      <w:tblPr>
        <w:tblW w:w="0" w:type="auto"/>
        <w:tblInd w:w="60" w:type="dxa"/>
        <w:tblLayout w:type="fixed"/>
        <w:tblCellMar>
          <w:left w:w="60" w:type="dxa"/>
          <w:right w:w="60" w:type="dxa"/>
        </w:tblCellMar>
        <w:tblLook w:val="0000"/>
      </w:tblPr>
      <w:tblGrid>
        <w:gridCol w:w="1500"/>
        <w:gridCol w:w="2910"/>
        <w:gridCol w:w="2125"/>
        <w:gridCol w:w="3250"/>
      </w:tblGrid>
      <w:tr w:rsidR="006E7EFD" w:rsidRPr="000B31EC" w:rsidTr="004A6A1B">
        <w:trPr>
          <w:trHeight w:val="237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Related To:</w:t>
            </w:r>
          </w:p>
        </w:tc>
        <w:tc>
          <w:tcPr>
            <w:tcW w:w="291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Source</w:t>
            </w:r>
          </w:p>
        </w:tc>
        <w:tc>
          <w:tcPr>
            <w:tcW w:w="2125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Connector</w:t>
            </w:r>
          </w:p>
        </w:tc>
        <w:tc>
          <w:tcPr>
            <w:tcW w:w="325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Target</w:t>
            </w:r>
          </w:p>
        </w:tc>
      </w:tr>
      <w:tr w:rsidR="006E7EFD" w:rsidRPr="00F0171D" w:rsidTr="004A6A1B"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91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 xml:space="preserve">Other </w:t>
            </w:r>
            <w:proofErr w:type="spellStart"/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tests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Configurations</w:t>
            </w:r>
            <w:proofErr w:type="spellEnd"/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 xml:space="preserve"> panel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6E7EFD" w:rsidRPr="00F6228A" w:rsidRDefault="006E7EFD" w:rsidP="004A6A1B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125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spacing w:before="60" w:after="60"/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instrText>Connector.Type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t>Trace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25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0B31EC" w:rsidRDefault="00DF5B6C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0B31EC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t>Interface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t>UI-009: Clicking in configuration button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6E7EFD" w:rsidRPr="000B31EC" w:rsidRDefault="006E7EFD" w:rsidP="004A6A1B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</w:tr>
    </w:tbl>
    <w:p w:rsidR="006E7EFD" w:rsidRPr="000B31EC" w:rsidRDefault="006E7EFD" w:rsidP="006E7EFD">
      <w:pPr>
        <w:spacing w:before="60" w:after="60"/>
        <w:rPr>
          <w:rFonts w:ascii="Times New Roman" w:hAnsi="Times New Roman"/>
          <w:szCs w:val="24"/>
          <w:lang w:val="en-US"/>
        </w:rPr>
      </w:pPr>
    </w:p>
    <w:p w:rsidR="006E7EFD" w:rsidRPr="000B31EC" w:rsidRDefault="006E7EFD" w:rsidP="006E7EFD">
      <w:pPr>
        <w:spacing w:before="60" w:after="60"/>
        <w:rPr>
          <w:rFonts w:ascii="Times New Roman" w:hAnsi="Times New Roman"/>
          <w:szCs w:val="24"/>
          <w:lang w:val="en-US"/>
        </w:rPr>
      </w:pPr>
    </w:p>
    <w:p w:rsidR="002A3078" w:rsidRPr="000B31EC" w:rsidRDefault="002A3078">
      <w:pPr>
        <w:rPr>
          <w:rFonts w:ascii="Times New Roman" w:hAnsi="Times New Roman"/>
          <w:szCs w:val="24"/>
          <w:lang w:val="en-US"/>
        </w:rPr>
      </w:pPr>
      <w:r w:rsidRPr="000B31EC">
        <w:rPr>
          <w:rFonts w:ascii="Times New Roman" w:hAnsi="Times New Roman"/>
          <w:szCs w:val="24"/>
          <w:lang w:val="en-US"/>
        </w:rPr>
        <w:br w:type="page"/>
      </w:r>
    </w:p>
    <w:p w:rsidR="006E7EFD" w:rsidRPr="000B31EC" w:rsidRDefault="006E7EFD" w:rsidP="006E7EFD">
      <w:pPr>
        <w:rPr>
          <w:rFonts w:ascii="Times New Roman" w:hAnsi="Times New Roman"/>
          <w:szCs w:val="24"/>
          <w:lang w:val="en-US"/>
        </w:rPr>
      </w:pPr>
    </w:p>
    <w:bookmarkEnd w:id="651"/>
    <w:tbl>
      <w:tblPr>
        <w:tblW w:w="0" w:type="auto"/>
        <w:tblLayout w:type="fixed"/>
        <w:tblCellMar>
          <w:left w:w="60" w:type="dxa"/>
          <w:right w:w="60" w:type="dxa"/>
        </w:tblCellMar>
        <w:tblLook w:val="0000"/>
      </w:tblPr>
      <w:tblGrid>
        <w:gridCol w:w="1500"/>
        <w:gridCol w:w="2031"/>
        <w:gridCol w:w="2769"/>
        <w:gridCol w:w="3498"/>
      </w:tblGrid>
      <w:tr w:rsidR="006E7EFD" w:rsidRPr="000B31EC" w:rsidTr="004A6A1B"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0B31EC">
              <w:rPr>
                <w:rFonts w:eastAsia="Times New Roman"/>
                <w:szCs w:val="24"/>
                <w:lang w:val="en-US"/>
              </w:rPr>
              <w:br w:type="page"/>
            </w:r>
            <w:bookmarkStart w:id="710" w:name="BKM_F18399EA_E52B_40af_8642_9B43CC43A719"/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Use Case:</w:t>
            </w:r>
          </w:p>
        </w:tc>
        <w:tc>
          <w:tcPr>
            <w:tcW w:w="4800" w:type="dxa"/>
            <w:gridSpan w:val="2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Element.Name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Dismiss window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Test Id: T44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Element.Alias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6E7EFD" w:rsidRPr="000B31EC" w:rsidTr="004A6A1B"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Status:</w:t>
            </w:r>
          </w:p>
        </w:tc>
        <w:tc>
          <w:tcPr>
            <w:tcW w:w="2031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tabs>
                <w:tab w:val="left" w:pos="2160"/>
                <w:tab w:val="left" w:pos="3150"/>
                <w:tab w:val="left" w:pos="567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Element.Status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del w:id="711" w:author="David Silva" w:date="2013-05-27T21:24:00Z">
              <w:r w:rsidR="006E7EFD" w:rsidRPr="00F6228A" w:rsidDel="00A46F0C">
                <w:rPr>
                  <w:rFonts w:ascii="Times New Roman" w:hAnsi="Times New Roman"/>
                  <w:szCs w:val="24"/>
                  <w:lang w:val="en-US"/>
                </w:rPr>
                <w:delText>Proposed</w:delText>
              </w:r>
            </w:del>
            <w:ins w:id="712" w:author="David Silva" w:date="2013-05-27T21:24:00Z">
              <w:r w:rsidR="00A46F0C">
                <w:rPr>
                  <w:rFonts w:ascii="Times New Roman" w:hAnsi="Times New Roman"/>
                  <w:szCs w:val="24"/>
                  <w:lang w:val="en-US"/>
                </w:rPr>
                <w:t>Draft</w:t>
              </w:r>
            </w:ins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2769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tabs>
                <w:tab w:val="left" w:pos="900"/>
                <w:tab w:val="left" w:pos="3150"/>
                <w:tab w:val="left" w:pos="5670"/>
              </w:tabs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Version: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Element.Version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1.0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tabs>
                <w:tab w:val="left" w:pos="990"/>
                <w:tab w:val="left" w:pos="4590"/>
                <w:tab w:val="left" w:pos="567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Phase: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Element.Phase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1.0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6E7EFD" w:rsidRPr="000B31EC" w:rsidTr="004A6A1B">
        <w:trPr>
          <w:trHeight w:val="280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Author:</w:t>
            </w:r>
          </w:p>
        </w:tc>
        <w:tc>
          <w:tcPr>
            <w:tcW w:w="2031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tabs>
                <w:tab w:val="left" w:pos="216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Element.Author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David Silva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2769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tabs>
                <w:tab w:val="left" w:pos="90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Created: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Element.DateCreatedShort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16-05-2013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tabs>
                <w:tab w:val="left" w:pos="99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del w:id="713" w:author="David Silva" w:date="2013-05-27T19:41:00Z"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delText>Modified:</w:delText>
              </w:r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tab/>
              </w:r>
              <w:r w:rsidR="00DF5B6C" w:rsidRPr="00F6228A" w:rsidDel="00280B27">
                <w:rPr>
                  <w:rFonts w:ascii="Times New Roman" w:hAnsi="Times New Roman"/>
                  <w:szCs w:val="24"/>
                  <w:lang w:val="en-US"/>
                </w:rPr>
                <w:fldChar w:fldCharType="begin" w:fldLock="1"/>
              </w:r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delInstrText>MERGEFIELD Element.DateModifiedShort</w:delInstrText>
              </w:r>
              <w:r w:rsidR="00DF5B6C" w:rsidRPr="00F6228A" w:rsidDel="00280B27">
                <w:rPr>
                  <w:rFonts w:ascii="Times New Roman" w:hAnsi="Times New Roman"/>
                  <w:szCs w:val="24"/>
                  <w:lang w:val="en-US"/>
                </w:rPr>
                <w:fldChar w:fldCharType="separate"/>
              </w:r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delText>16-05-2013</w:delText>
              </w:r>
              <w:r w:rsidR="00DF5B6C" w:rsidRPr="00F6228A" w:rsidDel="00280B27">
                <w:rPr>
                  <w:rFonts w:ascii="Times New Roman" w:hAnsi="Times New Roman"/>
                  <w:szCs w:val="24"/>
                  <w:lang w:val="en-US"/>
                </w:rPr>
                <w:fldChar w:fldCharType="end"/>
              </w:r>
            </w:del>
            <w:ins w:id="714" w:author="David Silva" w:date="2013-05-27T19:41:00Z">
              <w:r w:rsidR="00280B27">
                <w:rPr>
                  <w:rFonts w:ascii="Times New Roman" w:hAnsi="Times New Roman"/>
                  <w:szCs w:val="24"/>
                  <w:lang w:val="en-US"/>
                </w:rPr>
                <w:t>Modified: 21-05-2013</w:t>
              </w:r>
            </w:ins>
          </w:p>
        </w:tc>
      </w:tr>
      <w:tr w:rsidR="006E7EFD" w:rsidRPr="00F0171D" w:rsidTr="004A6A1B">
        <w:trPr>
          <w:trHeight w:val="387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50" w:type="dxa"/>
              <w:left w:w="0" w:type="dxa"/>
              <w:bottom w:w="0" w:type="dxa"/>
              <w:right w:w="5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Notes:</w:t>
            </w:r>
          </w:p>
        </w:tc>
        <w:tc>
          <w:tcPr>
            <w:tcW w:w="8298" w:type="dxa"/>
            <w:gridSpan w:val="3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50" w:type="dxa"/>
              <w:left w:w="0" w:type="dxa"/>
              <w:bottom w:w="0" w:type="dxa"/>
              <w:right w:w="50" w:type="dxa"/>
            </w:tcMar>
          </w:tcPr>
          <w:p w:rsidR="006E7EFD" w:rsidRPr="000B31EC" w:rsidRDefault="00DF5B6C" w:rsidP="004A6A1B">
            <w:pPr>
              <w:spacing w:before="60" w:after="60"/>
              <w:rPr>
                <w:rFonts w:ascii="Times New Roman" w:hAnsi="Times New Roman"/>
                <w:szCs w:val="24"/>
                <w:u w:val="single"/>
                <w:lang w:val="en-US"/>
              </w:rPr>
            </w:pPr>
            <w:r w:rsidRPr="00F6228A">
              <w:rPr>
                <w:sz w:val="20"/>
                <w:szCs w:val="24"/>
                <w:u w:val="single"/>
                <w:lang w:val="en-US"/>
              </w:rPr>
              <w:fldChar w:fldCharType="begin" w:fldLock="1"/>
            </w:r>
            <w:r w:rsidR="006E7EFD" w:rsidRPr="000B31EC">
              <w:rPr>
                <w:sz w:val="20"/>
                <w:szCs w:val="24"/>
                <w:u w:val="single"/>
                <w:lang w:val="en-US"/>
              </w:rPr>
              <w:instrText xml:space="preserve">MERGEFIELD </w:instrText>
            </w:r>
            <w:r w:rsidR="006E7EFD" w:rsidRPr="000B31EC">
              <w:rPr>
                <w:rFonts w:ascii="Times New Roman" w:hAnsi="Times New Roman"/>
                <w:szCs w:val="24"/>
                <w:u w:val="single"/>
                <w:lang w:val="en-US"/>
              </w:rPr>
              <w:instrText>Element.Notes</w:instrText>
            </w:r>
            <w:r w:rsidRPr="00F6228A">
              <w:rPr>
                <w:sz w:val="20"/>
                <w:szCs w:val="24"/>
                <w:u w:val="single"/>
                <w:lang w:val="en-US"/>
              </w:rPr>
              <w:fldChar w:fldCharType="end"/>
            </w:r>
            <w:r w:rsidR="00ED3923" w:rsidRPr="000B31EC">
              <w:rPr>
                <w:rFonts w:ascii="Times New Roman" w:hAnsi="Times New Roman"/>
                <w:szCs w:val="24"/>
                <w:u w:val="single"/>
                <w:lang w:val="en-US"/>
              </w:rPr>
              <w:t>Start:</w:t>
            </w:r>
          </w:p>
          <w:p w:rsidR="006E7EFD" w:rsidRPr="000B31EC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</w:p>
          <w:p w:rsidR="006E7EFD" w:rsidRPr="000B31EC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 xml:space="preserve">1. Click in a </w:t>
            </w:r>
            <w:commentRangeStart w:id="715"/>
            <w:r w:rsidRPr="000B31EC">
              <w:rPr>
                <w:rFonts w:ascii="Times New Roman" w:hAnsi="Times New Roman"/>
                <w:szCs w:val="24"/>
                <w:lang w:val="en-US"/>
              </w:rPr>
              <w:t xml:space="preserve">button </w:t>
            </w:r>
            <w:commentRangeEnd w:id="715"/>
            <w:r w:rsidR="001F19ED">
              <w:rPr>
                <w:rStyle w:val="Refdecomentrio"/>
                <w:rFonts w:ascii="Arial" w:eastAsiaTheme="minorEastAsia" w:hAnsi="Arial"/>
                <w:color w:val="000000"/>
                <w:lang w:val="en-AU" w:eastAsia="pt-PT"/>
              </w:rPr>
              <w:commentReference w:id="715"/>
            </w:r>
            <w:r w:rsidRPr="000B31EC">
              <w:rPr>
                <w:rFonts w:ascii="Times New Roman" w:hAnsi="Times New Roman"/>
                <w:szCs w:val="24"/>
                <w:lang w:val="en-US"/>
              </w:rPr>
              <w:t>from the modal window</w:t>
            </w:r>
            <w:ins w:id="716" w:author="João Martins" w:date="2013-05-26T21:42:00Z">
              <w:r w:rsidR="00DF3449">
                <w:rPr>
                  <w:rFonts w:ascii="Times New Roman" w:hAnsi="Times New Roman"/>
                  <w:szCs w:val="24"/>
                  <w:lang w:val="en-US"/>
                </w:rPr>
                <w:t xml:space="preserve"> that is currently focused</w:t>
              </w:r>
            </w:ins>
          </w:p>
          <w:p w:rsidR="006E7EFD" w:rsidRPr="000B31EC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</w:p>
          <w:p w:rsidR="006E7EFD" w:rsidRPr="000B31EC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u w:val="single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u w:val="single"/>
                <w:lang w:val="en-US"/>
              </w:rPr>
              <w:t>Result:</w:t>
            </w:r>
          </w:p>
          <w:p w:rsidR="006E7EFD" w:rsidRPr="000B31EC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</w:p>
          <w:p w:rsidR="006E7EFD" w:rsidRPr="000B31EC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 xml:space="preserve">The window will </w:t>
            </w:r>
            <w:ins w:id="717" w:author="Carla" w:date="2013-05-30T00:37:00Z">
              <w:r w:rsidR="001F19ED">
                <w:rPr>
                  <w:rFonts w:ascii="Times New Roman" w:hAnsi="Times New Roman"/>
                  <w:szCs w:val="24"/>
                  <w:lang w:val="en-US"/>
                </w:rPr>
                <w:t xml:space="preserve">be </w:t>
              </w:r>
            </w:ins>
            <w:r w:rsidRPr="000B31EC">
              <w:rPr>
                <w:rFonts w:ascii="Times New Roman" w:hAnsi="Times New Roman"/>
                <w:szCs w:val="24"/>
                <w:lang w:val="en-US"/>
              </w:rPr>
              <w:t>dismiss</w:t>
            </w:r>
            <w:ins w:id="718" w:author="Carla" w:date="2013-05-30T00:37:00Z">
              <w:r w:rsidR="001F19ED">
                <w:rPr>
                  <w:rFonts w:ascii="Times New Roman" w:hAnsi="Times New Roman"/>
                  <w:szCs w:val="24"/>
                  <w:lang w:val="en-US"/>
                </w:rPr>
                <w:t xml:space="preserve">ed </w:t>
              </w:r>
            </w:ins>
          </w:p>
          <w:p w:rsidR="006E7EFD" w:rsidRPr="000B31EC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commentRangeStart w:id="719"/>
            <w:r w:rsidRPr="000B31EC">
              <w:rPr>
                <w:rFonts w:ascii="Times New Roman" w:hAnsi="Times New Roman"/>
                <w:szCs w:val="24"/>
                <w:lang w:val="en-US"/>
              </w:rPr>
              <w:t>Another planned task will be taken</w:t>
            </w:r>
            <w:commentRangeEnd w:id="719"/>
            <w:r w:rsidR="001F19ED">
              <w:rPr>
                <w:rStyle w:val="Refdecomentrio"/>
                <w:rFonts w:ascii="Arial" w:eastAsiaTheme="minorEastAsia" w:hAnsi="Arial"/>
                <w:color w:val="000000"/>
                <w:lang w:val="en-AU" w:eastAsia="pt-PT"/>
              </w:rPr>
              <w:commentReference w:id="719"/>
            </w:r>
          </w:p>
        </w:tc>
      </w:tr>
    </w:tbl>
    <w:p w:rsidR="006E7EFD" w:rsidRPr="000B31EC" w:rsidRDefault="006E7EFD" w:rsidP="006E7EFD">
      <w:pPr>
        <w:spacing w:before="60" w:after="60"/>
        <w:rPr>
          <w:rFonts w:ascii="Times New Roman" w:hAnsi="Times New Roman"/>
          <w:szCs w:val="24"/>
          <w:lang w:val="en-US"/>
        </w:rPr>
      </w:pPr>
    </w:p>
    <w:p w:rsidR="006E7EFD" w:rsidRPr="000B31EC" w:rsidRDefault="006E7EFD" w:rsidP="006E7EFD">
      <w:pPr>
        <w:spacing w:before="60" w:after="60"/>
        <w:rPr>
          <w:rFonts w:ascii="Times New Roman" w:hAnsi="Times New Roman"/>
          <w:szCs w:val="24"/>
          <w:lang w:val="en-US"/>
        </w:rPr>
      </w:pPr>
    </w:p>
    <w:tbl>
      <w:tblPr>
        <w:tblW w:w="0" w:type="auto"/>
        <w:tblInd w:w="60" w:type="dxa"/>
        <w:tblLayout w:type="fixed"/>
        <w:tblCellMar>
          <w:left w:w="60" w:type="dxa"/>
          <w:right w:w="60" w:type="dxa"/>
        </w:tblCellMar>
        <w:tblLook w:val="0000"/>
      </w:tblPr>
      <w:tblGrid>
        <w:gridCol w:w="1500"/>
        <w:gridCol w:w="2910"/>
        <w:gridCol w:w="2125"/>
        <w:gridCol w:w="3250"/>
      </w:tblGrid>
      <w:tr w:rsidR="006E7EFD" w:rsidRPr="000B31EC" w:rsidTr="004A6A1B">
        <w:trPr>
          <w:trHeight w:val="237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Related To:</w:t>
            </w:r>
          </w:p>
        </w:tc>
        <w:tc>
          <w:tcPr>
            <w:tcW w:w="291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Source</w:t>
            </w:r>
          </w:p>
        </w:tc>
        <w:tc>
          <w:tcPr>
            <w:tcW w:w="2125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Connector</w:t>
            </w:r>
          </w:p>
        </w:tc>
        <w:tc>
          <w:tcPr>
            <w:tcW w:w="325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Target</w:t>
            </w:r>
          </w:p>
        </w:tc>
      </w:tr>
      <w:tr w:rsidR="006E7EFD" w:rsidRPr="000B31EC" w:rsidTr="004A6A1B"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91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 xml:space="preserve">Other </w:t>
            </w:r>
            <w:proofErr w:type="spellStart"/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tests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Dismiss</w:t>
            </w:r>
            <w:proofErr w:type="spellEnd"/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 xml:space="preserve"> window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6E7EFD" w:rsidRPr="00F6228A" w:rsidRDefault="006E7EFD" w:rsidP="004A6A1B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125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spacing w:before="60" w:after="60"/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instrText>Connector.Type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t>Trace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25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spacing w:before="60" w:after="60"/>
              <w:rPr>
                <w:rFonts w:ascii="Times New Roman" w:hAnsi="Times New Roman"/>
                <w:sz w:val="20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Interface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UI-0011: Modal Windows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6E7EFD" w:rsidRPr="00F6228A" w:rsidRDefault="006E7EFD" w:rsidP="004A6A1B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</w:tr>
    </w:tbl>
    <w:p w:rsidR="006E7EFD" w:rsidRPr="00F6228A" w:rsidRDefault="006E7EFD" w:rsidP="006E7EFD">
      <w:pPr>
        <w:spacing w:before="60" w:after="60"/>
        <w:rPr>
          <w:rFonts w:ascii="Times New Roman" w:hAnsi="Times New Roman"/>
          <w:szCs w:val="24"/>
          <w:lang w:val="en-US"/>
        </w:rPr>
      </w:pPr>
    </w:p>
    <w:p w:rsidR="006E7EFD" w:rsidRPr="00F6228A" w:rsidRDefault="006E7EFD" w:rsidP="006E7EFD">
      <w:pPr>
        <w:rPr>
          <w:rFonts w:ascii="Times New Roman" w:hAnsi="Times New Roman"/>
          <w:szCs w:val="24"/>
          <w:lang w:val="en-US"/>
        </w:rPr>
      </w:pPr>
    </w:p>
    <w:bookmarkEnd w:id="710"/>
    <w:p w:rsidR="002A3078" w:rsidRPr="00F6228A" w:rsidRDefault="002A3078">
      <w:pPr>
        <w:rPr>
          <w:rFonts w:eastAsia="Times New Roman"/>
          <w:szCs w:val="24"/>
          <w:lang w:val="en-US"/>
        </w:rPr>
      </w:pPr>
      <w:r w:rsidRPr="00F6228A">
        <w:rPr>
          <w:rFonts w:eastAsia="Times New Roman"/>
          <w:szCs w:val="24"/>
          <w:lang w:val="en-US"/>
        </w:rPr>
        <w:br w:type="page"/>
      </w:r>
    </w:p>
    <w:tbl>
      <w:tblPr>
        <w:tblW w:w="0" w:type="auto"/>
        <w:tblLayout w:type="fixed"/>
        <w:tblCellMar>
          <w:left w:w="60" w:type="dxa"/>
          <w:right w:w="60" w:type="dxa"/>
        </w:tblCellMar>
        <w:tblLook w:val="0000"/>
      </w:tblPr>
      <w:tblGrid>
        <w:gridCol w:w="1500"/>
        <w:gridCol w:w="2031"/>
        <w:gridCol w:w="2769"/>
        <w:gridCol w:w="3498"/>
      </w:tblGrid>
      <w:tr w:rsidR="006E7EFD" w:rsidRPr="000B31EC" w:rsidTr="004A6A1B"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bookmarkStart w:id="720" w:name="BKM_0CC86F5D_3D19_4c42_A5DC_8CBA86492ED6"/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lastRenderedPageBreak/>
              <w:t>Use Case:</w:t>
            </w:r>
          </w:p>
        </w:tc>
        <w:tc>
          <w:tcPr>
            <w:tcW w:w="4800" w:type="dxa"/>
            <w:gridSpan w:val="2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Element.Name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Edit task interface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Test Id: T45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Element.Alias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6E7EFD" w:rsidRPr="000B31EC" w:rsidTr="004A6A1B"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Status:</w:t>
            </w:r>
          </w:p>
        </w:tc>
        <w:tc>
          <w:tcPr>
            <w:tcW w:w="2031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tabs>
                <w:tab w:val="left" w:pos="2160"/>
                <w:tab w:val="left" w:pos="3150"/>
                <w:tab w:val="left" w:pos="567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Element.Status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del w:id="721" w:author="David Silva" w:date="2013-05-27T21:24:00Z">
              <w:r w:rsidR="006E7EFD" w:rsidRPr="00F6228A" w:rsidDel="00A46F0C">
                <w:rPr>
                  <w:rFonts w:ascii="Times New Roman" w:hAnsi="Times New Roman"/>
                  <w:szCs w:val="24"/>
                  <w:lang w:val="en-US"/>
                </w:rPr>
                <w:delText>Proposed</w:delText>
              </w:r>
            </w:del>
            <w:ins w:id="722" w:author="David Silva" w:date="2013-05-27T21:24:00Z">
              <w:r w:rsidR="00A46F0C">
                <w:rPr>
                  <w:rFonts w:ascii="Times New Roman" w:hAnsi="Times New Roman"/>
                  <w:szCs w:val="24"/>
                  <w:lang w:val="en-US"/>
                </w:rPr>
                <w:t>Draft</w:t>
              </w:r>
            </w:ins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2769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tabs>
                <w:tab w:val="left" w:pos="900"/>
                <w:tab w:val="left" w:pos="3150"/>
                <w:tab w:val="left" w:pos="5670"/>
              </w:tabs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Version: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Element.Version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1.0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tabs>
                <w:tab w:val="left" w:pos="990"/>
                <w:tab w:val="left" w:pos="4590"/>
                <w:tab w:val="left" w:pos="567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Phase: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Element.Phase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1.0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6E7EFD" w:rsidRPr="000B31EC" w:rsidTr="004A6A1B">
        <w:trPr>
          <w:trHeight w:val="280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Author:</w:t>
            </w:r>
          </w:p>
        </w:tc>
        <w:tc>
          <w:tcPr>
            <w:tcW w:w="2031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tabs>
                <w:tab w:val="left" w:pos="216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Element.Author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João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2769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tabs>
                <w:tab w:val="left" w:pos="90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Created: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Element.DateCreatedShort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18-05-2013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tabs>
                <w:tab w:val="left" w:pos="99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del w:id="723" w:author="David Silva" w:date="2013-05-27T21:23:00Z">
              <w:r w:rsidRPr="00F6228A" w:rsidDel="00A46F0C">
                <w:rPr>
                  <w:rFonts w:ascii="Times New Roman" w:hAnsi="Times New Roman"/>
                  <w:szCs w:val="24"/>
                  <w:lang w:val="en-US"/>
                </w:rPr>
                <w:delText>Modified:</w:delText>
              </w:r>
              <w:r w:rsidRPr="00F6228A" w:rsidDel="00A46F0C">
                <w:rPr>
                  <w:rFonts w:ascii="Times New Roman" w:hAnsi="Times New Roman"/>
                  <w:szCs w:val="24"/>
                  <w:lang w:val="en-US"/>
                </w:rPr>
                <w:tab/>
              </w:r>
              <w:r w:rsidR="00DF5B6C" w:rsidRPr="00F6228A" w:rsidDel="00A46F0C">
                <w:rPr>
                  <w:rFonts w:ascii="Times New Roman" w:hAnsi="Times New Roman"/>
                  <w:szCs w:val="24"/>
                  <w:lang w:val="en-US"/>
                </w:rPr>
                <w:fldChar w:fldCharType="begin" w:fldLock="1"/>
              </w:r>
              <w:r w:rsidRPr="00F6228A" w:rsidDel="00A46F0C">
                <w:rPr>
                  <w:rFonts w:ascii="Times New Roman" w:hAnsi="Times New Roman"/>
                  <w:szCs w:val="24"/>
                  <w:lang w:val="en-US"/>
                </w:rPr>
                <w:delInstrText>MERGEFIELD Element.DateModifiedShort</w:delInstrText>
              </w:r>
              <w:r w:rsidR="00DF5B6C" w:rsidRPr="00F6228A" w:rsidDel="00A46F0C">
                <w:rPr>
                  <w:rFonts w:ascii="Times New Roman" w:hAnsi="Times New Roman"/>
                  <w:szCs w:val="24"/>
                  <w:lang w:val="en-US"/>
                </w:rPr>
                <w:fldChar w:fldCharType="separate"/>
              </w:r>
              <w:r w:rsidRPr="00F6228A" w:rsidDel="00A46F0C">
                <w:rPr>
                  <w:rFonts w:ascii="Times New Roman" w:hAnsi="Times New Roman"/>
                  <w:szCs w:val="24"/>
                  <w:lang w:val="en-US"/>
                </w:rPr>
                <w:delText>18-05-2013</w:delText>
              </w:r>
              <w:r w:rsidR="00DF5B6C" w:rsidRPr="00F6228A" w:rsidDel="00A46F0C">
                <w:rPr>
                  <w:rFonts w:ascii="Times New Roman" w:hAnsi="Times New Roman"/>
                  <w:szCs w:val="24"/>
                  <w:lang w:val="en-US"/>
                </w:rPr>
                <w:fldChar w:fldCharType="end"/>
              </w:r>
            </w:del>
            <w:ins w:id="724" w:author="David Silva" w:date="2013-05-27T21:23:00Z">
              <w:r w:rsidR="00A46F0C">
                <w:rPr>
                  <w:rFonts w:ascii="Times New Roman" w:hAnsi="Times New Roman"/>
                  <w:szCs w:val="24"/>
                  <w:lang w:val="en-US"/>
                </w:rPr>
                <w:t>Modified: 21-05-2013</w:t>
              </w:r>
            </w:ins>
          </w:p>
        </w:tc>
      </w:tr>
      <w:tr w:rsidR="006E7EFD" w:rsidRPr="000B31EC" w:rsidTr="004A6A1B">
        <w:trPr>
          <w:trHeight w:val="387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50" w:type="dxa"/>
              <w:left w:w="0" w:type="dxa"/>
              <w:bottom w:w="0" w:type="dxa"/>
              <w:right w:w="5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Notes:</w:t>
            </w:r>
          </w:p>
        </w:tc>
        <w:commentRangeStart w:id="725"/>
        <w:tc>
          <w:tcPr>
            <w:tcW w:w="8298" w:type="dxa"/>
            <w:gridSpan w:val="3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50" w:type="dxa"/>
              <w:left w:w="0" w:type="dxa"/>
              <w:bottom w:w="0" w:type="dxa"/>
              <w:right w:w="50" w:type="dxa"/>
            </w:tcMar>
          </w:tcPr>
          <w:p w:rsidR="006E7EFD" w:rsidRPr="000B31EC" w:rsidRDefault="00DF5B6C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0B31EC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instrText>Element.Notes</w:instrTex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6E7EFD" w:rsidRPr="000B31EC">
              <w:rPr>
                <w:rFonts w:ascii="Times New Roman" w:hAnsi="Times New Roman"/>
                <w:szCs w:val="24"/>
                <w:u w:val="single"/>
                <w:lang w:val="en-US"/>
              </w:rPr>
              <w:t>Start:</w:t>
            </w:r>
          </w:p>
          <w:p w:rsidR="006E7EFD" w:rsidRPr="000B31EC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 xml:space="preserve">1. The </w:t>
            </w:r>
            <w:r w:rsidR="00DF5B6C" w:rsidRPr="00DF5B6C">
              <w:fldChar w:fldCharType="begin"/>
            </w:r>
            <w:r w:rsidR="00DF5B6C" w:rsidRPr="00DF5B6C">
              <w:rPr>
                <w:lang w:val="en-US"/>
                <w:rPrChange w:id="726" w:author="David Silva" w:date="2013-05-27T19:11:00Z">
                  <w:rPr>
                    <w:color w:val="0000FF" w:themeColor="hyperlink"/>
                    <w:u w:val="single"/>
                  </w:rPr>
                </w:rPrChange>
              </w:rPr>
              <w:instrText xml:space="preserve"> HYPERLINK \l "BKM_0B9DE5D0_A799_433C_9796_17FAF6E42CC4" </w:instrText>
            </w:r>
            <w:r w:rsidR="00DF5B6C" w:rsidRPr="00DF5B6C">
              <w:fldChar w:fldCharType="separate"/>
            </w:r>
            <w:r w:rsidRPr="000B31EC">
              <w:rPr>
                <w:rFonts w:ascii="Times New Roman" w:hAnsi="Times New Roman"/>
                <w:color w:val="0000FF"/>
                <w:szCs w:val="24"/>
                <w:u w:val="single"/>
                <w:lang w:val="en-US"/>
              </w:rPr>
              <w:t>User</w:t>
            </w:r>
            <w:r w:rsidR="00DF5B6C">
              <w:rPr>
                <w:rFonts w:ascii="Times New Roman" w:hAnsi="Times New Roman"/>
                <w:color w:val="0000FF"/>
                <w:szCs w:val="24"/>
                <w:u w:val="single"/>
                <w:lang w:val="en-US"/>
              </w:rPr>
              <w:fldChar w:fldCharType="end"/>
            </w:r>
            <w:r w:rsidRPr="000B31EC">
              <w:rPr>
                <w:rFonts w:ascii="Times New Roman" w:hAnsi="Times New Roman"/>
                <w:szCs w:val="24"/>
                <w:lang w:val="en-US"/>
              </w:rPr>
              <w:t xml:space="preserve"> click</w:t>
            </w:r>
            <w:ins w:id="727" w:author="Mário Oliveira" w:date="2013-05-26T18:51:00Z">
              <w:r w:rsidR="00FB4A2A">
                <w:rPr>
                  <w:rFonts w:ascii="Times New Roman" w:hAnsi="Times New Roman"/>
                  <w:szCs w:val="24"/>
                  <w:lang w:val="en-US"/>
                </w:rPr>
                <w:t>s</w:t>
              </w:r>
            </w:ins>
            <w:r w:rsidRPr="000B31EC">
              <w:rPr>
                <w:rFonts w:ascii="Times New Roman" w:hAnsi="Times New Roman"/>
                <w:szCs w:val="24"/>
                <w:lang w:val="en-US"/>
              </w:rPr>
              <w:t xml:space="preserve"> in the </w:t>
            </w:r>
            <w:commentRangeStart w:id="728"/>
            <w:r w:rsidRPr="000B31EC">
              <w:rPr>
                <w:rFonts w:ascii="Times New Roman" w:hAnsi="Times New Roman"/>
                <w:szCs w:val="24"/>
                <w:lang w:val="en-US"/>
              </w:rPr>
              <w:t>edit button</w:t>
            </w:r>
            <w:r w:rsidR="003E2EFB" w:rsidRPr="000B31EC">
              <w:rPr>
                <w:rFonts w:ascii="Times New Roman" w:hAnsi="Times New Roman"/>
                <w:szCs w:val="24"/>
                <w:lang w:val="en-US"/>
              </w:rPr>
              <w:t xml:space="preserve"> </w:t>
            </w:r>
            <w:commentRangeEnd w:id="728"/>
            <w:r w:rsidR="00FB4A2A">
              <w:rPr>
                <w:rStyle w:val="Refdecomentrio"/>
                <w:rFonts w:ascii="Arial" w:eastAsiaTheme="minorEastAsia" w:hAnsi="Arial"/>
                <w:color w:val="000000"/>
                <w:lang w:val="en-AU" w:eastAsia="pt-PT"/>
              </w:rPr>
              <w:commentReference w:id="728"/>
            </w:r>
            <w:r w:rsidR="003E2EFB" w:rsidRPr="000B31EC">
              <w:rPr>
                <w:rFonts w:ascii="Times New Roman" w:hAnsi="Times New Roman"/>
                <w:szCs w:val="24"/>
                <w:lang w:val="en-US"/>
              </w:rPr>
              <w:t>of a task</w:t>
            </w:r>
            <w:r w:rsidRPr="000B31EC">
              <w:rPr>
                <w:rFonts w:ascii="Times New Roman" w:hAnsi="Times New Roman"/>
                <w:szCs w:val="24"/>
                <w:lang w:val="en-US"/>
              </w:rPr>
              <w:t xml:space="preserve"> to edit a task.</w:t>
            </w:r>
          </w:p>
          <w:p w:rsidR="006E7EFD" w:rsidRPr="000B31EC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 xml:space="preserve">2. The system presents the edition form to the </w:t>
            </w:r>
            <w:r w:rsidR="00DF5B6C" w:rsidRPr="00DF5B6C">
              <w:fldChar w:fldCharType="begin"/>
            </w:r>
            <w:r w:rsidR="00DF5B6C" w:rsidRPr="00DF5B6C">
              <w:rPr>
                <w:lang w:val="en-US"/>
                <w:rPrChange w:id="729" w:author="David Silva" w:date="2013-05-27T19:11:00Z">
                  <w:rPr>
                    <w:color w:val="0000FF" w:themeColor="hyperlink"/>
                    <w:u w:val="single"/>
                  </w:rPr>
                </w:rPrChange>
              </w:rPr>
              <w:instrText xml:space="preserve"> HYPERLINK \l "BKM_0B9DE5D0_A799_433C_9796_17FAF6E42CC4" </w:instrText>
            </w:r>
            <w:r w:rsidR="00DF5B6C" w:rsidRPr="00DF5B6C">
              <w:fldChar w:fldCharType="separate"/>
            </w:r>
            <w:r w:rsidRPr="000B31EC">
              <w:rPr>
                <w:rFonts w:ascii="Times New Roman" w:hAnsi="Times New Roman"/>
                <w:color w:val="0000FF"/>
                <w:szCs w:val="24"/>
                <w:u w:val="single"/>
                <w:lang w:val="en-US"/>
              </w:rPr>
              <w:t>User</w:t>
            </w:r>
            <w:r w:rsidR="00DF5B6C">
              <w:rPr>
                <w:rFonts w:ascii="Times New Roman" w:hAnsi="Times New Roman"/>
                <w:color w:val="0000FF"/>
                <w:szCs w:val="24"/>
                <w:u w:val="single"/>
                <w:lang w:val="en-US"/>
              </w:rPr>
              <w:fldChar w:fldCharType="end"/>
            </w:r>
            <w:r w:rsidRPr="000B31EC">
              <w:rPr>
                <w:rFonts w:ascii="Times New Roman" w:hAnsi="Times New Roman"/>
                <w:szCs w:val="24"/>
                <w:lang w:val="en-US"/>
              </w:rPr>
              <w:t>, in</w:t>
            </w:r>
            <w:ins w:id="730" w:author="Carla" w:date="2013-05-30T00:38:00Z">
              <w:r w:rsidR="001F19ED">
                <w:rPr>
                  <w:rFonts w:ascii="Times New Roman" w:hAnsi="Times New Roman"/>
                  <w:szCs w:val="24"/>
                  <w:lang w:val="en-US"/>
                </w:rPr>
                <w:t xml:space="preserve"> the</w:t>
              </w:r>
            </w:ins>
            <w:r w:rsidRPr="000B31EC">
              <w:rPr>
                <w:rFonts w:ascii="Times New Roman" w:hAnsi="Times New Roman"/>
                <w:szCs w:val="24"/>
                <w:lang w:val="en-US"/>
              </w:rPr>
              <w:t xml:space="preserve"> times table, each line has a button to delete that line.</w:t>
            </w:r>
          </w:p>
          <w:p w:rsidR="006E7EFD" w:rsidRPr="000B31EC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 xml:space="preserve">3. The </w:t>
            </w:r>
            <w:r w:rsidR="00DF5B6C" w:rsidRPr="00DF5B6C">
              <w:fldChar w:fldCharType="begin"/>
            </w:r>
            <w:r w:rsidR="00DF5B6C" w:rsidRPr="00DF5B6C">
              <w:rPr>
                <w:lang w:val="en-US"/>
                <w:rPrChange w:id="731" w:author="David Silva" w:date="2013-05-27T19:11:00Z">
                  <w:rPr>
                    <w:color w:val="0000FF" w:themeColor="hyperlink"/>
                    <w:u w:val="single"/>
                  </w:rPr>
                </w:rPrChange>
              </w:rPr>
              <w:instrText xml:space="preserve"> HYPERLINK \l "BKM_0B9DE5D0_A799_433C_9796_17FAF6E42CC4" </w:instrText>
            </w:r>
            <w:r w:rsidR="00DF5B6C" w:rsidRPr="00DF5B6C">
              <w:fldChar w:fldCharType="separate"/>
            </w:r>
            <w:r w:rsidRPr="000B31EC">
              <w:rPr>
                <w:rFonts w:ascii="Times New Roman" w:hAnsi="Times New Roman"/>
                <w:color w:val="0000FF"/>
                <w:szCs w:val="24"/>
                <w:u w:val="single"/>
                <w:lang w:val="en-US"/>
              </w:rPr>
              <w:t>User</w:t>
            </w:r>
            <w:r w:rsidR="00DF5B6C">
              <w:rPr>
                <w:rFonts w:ascii="Times New Roman" w:hAnsi="Times New Roman"/>
                <w:color w:val="0000FF"/>
                <w:szCs w:val="24"/>
                <w:u w:val="single"/>
                <w:lang w:val="en-US"/>
              </w:rPr>
              <w:fldChar w:fldCharType="end"/>
            </w:r>
            <w:r w:rsidRPr="000B31EC">
              <w:rPr>
                <w:rFonts w:ascii="Times New Roman" w:hAnsi="Times New Roman"/>
                <w:szCs w:val="24"/>
                <w:lang w:val="en-US"/>
              </w:rPr>
              <w:t xml:space="preserve"> makes the changes in the time table clicking on</w:t>
            </w:r>
            <w:ins w:id="732" w:author="Carla" w:date="2013-05-30T00:39:00Z">
              <w:r w:rsidR="001F19ED">
                <w:rPr>
                  <w:rFonts w:ascii="Times New Roman" w:hAnsi="Times New Roman"/>
                  <w:szCs w:val="24"/>
                  <w:lang w:val="en-US"/>
                </w:rPr>
                <w:t xml:space="preserve"> the</w:t>
              </w:r>
            </w:ins>
            <w:r w:rsidRPr="000B31EC">
              <w:rPr>
                <w:rFonts w:ascii="Times New Roman" w:hAnsi="Times New Roman"/>
                <w:szCs w:val="24"/>
                <w:lang w:val="en-US"/>
              </w:rPr>
              <w:t xml:space="preserve"> delete button</w:t>
            </w:r>
            <w:r w:rsidR="003E2EFB" w:rsidRPr="000B31EC">
              <w:rPr>
                <w:rFonts w:ascii="Times New Roman" w:hAnsi="Times New Roman"/>
                <w:szCs w:val="24"/>
                <w:lang w:val="en-US"/>
              </w:rPr>
              <w:t xml:space="preserve"> of a row of the time table</w:t>
            </w:r>
            <w:r w:rsidRPr="000B31EC">
              <w:rPr>
                <w:rFonts w:ascii="Times New Roman" w:hAnsi="Times New Roman"/>
                <w:szCs w:val="24"/>
                <w:lang w:val="en-US"/>
              </w:rPr>
              <w:t>.</w:t>
            </w:r>
          </w:p>
          <w:p w:rsidR="006E7EFD" w:rsidRPr="000B31EC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</w:p>
          <w:p w:rsidR="006E7EFD" w:rsidRPr="000B31EC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u w:val="single"/>
                <w:lang w:val="en-US"/>
              </w:rPr>
              <w:t>Result:</w:t>
            </w:r>
          </w:p>
          <w:p w:rsidR="006E7EFD" w:rsidRPr="000B31EC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commentRangeStart w:id="733"/>
            <w:r w:rsidRPr="000B31EC">
              <w:rPr>
                <w:rFonts w:ascii="Times New Roman" w:hAnsi="Times New Roman"/>
                <w:szCs w:val="24"/>
                <w:lang w:val="en-US"/>
              </w:rPr>
              <w:t>The system updates the information in the database and the tasks list</w:t>
            </w:r>
            <w:commentRangeEnd w:id="733"/>
            <w:r w:rsidR="001F19ED">
              <w:rPr>
                <w:rStyle w:val="Refdecomentrio"/>
                <w:rFonts w:ascii="Arial" w:eastAsiaTheme="minorEastAsia" w:hAnsi="Arial"/>
                <w:color w:val="000000"/>
                <w:lang w:val="en-AU" w:eastAsia="pt-PT"/>
              </w:rPr>
              <w:commentReference w:id="733"/>
            </w:r>
          </w:p>
          <w:p w:rsidR="006E7EFD" w:rsidRPr="00F6228A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Use case ends.</w:t>
            </w:r>
            <w:commentRangeEnd w:id="725"/>
            <w:r w:rsidR="005654B2">
              <w:rPr>
                <w:rStyle w:val="Refdecomentrio"/>
                <w:rFonts w:ascii="Arial" w:eastAsiaTheme="minorEastAsia" w:hAnsi="Arial"/>
                <w:color w:val="000000"/>
                <w:lang w:val="en-AU" w:eastAsia="pt-PT"/>
              </w:rPr>
              <w:commentReference w:id="725"/>
            </w:r>
          </w:p>
        </w:tc>
      </w:tr>
    </w:tbl>
    <w:p w:rsidR="006E7EFD" w:rsidRPr="00F6228A" w:rsidRDefault="006E7EFD" w:rsidP="006E7EFD">
      <w:pPr>
        <w:spacing w:before="60" w:after="60"/>
        <w:rPr>
          <w:rFonts w:ascii="Times New Roman" w:hAnsi="Times New Roman"/>
          <w:szCs w:val="24"/>
          <w:lang w:val="en-US"/>
        </w:rPr>
      </w:pPr>
    </w:p>
    <w:tbl>
      <w:tblPr>
        <w:tblW w:w="0" w:type="auto"/>
        <w:tblInd w:w="60" w:type="dxa"/>
        <w:tblLayout w:type="fixed"/>
        <w:tblCellMar>
          <w:left w:w="60" w:type="dxa"/>
          <w:right w:w="60" w:type="dxa"/>
        </w:tblCellMar>
        <w:tblLook w:val="0000"/>
      </w:tblPr>
      <w:tblGrid>
        <w:gridCol w:w="1500"/>
        <w:gridCol w:w="2910"/>
        <w:gridCol w:w="2125"/>
        <w:gridCol w:w="3250"/>
      </w:tblGrid>
      <w:tr w:rsidR="006E7EFD" w:rsidRPr="000B31EC" w:rsidTr="004A6A1B">
        <w:trPr>
          <w:trHeight w:val="237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Related To:</w:t>
            </w:r>
          </w:p>
        </w:tc>
        <w:tc>
          <w:tcPr>
            <w:tcW w:w="291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Source</w:t>
            </w:r>
          </w:p>
        </w:tc>
        <w:tc>
          <w:tcPr>
            <w:tcW w:w="2125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Connector</w:t>
            </w:r>
          </w:p>
        </w:tc>
        <w:tc>
          <w:tcPr>
            <w:tcW w:w="325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Target</w:t>
            </w:r>
          </w:p>
        </w:tc>
      </w:tr>
      <w:tr w:rsidR="006E7EFD" w:rsidRPr="00F0171D" w:rsidTr="004A6A1B"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91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 xml:space="preserve">Other </w:t>
            </w:r>
            <w:proofErr w:type="spellStart"/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tests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Edit</w:t>
            </w:r>
            <w:proofErr w:type="spellEnd"/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 xml:space="preserve"> task interface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6E7EFD" w:rsidRPr="00F6228A" w:rsidRDefault="006E7EFD" w:rsidP="004A6A1B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125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spacing w:before="60" w:after="60"/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instrText>Connector.Type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t>Trace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25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0B31EC" w:rsidRDefault="00DF5B6C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0B31EC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t>Interface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t>UI-008: Clicking in edit button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6E7EFD" w:rsidRPr="000B31EC" w:rsidRDefault="006E7EFD" w:rsidP="004A6A1B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</w:tr>
      <w:bookmarkEnd w:id="720"/>
    </w:tbl>
    <w:p w:rsidR="006E7EFD" w:rsidRPr="000B31EC" w:rsidRDefault="006E7EFD" w:rsidP="006E7EFD">
      <w:pPr>
        <w:rPr>
          <w:rFonts w:eastAsia="Times New Roman"/>
          <w:szCs w:val="24"/>
          <w:lang w:val="en-US"/>
        </w:rPr>
      </w:pPr>
    </w:p>
    <w:tbl>
      <w:tblPr>
        <w:tblW w:w="0" w:type="auto"/>
        <w:tblLayout w:type="fixed"/>
        <w:tblCellMar>
          <w:left w:w="60" w:type="dxa"/>
          <w:right w:w="60" w:type="dxa"/>
        </w:tblCellMar>
        <w:tblLook w:val="0000"/>
      </w:tblPr>
      <w:tblGrid>
        <w:gridCol w:w="1500"/>
        <w:gridCol w:w="2031"/>
        <w:gridCol w:w="2769"/>
        <w:gridCol w:w="3498"/>
      </w:tblGrid>
      <w:tr w:rsidR="006E7EFD" w:rsidRPr="000B31EC" w:rsidTr="004A6A1B"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bookmarkStart w:id="734" w:name="BKM_30B67094_5CF6_462a_A7E6_2E3F341F5391"/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Use Case:</w:t>
            </w:r>
          </w:p>
        </w:tc>
        <w:tc>
          <w:tcPr>
            <w:tcW w:w="4800" w:type="dxa"/>
            <w:gridSpan w:val="2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Element.Name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Expand list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commentRangeStart w:id="735"/>
            <w:r w:rsidRPr="00F6228A">
              <w:rPr>
                <w:rFonts w:ascii="Times New Roman" w:hAnsi="Times New Roman"/>
                <w:szCs w:val="24"/>
                <w:lang w:val="en-US"/>
              </w:rPr>
              <w:t>Test Id: T46</w:t>
            </w:r>
            <w:commentRangeEnd w:id="735"/>
            <w:r w:rsidR="001F19ED">
              <w:rPr>
                <w:rStyle w:val="Refdecomentrio"/>
                <w:rFonts w:ascii="Arial" w:eastAsiaTheme="minorEastAsia" w:hAnsi="Arial"/>
                <w:color w:val="000000"/>
                <w:lang w:val="en-AU" w:eastAsia="pt-PT"/>
              </w:rPr>
              <w:commentReference w:id="735"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Element.Alias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6E7EFD" w:rsidRPr="000B31EC" w:rsidTr="004A6A1B"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Status:</w:t>
            </w:r>
          </w:p>
        </w:tc>
        <w:tc>
          <w:tcPr>
            <w:tcW w:w="2031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tabs>
                <w:tab w:val="left" w:pos="2160"/>
                <w:tab w:val="left" w:pos="3150"/>
                <w:tab w:val="left" w:pos="567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Element.Status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del w:id="736" w:author="David Silva" w:date="2013-05-27T21:24:00Z">
              <w:r w:rsidR="006E7EFD" w:rsidRPr="00F6228A" w:rsidDel="00A46F0C">
                <w:rPr>
                  <w:rFonts w:ascii="Times New Roman" w:hAnsi="Times New Roman"/>
                  <w:szCs w:val="24"/>
                  <w:lang w:val="en-US"/>
                </w:rPr>
                <w:delText>Proposed</w:delText>
              </w:r>
            </w:del>
            <w:ins w:id="737" w:author="David Silva" w:date="2013-05-27T21:24:00Z">
              <w:r w:rsidR="00A46F0C">
                <w:rPr>
                  <w:rFonts w:ascii="Times New Roman" w:hAnsi="Times New Roman"/>
                  <w:szCs w:val="24"/>
                  <w:lang w:val="en-US"/>
                </w:rPr>
                <w:t>Draft</w:t>
              </w:r>
            </w:ins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2769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tabs>
                <w:tab w:val="left" w:pos="900"/>
                <w:tab w:val="left" w:pos="3150"/>
                <w:tab w:val="left" w:pos="5670"/>
              </w:tabs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Version: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Element.Version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1.0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tabs>
                <w:tab w:val="left" w:pos="990"/>
                <w:tab w:val="left" w:pos="4590"/>
                <w:tab w:val="left" w:pos="567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Phase: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Element.Phase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1.0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6E7EFD" w:rsidRPr="000B31EC" w:rsidTr="004A6A1B">
        <w:trPr>
          <w:trHeight w:val="280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Author:</w:t>
            </w:r>
          </w:p>
        </w:tc>
        <w:tc>
          <w:tcPr>
            <w:tcW w:w="2031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tabs>
                <w:tab w:val="left" w:pos="216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Element.Author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João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2769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tabs>
                <w:tab w:val="left" w:pos="90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Created: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Element.DateCreatedShort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13-05-2013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tabs>
                <w:tab w:val="left" w:pos="99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del w:id="738" w:author="David Silva" w:date="2013-05-27T19:41:00Z"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delText>Modified:</w:delText>
              </w:r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tab/>
              </w:r>
              <w:r w:rsidR="00DF5B6C" w:rsidRPr="00F6228A" w:rsidDel="00280B27">
                <w:rPr>
                  <w:rFonts w:ascii="Times New Roman" w:hAnsi="Times New Roman"/>
                  <w:szCs w:val="24"/>
                  <w:lang w:val="en-US"/>
                </w:rPr>
                <w:fldChar w:fldCharType="begin" w:fldLock="1"/>
              </w:r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delInstrText>MERGEFIELD Element.DateModifiedShort</w:delInstrText>
              </w:r>
              <w:r w:rsidR="00DF5B6C" w:rsidRPr="00F6228A" w:rsidDel="00280B27">
                <w:rPr>
                  <w:rFonts w:ascii="Times New Roman" w:hAnsi="Times New Roman"/>
                  <w:szCs w:val="24"/>
                  <w:lang w:val="en-US"/>
                </w:rPr>
                <w:fldChar w:fldCharType="separate"/>
              </w:r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delText>16-05-2013</w:delText>
              </w:r>
              <w:r w:rsidR="00DF5B6C" w:rsidRPr="00F6228A" w:rsidDel="00280B27">
                <w:rPr>
                  <w:rFonts w:ascii="Times New Roman" w:hAnsi="Times New Roman"/>
                  <w:szCs w:val="24"/>
                  <w:lang w:val="en-US"/>
                </w:rPr>
                <w:fldChar w:fldCharType="end"/>
              </w:r>
            </w:del>
            <w:ins w:id="739" w:author="David Silva" w:date="2013-05-27T19:41:00Z">
              <w:r w:rsidR="00280B27">
                <w:rPr>
                  <w:rFonts w:ascii="Times New Roman" w:hAnsi="Times New Roman"/>
                  <w:szCs w:val="24"/>
                  <w:lang w:val="en-US"/>
                </w:rPr>
                <w:t>Modified: 21-05-2013</w:t>
              </w:r>
            </w:ins>
          </w:p>
        </w:tc>
      </w:tr>
      <w:tr w:rsidR="006E7EFD" w:rsidRPr="00F0171D" w:rsidTr="004A6A1B">
        <w:trPr>
          <w:trHeight w:val="387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50" w:type="dxa"/>
              <w:left w:w="0" w:type="dxa"/>
              <w:bottom w:w="0" w:type="dxa"/>
              <w:right w:w="5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Notes:</w:t>
            </w:r>
          </w:p>
        </w:tc>
        <w:tc>
          <w:tcPr>
            <w:tcW w:w="8298" w:type="dxa"/>
            <w:gridSpan w:val="3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50" w:type="dxa"/>
              <w:left w:w="0" w:type="dxa"/>
              <w:bottom w:w="0" w:type="dxa"/>
              <w:right w:w="50" w:type="dxa"/>
            </w:tcMar>
          </w:tcPr>
          <w:p w:rsidR="006E7EFD" w:rsidRPr="000B31EC" w:rsidRDefault="00DF5B6C" w:rsidP="004A6A1B">
            <w:pPr>
              <w:spacing w:before="60" w:after="60"/>
              <w:rPr>
                <w:rFonts w:ascii="Times New Roman" w:hAnsi="Times New Roman"/>
                <w:szCs w:val="24"/>
                <w:u w:val="single"/>
                <w:lang w:val="en-US"/>
              </w:rPr>
            </w:pPr>
            <w:r w:rsidRPr="00F6228A">
              <w:rPr>
                <w:sz w:val="20"/>
                <w:szCs w:val="24"/>
                <w:u w:val="single"/>
                <w:lang w:val="en-US"/>
              </w:rPr>
              <w:fldChar w:fldCharType="begin" w:fldLock="1"/>
            </w:r>
            <w:r w:rsidR="006E7EFD" w:rsidRPr="000B31EC">
              <w:rPr>
                <w:sz w:val="20"/>
                <w:szCs w:val="24"/>
                <w:u w:val="single"/>
                <w:lang w:val="en-US"/>
              </w:rPr>
              <w:instrText xml:space="preserve">MERGEFIELD </w:instrText>
            </w:r>
            <w:r w:rsidR="006E7EFD" w:rsidRPr="000B31EC">
              <w:rPr>
                <w:rFonts w:ascii="Times New Roman" w:hAnsi="Times New Roman"/>
                <w:szCs w:val="24"/>
                <w:u w:val="single"/>
                <w:lang w:val="en-US"/>
              </w:rPr>
              <w:instrText>Element.Notes</w:instrText>
            </w:r>
            <w:r w:rsidRPr="00F6228A">
              <w:rPr>
                <w:sz w:val="20"/>
                <w:szCs w:val="24"/>
                <w:u w:val="single"/>
                <w:lang w:val="en-US"/>
              </w:rPr>
              <w:fldChar w:fldCharType="end"/>
            </w:r>
            <w:r w:rsidR="00ED3923" w:rsidRPr="000B31EC">
              <w:rPr>
                <w:rFonts w:ascii="Times New Roman" w:hAnsi="Times New Roman"/>
                <w:szCs w:val="24"/>
                <w:u w:val="single"/>
                <w:lang w:val="en-US"/>
              </w:rPr>
              <w:t>Start:</w:t>
            </w:r>
          </w:p>
          <w:p w:rsidR="006E7EFD" w:rsidRPr="000B31EC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</w:p>
          <w:p w:rsidR="006E7EFD" w:rsidRPr="000B31EC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>1. Click in the down arrow</w:t>
            </w:r>
            <w:r w:rsidR="003E2EFB" w:rsidRPr="000B31EC">
              <w:rPr>
                <w:rFonts w:ascii="Times New Roman" w:hAnsi="Times New Roman"/>
                <w:szCs w:val="24"/>
                <w:lang w:val="en-US"/>
              </w:rPr>
              <w:t xml:space="preserve"> in the upper right side of the main window.</w:t>
            </w:r>
          </w:p>
          <w:p w:rsidR="006E7EFD" w:rsidRPr="000B31EC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</w:p>
          <w:p w:rsidR="006E7EFD" w:rsidRPr="000B31EC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u w:val="single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u w:val="single"/>
                <w:lang w:val="en-US"/>
              </w:rPr>
              <w:t>Result:</w:t>
            </w:r>
          </w:p>
          <w:p w:rsidR="006E7EFD" w:rsidRPr="000B31EC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</w:p>
          <w:p w:rsidR="006E7EFD" w:rsidRPr="000B31EC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>The tasks list will expand</w:t>
            </w:r>
          </w:p>
          <w:p w:rsidR="006E7EFD" w:rsidRPr="000B31EC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>The button turns in an up arrow</w:t>
            </w:r>
          </w:p>
        </w:tc>
      </w:tr>
    </w:tbl>
    <w:p w:rsidR="006E7EFD" w:rsidRPr="000B31EC" w:rsidRDefault="006E7EFD" w:rsidP="006E7EFD">
      <w:pPr>
        <w:spacing w:before="60" w:after="60"/>
        <w:rPr>
          <w:rFonts w:ascii="Times New Roman" w:hAnsi="Times New Roman"/>
          <w:szCs w:val="24"/>
          <w:lang w:val="en-US"/>
        </w:rPr>
      </w:pPr>
    </w:p>
    <w:tbl>
      <w:tblPr>
        <w:tblW w:w="0" w:type="auto"/>
        <w:tblInd w:w="60" w:type="dxa"/>
        <w:tblLayout w:type="fixed"/>
        <w:tblCellMar>
          <w:left w:w="60" w:type="dxa"/>
          <w:right w:w="60" w:type="dxa"/>
        </w:tblCellMar>
        <w:tblLook w:val="0000"/>
      </w:tblPr>
      <w:tblGrid>
        <w:gridCol w:w="1500"/>
        <w:gridCol w:w="2910"/>
        <w:gridCol w:w="2125"/>
        <w:gridCol w:w="3250"/>
      </w:tblGrid>
      <w:tr w:rsidR="006E7EFD" w:rsidRPr="000B31EC" w:rsidTr="004A6A1B">
        <w:trPr>
          <w:trHeight w:val="237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Related To:</w:t>
            </w:r>
          </w:p>
        </w:tc>
        <w:tc>
          <w:tcPr>
            <w:tcW w:w="291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Source</w:t>
            </w:r>
          </w:p>
        </w:tc>
        <w:tc>
          <w:tcPr>
            <w:tcW w:w="2125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Connector</w:t>
            </w:r>
          </w:p>
        </w:tc>
        <w:tc>
          <w:tcPr>
            <w:tcW w:w="325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Target</w:t>
            </w:r>
          </w:p>
        </w:tc>
      </w:tr>
      <w:tr w:rsidR="006E7EFD" w:rsidRPr="000B31EC" w:rsidTr="004A6A1B"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91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 xml:space="preserve">Other </w:t>
            </w:r>
            <w:proofErr w:type="spellStart"/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tests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Expand</w:t>
            </w:r>
            <w:proofErr w:type="spellEnd"/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 xml:space="preserve"> list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6E7EFD" w:rsidRPr="00F6228A" w:rsidRDefault="006E7EFD" w:rsidP="004A6A1B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125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spacing w:before="60" w:after="60"/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lastRenderedPageBreak/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instrText>Connector.Type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t>Trace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25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spacing w:before="60" w:after="60"/>
              <w:rPr>
                <w:rFonts w:ascii="Times New Roman" w:hAnsi="Times New Roman"/>
                <w:sz w:val="20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Interface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 xml:space="preserve">UI-003: Expand list </w:t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lastRenderedPageBreak/>
              <w:t>button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6E7EFD" w:rsidRPr="00F6228A" w:rsidRDefault="006E7EFD" w:rsidP="004A6A1B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</w:tr>
      <w:bookmarkEnd w:id="734"/>
    </w:tbl>
    <w:p w:rsidR="006E7EFD" w:rsidRPr="00F6228A" w:rsidRDefault="006E7EFD" w:rsidP="006E7EFD">
      <w:pPr>
        <w:rPr>
          <w:rFonts w:eastAsia="Times New Roman"/>
          <w:szCs w:val="24"/>
          <w:lang w:val="en-US"/>
        </w:rPr>
      </w:pPr>
    </w:p>
    <w:tbl>
      <w:tblPr>
        <w:tblW w:w="0" w:type="auto"/>
        <w:tblLayout w:type="fixed"/>
        <w:tblCellMar>
          <w:left w:w="60" w:type="dxa"/>
          <w:right w:w="60" w:type="dxa"/>
        </w:tblCellMar>
        <w:tblLook w:val="0000"/>
      </w:tblPr>
      <w:tblGrid>
        <w:gridCol w:w="1500"/>
        <w:gridCol w:w="2031"/>
        <w:gridCol w:w="2769"/>
        <w:gridCol w:w="3498"/>
      </w:tblGrid>
      <w:tr w:rsidR="006E7EFD" w:rsidRPr="000B31EC" w:rsidTr="004A6A1B"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eastAsia="Times New Roman"/>
                <w:szCs w:val="24"/>
                <w:lang w:val="en-US"/>
              </w:rPr>
              <w:br w:type="page"/>
            </w:r>
            <w:bookmarkStart w:id="740" w:name="BKM_F4286335_90D2_4a7c_8B89_252A2E0A81EC"/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Use Case:</w:t>
            </w:r>
          </w:p>
        </w:tc>
        <w:tc>
          <w:tcPr>
            <w:tcW w:w="4800" w:type="dxa"/>
            <w:gridSpan w:val="2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0B31EC" w:rsidRDefault="00DF5B6C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0B31EC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instrText>Element.Name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t>Inserting char data with wrong type of data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Test Id: T47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Element.Alias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6E7EFD" w:rsidRPr="000B31EC" w:rsidTr="004A6A1B"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Status:</w:t>
            </w:r>
          </w:p>
        </w:tc>
        <w:tc>
          <w:tcPr>
            <w:tcW w:w="2031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tabs>
                <w:tab w:val="left" w:pos="2160"/>
                <w:tab w:val="left" w:pos="3150"/>
                <w:tab w:val="left" w:pos="567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Element.Status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del w:id="741" w:author="David Silva" w:date="2013-05-27T21:24:00Z">
              <w:r w:rsidR="006E7EFD" w:rsidRPr="00F6228A" w:rsidDel="00A46F0C">
                <w:rPr>
                  <w:rFonts w:ascii="Times New Roman" w:hAnsi="Times New Roman"/>
                  <w:szCs w:val="24"/>
                  <w:lang w:val="en-US"/>
                </w:rPr>
                <w:delText>Proposed</w:delText>
              </w:r>
            </w:del>
            <w:ins w:id="742" w:author="David Silva" w:date="2013-05-27T21:24:00Z">
              <w:r w:rsidR="00A46F0C">
                <w:rPr>
                  <w:rFonts w:ascii="Times New Roman" w:hAnsi="Times New Roman"/>
                  <w:szCs w:val="24"/>
                  <w:lang w:val="en-US"/>
                </w:rPr>
                <w:t>Draft</w:t>
              </w:r>
            </w:ins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2769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tabs>
                <w:tab w:val="left" w:pos="900"/>
                <w:tab w:val="left" w:pos="3150"/>
                <w:tab w:val="left" w:pos="5670"/>
              </w:tabs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Version: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Element.Version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1.0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tabs>
                <w:tab w:val="left" w:pos="990"/>
                <w:tab w:val="left" w:pos="4590"/>
                <w:tab w:val="left" w:pos="567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Phase: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Element.Phase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1.0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6E7EFD" w:rsidRPr="000B31EC" w:rsidTr="004A6A1B">
        <w:trPr>
          <w:trHeight w:val="280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Author:</w:t>
            </w:r>
          </w:p>
        </w:tc>
        <w:tc>
          <w:tcPr>
            <w:tcW w:w="2031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tabs>
                <w:tab w:val="left" w:pos="216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Element.Author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João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2769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tabs>
                <w:tab w:val="left" w:pos="90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Created: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Element.DateCreatedShort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13-05-2013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tabs>
                <w:tab w:val="left" w:pos="99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del w:id="743" w:author="David Silva" w:date="2013-05-27T21:23:00Z">
              <w:r w:rsidRPr="00F6228A" w:rsidDel="00A46F0C">
                <w:rPr>
                  <w:rFonts w:ascii="Times New Roman" w:hAnsi="Times New Roman"/>
                  <w:szCs w:val="24"/>
                  <w:lang w:val="en-US"/>
                </w:rPr>
                <w:delText>Modified:</w:delText>
              </w:r>
              <w:r w:rsidRPr="00F6228A" w:rsidDel="00A46F0C">
                <w:rPr>
                  <w:rFonts w:ascii="Times New Roman" w:hAnsi="Times New Roman"/>
                  <w:szCs w:val="24"/>
                  <w:lang w:val="en-US"/>
                </w:rPr>
                <w:tab/>
              </w:r>
              <w:r w:rsidR="00DF5B6C" w:rsidRPr="00F6228A" w:rsidDel="00A46F0C">
                <w:rPr>
                  <w:rFonts w:ascii="Times New Roman" w:hAnsi="Times New Roman"/>
                  <w:szCs w:val="24"/>
                  <w:lang w:val="en-US"/>
                </w:rPr>
                <w:fldChar w:fldCharType="begin" w:fldLock="1"/>
              </w:r>
              <w:r w:rsidRPr="00F6228A" w:rsidDel="00A46F0C">
                <w:rPr>
                  <w:rFonts w:ascii="Times New Roman" w:hAnsi="Times New Roman"/>
                  <w:szCs w:val="24"/>
                  <w:lang w:val="en-US"/>
                </w:rPr>
                <w:delInstrText>MERGEFIELD Element.DateModifiedShort</w:delInstrText>
              </w:r>
              <w:r w:rsidR="00DF5B6C" w:rsidRPr="00F6228A" w:rsidDel="00A46F0C">
                <w:rPr>
                  <w:rFonts w:ascii="Times New Roman" w:hAnsi="Times New Roman"/>
                  <w:szCs w:val="24"/>
                  <w:lang w:val="en-US"/>
                </w:rPr>
                <w:fldChar w:fldCharType="separate"/>
              </w:r>
              <w:r w:rsidRPr="00F6228A" w:rsidDel="00A46F0C">
                <w:rPr>
                  <w:rFonts w:ascii="Times New Roman" w:hAnsi="Times New Roman"/>
                  <w:szCs w:val="24"/>
                  <w:lang w:val="en-US"/>
                </w:rPr>
                <w:delText>18-05-2013</w:delText>
              </w:r>
              <w:r w:rsidR="00DF5B6C" w:rsidRPr="00F6228A" w:rsidDel="00A46F0C">
                <w:rPr>
                  <w:rFonts w:ascii="Times New Roman" w:hAnsi="Times New Roman"/>
                  <w:szCs w:val="24"/>
                  <w:lang w:val="en-US"/>
                </w:rPr>
                <w:fldChar w:fldCharType="end"/>
              </w:r>
            </w:del>
            <w:ins w:id="744" w:author="David Silva" w:date="2013-05-27T21:23:00Z">
              <w:r w:rsidR="00A46F0C">
                <w:rPr>
                  <w:rFonts w:ascii="Times New Roman" w:hAnsi="Times New Roman"/>
                  <w:szCs w:val="24"/>
                  <w:lang w:val="en-US"/>
                </w:rPr>
                <w:t>Modified: 21-05-2013</w:t>
              </w:r>
            </w:ins>
          </w:p>
        </w:tc>
      </w:tr>
      <w:tr w:rsidR="006E7EFD" w:rsidRPr="00F0171D" w:rsidTr="004A6A1B">
        <w:trPr>
          <w:trHeight w:val="387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50" w:type="dxa"/>
              <w:left w:w="0" w:type="dxa"/>
              <w:bottom w:w="0" w:type="dxa"/>
              <w:right w:w="5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Notes:</w:t>
            </w:r>
          </w:p>
        </w:tc>
        <w:tc>
          <w:tcPr>
            <w:tcW w:w="8298" w:type="dxa"/>
            <w:gridSpan w:val="3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50" w:type="dxa"/>
              <w:left w:w="0" w:type="dxa"/>
              <w:bottom w:w="0" w:type="dxa"/>
              <w:right w:w="50" w:type="dxa"/>
            </w:tcMar>
          </w:tcPr>
          <w:p w:rsidR="006E7EFD" w:rsidRPr="000B31EC" w:rsidRDefault="00DF5B6C" w:rsidP="004A6A1B">
            <w:pPr>
              <w:spacing w:before="60" w:after="60"/>
              <w:rPr>
                <w:rFonts w:ascii="Times New Roman" w:hAnsi="Times New Roman"/>
                <w:szCs w:val="24"/>
                <w:u w:val="single"/>
                <w:lang w:val="en-US"/>
              </w:rPr>
            </w:pPr>
            <w:r w:rsidRPr="00F6228A">
              <w:rPr>
                <w:sz w:val="20"/>
                <w:szCs w:val="24"/>
                <w:u w:val="single"/>
                <w:lang w:val="en-US"/>
              </w:rPr>
              <w:fldChar w:fldCharType="begin" w:fldLock="1"/>
            </w:r>
            <w:r w:rsidR="006E7EFD" w:rsidRPr="000B31EC">
              <w:rPr>
                <w:sz w:val="20"/>
                <w:szCs w:val="24"/>
                <w:u w:val="single"/>
                <w:lang w:val="en-US"/>
              </w:rPr>
              <w:instrText xml:space="preserve">MERGEFIELD </w:instrText>
            </w:r>
            <w:r w:rsidR="006E7EFD" w:rsidRPr="000B31EC">
              <w:rPr>
                <w:rFonts w:ascii="Times New Roman" w:hAnsi="Times New Roman"/>
                <w:szCs w:val="24"/>
                <w:u w:val="single"/>
                <w:lang w:val="en-US"/>
              </w:rPr>
              <w:instrText>Element.Notes</w:instrText>
            </w:r>
            <w:r w:rsidRPr="00F6228A">
              <w:rPr>
                <w:sz w:val="20"/>
                <w:szCs w:val="24"/>
                <w:u w:val="single"/>
                <w:lang w:val="en-US"/>
              </w:rPr>
              <w:fldChar w:fldCharType="end"/>
            </w:r>
            <w:r w:rsidR="00ED3923" w:rsidRPr="000B31EC">
              <w:rPr>
                <w:rFonts w:ascii="Times New Roman" w:hAnsi="Times New Roman"/>
                <w:szCs w:val="24"/>
                <w:u w:val="single"/>
                <w:lang w:val="en-US"/>
              </w:rPr>
              <w:t>Start:</w:t>
            </w:r>
          </w:p>
          <w:p w:rsidR="006E7EFD" w:rsidRPr="000B31EC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</w:p>
          <w:p w:rsidR="006E7EFD" w:rsidRPr="000B31EC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 xml:space="preserve">1.  </w:t>
            </w:r>
            <w:commentRangeStart w:id="745"/>
            <w:r w:rsidRPr="000B31EC">
              <w:rPr>
                <w:rFonts w:ascii="Times New Roman" w:hAnsi="Times New Roman"/>
                <w:szCs w:val="24"/>
                <w:lang w:val="en-US"/>
              </w:rPr>
              <w:t xml:space="preserve">enter the data in the respective field( insert special or numerical </w:t>
            </w:r>
            <w:del w:id="746" w:author="Carla" w:date="2013-05-30T00:42:00Z">
              <w:r w:rsidRPr="000B31EC" w:rsidDel="001F19ED">
                <w:rPr>
                  <w:rFonts w:ascii="Times New Roman" w:hAnsi="Times New Roman"/>
                  <w:szCs w:val="24"/>
                  <w:lang w:val="en-US"/>
                </w:rPr>
                <w:delText>caracters</w:delText>
              </w:r>
            </w:del>
            <w:ins w:id="747" w:author="Carla" w:date="2013-05-30T00:42:00Z">
              <w:r w:rsidR="001F19ED" w:rsidRPr="000B31EC">
                <w:rPr>
                  <w:rFonts w:ascii="Times New Roman" w:hAnsi="Times New Roman"/>
                  <w:szCs w:val="24"/>
                  <w:lang w:val="en-US"/>
                </w:rPr>
                <w:t>characters</w:t>
              </w:r>
            </w:ins>
            <w:r w:rsidRPr="000B31EC">
              <w:rPr>
                <w:rFonts w:ascii="Times New Roman" w:hAnsi="Times New Roman"/>
                <w:szCs w:val="24"/>
                <w:lang w:val="en-US"/>
              </w:rPr>
              <w:t>)</w:t>
            </w:r>
            <w:commentRangeEnd w:id="745"/>
            <w:r w:rsidR="005654B2">
              <w:rPr>
                <w:rStyle w:val="Refdecomentrio"/>
                <w:rFonts w:ascii="Arial" w:eastAsiaTheme="minorEastAsia" w:hAnsi="Arial"/>
                <w:color w:val="000000"/>
                <w:lang w:val="en-AU" w:eastAsia="pt-PT"/>
              </w:rPr>
              <w:commentReference w:id="745"/>
            </w:r>
          </w:p>
          <w:p w:rsidR="006E7EFD" w:rsidRPr="000B31EC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>2.  click enter key</w:t>
            </w:r>
            <w:r w:rsidR="003E2EFB" w:rsidRPr="000B31EC">
              <w:rPr>
                <w:rFonts w:ascii="Times New Roman" w:hAnsi="Times New Roman"/>
                <w:szCs w:val="24"/>
                <w:lang w:val="en-US"/>
              </w:rPr>
              <w:t xml:space="preserve"> or</w:t>
            </w:r>
            <w:r w:rsidRPr="000B31EC">
              <w:rPr>
                <w:rFonts w:ascii="Times New Roman" w:hAnsi="Times New Roman"/>
                <w:szCs w:val="24"/>
                <w:lang w:val="en-US"/>
              </w:rPr>
              <w:t xml:space="preserve"> ok button</w:t>
            </w:r>
          </w:p>
          <w:p w:rsidR="006E7EFD" w:rsidRPr="000B31EC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</w:p>
          <w:p w:rsidR="006E7EFD" w:rsidRPr="000B31EC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u w:val="single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u w:val="single"/>
                <w:lang w:val="en-US"/>
              </w:rPr>
              <w:t>Result:</w:t>
            </w:r>
          </w:p>
          <w:p w:rsidR="006E7EFD" w:rsidRPr="000B31EC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</w:p>
          <w:p w:rsidR="006E7EFD" w:rsidRPr="00F6228A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Error message with reason</w:t>
            </w:r>
          </w:p>
        </w:tc>
      </w:tr>
    </w:tbl>
    <w:p w:rsidR="006E7EFD" w:rsidRPr="00F6228A" w:rsidRDefault="006E7EFD" w:rsidP="006E7EFD">
      <w:pPr>
        <w:spacing w:before="60" w:after="60"/>
        <w:rPr>
          <w:rFonts w:ascii="Times New Roman" w:hAnsi="Times New Roman"/>
          <w:szCs w:val="24"/>
          <w:lang w:val="en-US"/>
        </w:rPr>
      </w:pPr>
    </w:p>
    <w:tbl>
      <w:tblPr>
        <w:tblW w:w="0" w:type="auto"/>
        <w:tblInd w:w="60" w:type="dxa"/>
        <w:tblLayout w:type="fixed"/>
        <w:tblCellMar>
          <w:left w:w="60" w:type="dxa"/>
          <w:right w:w="60" w:type="dxa"/>
        </w:tblCellMar>
        <w:tblLook w:val="0000"/>
      </w:tblPr>
      <w:tblGrid>
        <w:gridCol w:w="1500"/>
        <w:gridCol w:w="2910"/>
        <w:gridCol w:w="2125"/>
        <w:gridCol w:w="3250"/>
      </w:tblGrid>
      <w:tr w:rsidR="006E7EFD" w:rsidRPr="000B31EC" w:rsidTr="004A6A1B">
        <w:trPr>
          <w:trHeight w:val="237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Related To:</w:t>
            </w:r>
          </w:p>
        </w:tc>
        <w:tc>
          <w:tcPr>
            <w:tcW w:w="291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Source</w:t>
            </w:r>
          </w:p>
        </w:tc>
        <w:tc>
          <w:tcPr>
            <w:tcW w:w="2125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Connector</w:t>
            </w:r>
          </w:p>
        </w:tc>
        <w:tc>
          <w:tcPr>
            <w:tcW w:w="325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Target</w:t>
            </w:r>
          </w:p>
        </w:tc>
      </w:tr>
      <w:tr w:rsidR="006E7EFD" w:rsidRPr="000B31EC" w:rsidTr="004A6A1B"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91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0B31EC" w:rsidRDefault="00DF5B6C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0B31EC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t xml:space="preserve">Other </w:t>
            </w:r>
            <w:proofErr w:type="spellStart"/>
            <w:r w:rsidR="006E7EFD" w:rsidRPr="000B31EC">
              <w:rPr>
                <w:rFonts w:ascii="Times New Roman" w:hAnsi="Times New Roman"/>
                <w:szCs w:val="24"/>
                <w:lang w:val="en-US"/>
              </w:rPr>
              <w:t>tests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t>Inserting</w:t>
            </w:r>
            <w:proofErr w:type="spellEnd"/>
            <w:r w:rsidR="006E7EFD" w:rsidRPr="000B31EC">
              <w:rPr>
                <w:rFonts w:ascii="Times New Roman" w:hAnsi="Times New Roman"/>
                <w:szCs w:val="24"/>
                <w:lang w:val="en-US"/>
              </w:rPr>
              <w:t xml:space="preserve"> char data with wrong type of data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6E7EFD" w:rsidRPr="000B31EC" w:rsidRDefault="006E7EFD" w:rsidP="004A6A1B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125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spacing w:before="60" w:after="60"/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instrText>Connector.Type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t>Trace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25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spacing w:before="60" w:after="60"/>
              <w:rPr>
                <w:rFonts w:ascii="Times New Roman" w:hAnsi="Times New Roman"/>
                <w:sz w:val="20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Functional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13CS-004: ConfigureShortcuts.Validate.False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6E7EFD" w:rsidRPr="00F6228A" w:rsidRDefault="006E7EFD" w:rsidP="004A6A1B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</w:tr>
      <w:tr w:rsidR="006E7EFD" w:rsidRPr="000B31EC" w:rsidTr="004A6A1B"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91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0B31EC" w:rsidRDefault="00DF5B6C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0B31EC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t xml:space="preserve">Other </w:t>
            </w:r>
            <w:proofErr w:type="spellStart"/>
            <w:r w:rsidR="006E7EFD" w:rsidRPr="000B31EC">
              <w:rPr>
                <w:rFonts w:ascii="Times New Roman" w:hAnsi="Times New Roman"/>
                <w:szCs w:val="24"/>
                <w:lang w:val="en-US"/>
              </w:rPr>
              <w:t>tests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t>Inserting</w:t>
            </w:r>
            <w:proofErr w:type="spellEnd"/>
            <w:r w:rsidR="006E7EFD" w:rsidRPr="000B31EC">
              <w:rPr>
                <w:rFonts w:ascii="Times New Roman" w:hAnsi="Times New Roman"/>
                <w:szCs w:val="24"/>
                <w:lang w:val="en-US"/>
              </w:rPr>
              <w:t xml:space="preserve"> char data with wrong type of data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6E7EFD" w:rsidRPr="000B31EC" w:rsidRDefault="006E7EFD" w:rsidP="004A6A1B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125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spacing w:before="60" w:after="60"/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instrText>Connector.Type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t>Trace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25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spacing w:before="60" w:after="60"/>
              <w:rPr>
                <w:rFonts w:ascii="Times New Roman" w:hAnsi="Times New Roman"/>
                <w:sz w:val="20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Functional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12CIT-003:ConfigureInactiveTime.Validate.False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6E7EFD" w:rsidRPr="00F6228A" w:rsidRDefault="006E7EFD" w:rsidP="004A6A1B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</w:tr>
      <w:tr w:rsidR="006E7EFD" w:rsidRPr="000B31EC" w:rsidTr="004A6A1B"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91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0B31EC" w:rsidRDefault="00DF5B6C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0B31EC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t xml:space="preserve">Other </w:t>
            </w:r>
            <w:proofErr w:type="spellStart"/>
            <w:r w:rsidR="006E7EFD" w:rsidRPr="000B31EC">
              <w:rPr>
                <w:rFonts w:ascii="Times New Roman" w:hAnsi="Times New Roman"/>
                <w:szCs w:val="24"/>
                <w:lang w:val="en-US"/>
              </w:rPr>
              <w:t>tests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t>Inserting</w:t>
            </w:r>
            <w:proofErr w:type="spellEnd"/>
            <w:r w:rsidR="006E7EFD" w:rsidRPr="000B31EC">
              <w:rPr>
                <w:rFonts w:ascii="Times New Roman" w:hAnsi="Times New Roman"/>
                <w:szCs w:val="24"/>
                <w:lang w:val="en-US"/>
              </w:rPr>
              <w:t xml:space="preserve"> char data with wrong type of data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6E7EFD" w:rsidRPr="000B31EC" w:rsidRDefault="006E7EFD" w:rsidP="004A6A1B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125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spacing w:before="60" w:after="60"/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instrText>Connector.Type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t>Trace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25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spacing w:before="60" w:after="60"/>
              <w:rPr>
                <w:rFonts w:ascii="Times New Roman" w:hAnsi="Times New Roman"/>
                <w:sz w:val="20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Functional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12CIT-002: ConfigureInativeTime.Validate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6E7EFD" w:rsidRPr="00F6228A" w:rsidRDefault="006E7EFD" w:rsidP="004A6A1B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</w:tr>
    </w:tbl>
    <w:p w:rsidR="006E7EFD" w:rsidRPr="00F6228A" w:rsidRDefault="006E7EFD" w:rsidP="006E7EFD">
      <w:pPr>
        <w:spacing w:before="60" w:after="60"/>
        <w:rPr>
          <w:rFonts w:ascii="Times New Roman" w:hAnsi="Times New Roman"/>
          <w:szCs w:val="24"/>
          <w:lang w:val="en-US"/>
        </w:rPr>
      </w:pPr>
    </w:p>
    <w:bookmarkEnd w:id="740"/>
    <w:p w:rsidR="002A3078" w:rsidRPr="00F6228A" w:rsidRDefault="002A3078">
      <w:pPr>
        <w:rPr>
          <w:rFonts w:eastAsia="Times New Roman"/>
          <w:szCs w:val="24"/>
          <w:lang w:val="en-US"/>
        </w:rPr>
      </w:pPr>
      <w:r w:rsidRPr="00F6228A">
        <w:rPr>
          <w:rFonts w:eastAsia="Times New Roman"/>
          <w:szCs w:val="24"/>
          <w:lang w:val="en-US"/>
        </w:rPr>
        <w:br w:type="page"/>
      </w:r>
    </w:p>
    <w:tbl>
      <w:tblPr>
        <w:tblW w:w="0" w:type="auto"/>
        <w:tblLayout w:type="fixed"/>
        <w:tblCellMar>
          <w:left w:w="60" w:type="dxa"/>
          <w:right w:w="60" w:type="dxa"/>
        </w:tblCellMar>
        <w:tblLook w:val="0000"/>
      </w:tblPr>
      <w:tblGrid>
        <w:gridCol w:w="1500"/>
        <w:gridCol w:w="2031"/>
        <w:gridCol w:w="2769"/>
        <w:gridCol w:w="3498"/>
      </w:tblGrid>
      <w:tr w:rsidR="006E7EFD" w:rsidRPr="000B31EC" w:rsidTr="004A6A1B"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bookmarkStart w:id="748" w:name="BKM_DFC33CBC_C327_48f6_8E3A_B813C89A7544"/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lastRenderedPageBreak/>
              <w:t>Use Case:</w:t>
            </w:r>
          </w:p>
        </w:tc>
        <w:tc>
          <w:tcPr>
            <w:tcW w:w="4800" w:type="dxa"/>
            <w:gridSpan w:val="2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Element.Name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Inserting data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Test Id: T48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Element.Alias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6E7EFD" w:rsidRPr="000B31EC" w:rsidTr="004A6A1B"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Status:</w:t>
            </w:r>
          </w:p>
        </w:tc>
        <w:tc>
          <w:tcPr>
            <w:tcW w:w="2031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tabs>
                <w:tab w:val="left" w:pos="2160"/>
                <w:tab w:val="left" w:pos="3150"/>
                <w:tab w:val="left" w:pos="567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Element.Status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del w:id="749" w:author="David Silva" w:date="2013-05-27T21:24:00Z">
              <w:r w:rsidR="006E7EFD" w:rsidRPr="00F6228A" w:rsidDel="00A46F0C">
                <w:rPr>
                  <w:rFonts w:ascii="Times New Roman" w:hAnsi="Times New Roman"/>
                  <w:szCs w:val="24"/>
                  <w:lang w:val="en-US"/>
                </w:rPr>
                <w:delText>Proposed</w:delText>
              </w:r>
            </w:del>
            <w:ins w:id="750" w:author="David Silva" w:date="2013-05-27T21:24:00Z">
              <w:r w:rsidR="00A46F0C">
                <w:rPr>
                  <w:rFonts w:ascii="Times New Roman" w:hAnsi="Times New Roman"/>
                  <w:szCs w:val="24"/>
                  <w:lang w:val="en-US"/>
                </w:rPr>
                <w:t>Draft</w:t>
              </w:r>
            </w:ins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2769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tabs>
                <w:tab w:val="left" w:pos="900"/>
                <w:tab w:val="left" w:pos="3150"/>
                <w:tab w:val="left" w:pos="5670"/>
              </w:tabs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Version: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Element.Version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1.0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tabs>
                <w:tab w:val="left" w:pos="990"/>
                <w:tab w:val="left" w:pos="4590"/>
                <w:tab w:val="left" w:pos="567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Phase: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Element.Phase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1.0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6E7EFD" w:rsidRPr="000B31EC" w:rsidTr="004A6A1B">
        <w:trPr>
          <w:trHeight w:val="280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Author:</w:t>
            </w:r>
          </w:p>
        </w:tc>
        <w:tc>
          <w:tcPr>
            <w:tcW w:w="2031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tabs>
                <w:tab w:val="left" w:pos="216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Element.Author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João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2769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tabs>
                <w:tab w:val="left" w:pos="90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Created: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Element.DateCreatedShort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13-05-2013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tabs>
                <w:tab w:val="left" w:pos="99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del w:id="751" w:author="David Silva" w:date="2013-05-27T21:21:00Z">
              <w:r w:rsidRPr="00F6228A" w:rsidDel="00A46F0C">
                <w:rPr>
                  <w:rFonts w:ascii="Times New Roman" w:hAnsi="Times New Roman"/>
                  <w:szCs w:val="24"/>
                  <w:lang w:val="en-US"/>
                </w:rPr>
                <w:delText>Modified:</w:delText>
              </w:r>
              <w:r w:rsidRPr="00F6228A" w:rsidDel="00A46F0C">
                <w:rPr>
                  <w:rFonts w:ascii="Times New Roman" w:hAnsi="Times New Roman"/>
                  <w:szCs w:val="24"/>
                  <w:lang w:val="en-US"/>
                </w:rPr>
                <w:tab/>
              </w:r>
              <w:r w:rsidR="00DF5B6C" w:rsidRPr="00F6228A" w:rsidDel="00A46F0C">
                <w:rPr>
                  <w:rFonts w:ascii="Times New Roman" w:hAnsi="Times New Roman"/>
                  <w:szCs w:val="24"/>
                  <w:lang w:val="en-US"/>
                </w:rPr>
                <w:fldChar w:fldCharType="begin" w:fldLock="1"/>
              </w:r>
              <w:r w:rsidRPr="00F6228A" w:rsidDel="00A46F0C">
                <w:rPr>
                  <w:rFonts w:ascii="Times New Roman" w:hAnsi="Times New Roman"/>
                  <w:szCs w:val="24"/>
                  <w:lang w:val="en-US"/>
                </w:rPr>
                <w:delInstrText>MERGEFIELD Element.DateModifiedShort</w:delInstrText>
              </w:r>
              <w:r w:rsidR="00DF5B6C" w:rsidRPr="00F6228A" w:rsidDel="00A46F0C">
                <w:rPr>
                  <w:rFonts w:ascii="Times New Roman" w:hAnsi="Times New Roman"/>
                  <w:szCs w:val="24"/>
                  <w:lang w:val="en-US"/>
                </w:rPr>
                <w:fldChar w:fldCharType="separate"/>
              </w:r>
              <w:r w:rsidRPr="00F6228A" w:rsidDel="00A46F0C">
                <w:rPr>
                  <w:rFonts w:ascii="Times New Roman" w:hAnsi="Times New Roman"/>
                  <w:szCs w:val="24"/>
                  <w:lang w:val="en-US"/>
                </w:rPr>
                <w:delText>13-05-2013</w:delText>
              </w:r>
              <w:r w:rsidR="00DF5B6C" w:rsidRPr="00F6228A" w:rsidDel="00A46F0C">
                <w:rPr>
                  <w:rFonts w:ascii="Times New Roman" w:hAnsi="Times New Roman"/>
                  <w:szCs w:val="24"/>
                  <w:lang w:val="en-US"/>
                </w:rPr>
                <w:fldChar w:fldCharType="end"/>
              </w:r>
            </w:del>
            <w:ins w:id="752" w:author="David Silva" w:date="2013-05-27T21:21:00Z">
              <w:r w:rsidR="00A46F0C">
                <w:rPr>
                  <w:rFonts w:ascii="Times New Roman" w:hAnsi="Times New Roman"/>
                  <w:szCs w:val="24"/>
                  <w:lang w:val="en-US"/>
                </w:rPr>
                <w:t>Modified: 21-05-2013</w:t>
              </w:r>
            </w:ins>
          </w:p>
        </w:tc>
      </w:tr>
      <w:tr w:rsidR="006E7EFD" w:rsidRPr="000B31EC" w:rsidTr="004A6A1B">
        <w:trPr>
          <w:trHeight w:val="387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50" w:type="dxa"/>
              <w:left w:w="0" w:type="dxa"/>
              <w:bottom w:w="0" w:type="dxa"/>
              <w:right w:w="5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commentRangeStart w:id="753"/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Notes:</w:t>
            </w:r>
          </w:p>
        </w:tc>
        <w:tc>
          <w:tcPr>
            <w:tcW w:w="8298" w:type="dxa"/>
            <w:gridSpan w:val="3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50" w:type="dxa"/>
              <w:left w:w="0" w:type="dxa"/>
              <w:bottom w:w="0" w:type="dxa"/>
              <w:right w:w="50" w:type="dxa"/>
            </w:tcMar>
          </w:tcPr>
          <w:p w:rsidR="006E7EFD" w:rsidRPr="000B31EC" w:rsidRDefault="00DF5B6C" w:rsidP="004A6A1B">
            <w:pPr>
              <w:spacing w:before="60" w:after="60"/>
              <w:rPr>
                <w:rFonts w:ascii="Times New Roman" w:hAnsi="Times New Roman"/>
                <w:szCs w:val="24"/>
                <w:u w:val="single"/>
                <w:lang w:val="en-US"/>
              </w:rPr>
            </w:pPr>
            <w:r w:rsidRPr="00F6228A">
              <w:rPr>
                <w:sz w:val="20"/>
                <w:szCs w:val="24"/>
                <w:u w:val="single"/>
                <w:lang w:val="en-US"/>
              </w:rPr>
              <w:fldChar w:fldCharType="begin" w:fldLock="1"/>
            </w:r>
            <w:r w:rsidR="006E7EFD" w:rsidRPr="000B31EC">
              <w:rPr>
                <w:sz w:val="20"/>
                <w:szCs w:val="24"/>
                <w:u w:val="single"/>
                <w:lang w:val="en-US"/>
              </w:rPr>
              <w:instrText xml:space="preserve">MERGEFIELD </w:instrText>
            </w:r>
            <w:r w:rsidR="006E7EFD" w:rsidRPr="000B31EC">
              <w:rPr>
                <w:rFonts w:ascii="Times New Roman" w:hAnsi="Times New Roman"/>
                <w:szCs w:val="24"/>
                <w:u w:val="single"/>
                <w:lang w:val="en-US"/>
              </w:rPr>
              <w:instrText>Element.Notes</w:instrText>
            </w:r>
            <w:r w:rsidRPr="00F6228A">
              <w:rPr>
                <w:sz w:val="20"/>
                <w:szCs w:val="24"/>
                <w:u w:val="single"/>
                <w:lang w:val="en-US"/>
              </w:rPr>
              <w:fldChar w:fldCharType="end"/>
            </w:r>
            <w:r w:rsidR="00ED3923" w:rsidRPr="000B31EC">
              <w:rPr>
                <w:rFonts w:ascii="Times New Roman" w:hAnsi="Times New Roman"/>
                <w:szCs w:val="24"/>
                <w:u w:val="single"/>
                <w:lang w:val="en-US"/>
              </w:rPr>
              <w:t>Start:</w:t>
            </w:r>
          </w:p>
          <w:p w:rsidR="006E7EFD" w:rsidRPr="000B31EC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</w:p>
          <w:p w:rsidR="006E7EFD" w:rsidRPr="000B31EC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 xml:space="preserve">1.  enter </w:t>
            </w:r>
            <w:commentRangeStart w:id="754"/>
            <w:r w:rsidRPr="000B31EC">
              <w:rPr>
                <w:rFonts w:ascii="Times New Roman" w:hAnsi="Times New Roman"/>
                <w:szCs w:val="24"/>
                <w:lang w:val="en-US"/>
              </w:rPr>
              <w:t>the correct</w:t>
            </w:r>
            <w:commentRangeEnd w:id="754"/>
            <w:r w:rsidR="001F19ED">
              <w:rPr>
                <w:rStyle w:val="Refdecomentrio"/>
                <w:rFonts w:ascii="Arial" w:eastAsiaTheme="minorEastAsia" w:hAnsi="Arial"/>
                <w:color w:val="000000"/>
                <w:lang w:val="en-AU" w:eastAsia="pt-PT"/>
              </w:rPr>
              <w:commentReference w:id="754"/>
            </w:r>
            <w:r w:rsidRPr="000B31EC">
              <w:rPr>
                <w:rFonts w:ascii="Times New Roman" w:hAnsi="Times New Roman"/>
                <w:szCs w:val="24"/>
                <w:lang w:val="en-US"/>
              </w:rPr>
              <w:t xml:space="preserve"> data in </w:t>
            </w:r>
            <w:commentRangeStart w:id="755"/>
            <w:r w:rsidRPr="000B31EC">
              <w:rPr>
                <w:rFonts w:ascii="Times New Roman" w:hAnsi="Times New Roman"/>
                <w:szCs w:val="24"/>
                <w:lang w:val="en-US"/>
              </w:rPr>
              <w:t>the respective field</w:t>
            </w:r>
            <w:commentRangeEnd w:id="755"/>
            <w:r w:rsidR="001F19ED">
              <w:rPr>
                <w:rStyle w:val="Refdecomentrio"/>
                <w:rFonts w:ascii="Arial" w:eastAsiaTheme="minorEastAsia" w:hAnsi="Arial"/>
                <w:color w:val="000000"/>
                <w:lang w:val="en-AU" w:eastAsia="pt-PT"/>
              </w:rPr>
              <w:commentReference w:id="755"/>
            </w:r>
          </w:p>
          <w:p w:rsidR="006E7EFD" w:rsidRPr="000B31EC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>2.  click enter key</w:t>
            </w:r>
            <w:r w:rsidR="003E2EFB" w:rsidRPr="000B31EC">
              <w:rPr>
                <w:rFonts w:ascii="Times New Roman" w:hAnsi="Times New Roman"/>
                <w:szCs w:val="24"/>
                <w:lang w:val="en-US"/>
              </w:rPr>
              <w:t xml:space="preserve"> or</w:t>
            </w:r>
            <w:r w:rsidRPr="000B31EC">
              <w:rPr>
                <w:rFonts w:ascii="Times New Roman" w:hAnsi="Times New Roman"/>
                <w:szCs w:val="24"/>
                <w:lang w:val="en-US"/>
              </w:rPr>
              <w:t xml:space="preserve"> ok button</w:t>
            </w:r>
          </w:p>
          <w:p w:rsidR="006E7EFD" w:rsidRPr="000B31EC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</w:p>
          <w:p w:rsidR="006E7EFD" w:rsidRPr="000B31EC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u w:val="single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u w:val="single"/>
                <w:lang w:val="en-US"/>
              </w:rPr>
              <w:t>Result:</w:t>
            </w:r>
          </w:p>
          <w:p w:rsidR="006E7EFD" w:rsidRPr="000B31EC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</w:p>
          <w:p w:rsidR="006E7EFD" w:rsidRPr="00F6228A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system accepts changes</w:t>
            </w:r>
            <w:commentRangeEnd w:id="753"/>
            <w:r w:rsidR="005654B2">
              <w:rPr>
                <w:rStyle w:val="Refdecomentrio"/>
                <w:rFonts w:ascii="Arial" w:eastAsiaTheme="minorEastAsia" w:hAnsi="Arial"/>
                <w:color w:val="000000"/>
                <w:lang w:val="en-AU" w:eastAsia="pt-PT"/>
              </w:rPr>
              <w:commentReference w:id="753"/>
            </w:r>
          </w:p>
        </w:tc>
      </w:tr>
    </w:tbl>
    <w:p w:rsidR="006E7EFD" w:rsidRPr="00F6228A" w:rsidRDefault="006E7EFD" w:rsidP="006E7EFD">
      <w:pPr>
        <w:spacing w:before="60" w:after="60"/>
        <w:rPr>
          <w:rFonts w:ascii="Times New Roman" w:hAnsi="Times New Roman"/>
          <w:szCs w:val="24"/>
          <w:lang w:val="en-US"/>
        </w:rPr>
      </w:pPr>
    </w:p>
    <w:bookmarkEnd w:id="748"/>
    <w:p w:rsidR="006E7EFD" w:rsidRPr="00F6228A" w:rsidRDefault="006E7EFD" w:rsidP="006E7EFD">
      <w:pPr>
        <w:rPr>
          <w:rFonts w:eastAsia="Times New Roman"/>
          <w:szCs w:val="24"/>
          <w:lang w:val="en-US"/>
        </w:rPr>
      </w:pPr>
    </w:p>
    <w:tbl>
      <w:tblPr>
        <w:tblW w:w="0" w:type="auto"/>
        <w:tblLayout w:type="fixed"/>
        <w:tblCellMar>
          <w:left w:w="60" w:type="dxa"/>
          <w:right w:w="60" w:type="dxa"/>
        </w:tblCellMar>
        <w:tblLook w:val="0000"/>
      </w:tblPr>
      <w:tblGrid>
        <w:gridCol w:w="1500"/>
        <w:gridCol w:w="2031"/>
        <w:gridCol w:w="2769"/>
        <w:gridCol w:w="3498"/>
      </w:tblGrid>
      <w:tr w:rsidR="006E7EFD" w:rsidRPr="000B31EC" w:rsidTr="004A6A1B"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bookmarkStart w:id="756" w:name="BKM_6729A103_6830_4fd2_B110_DB3D484C87A8"/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Use Case:</w:t>
            </w:r>
          </w:p>
        </w:tc>
        <w:tc>
          <w:tcPr>
            <w:tcW w:w="4800" w:type="dxa"/>
            <w:gridSpan w:val="2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0B31EC" w:rsidRDefault="00DF5B6C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0B31EC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instrText>Element.Name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t>Inserting numeric data with wrong type of data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Test Id: T49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Element.Alias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6E7EFD" w:rsidRPr="000B31EC" w:rsidTr="004A6A1B"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Status:</w:t>
            </w:r>
          </w:p>
        </w:tc>
        <w:tc>
          <w:tcPr>
            <w:tcW w:w="2031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tabs>
                <w:tab w:val="left" w:pos="2160"/>
                <w:tab w:val="left" w:pos="3150"/>
                <w:tab w:val="left" w:pos="567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Element.Status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del w:id="757" w:author="David Silva" w:date="2013-05-27T21:24:00Z">
              <w:r w:rsidR="006E7EFD" w:rsidRPr="00F6228A" w:rsidDel="00A46F0C">
                <w:rPr>
                  <w:rFonts w:ascii="Times New Roman" w:hAnsi="Times New Roman"/>
                  <w:szCs w:val="24"/>
                  <w:lang w:val="en-US"/>
                </w:rPr>
                <w:delText>Proposed</w:delText>
              </w:r>
            </w:del>
            <w:ins w:id="758" w:author="David Silva" w:date="2013-05-27T21:24:00Z">
              <w:r w:rsidR="00A46F0C">
                <w:rPr>
                  <w:rFonts w:ascii="Times New Roman" w:hAnsi="Times New Roman"/>
                  <w:szCs w:val="24"/>
                  <w:lang w:val="en-US"/>
                </w:rPr>
                <w:t>Draft</w:t>
              </w:r>
            </w:ins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2769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tabs>
                <w:tab w:val="left" w:pos="900"/>
                <w:tab w:val="left" w:pos="3150"/>
                <w:tab w:val="left" w:pos="5670"/>
              </w:tabs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Version: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Element.Version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1.0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tabs>
                <w:tab w:val="left" w:pos="990"/>
                <w:tab w:val="left" w:pos="4590"/>
                <w:tab w:val="left" w:pos="567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Phase: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Element.Phase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1.0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6E7EFD" w:rsidRPr="000B31EC" w:rsidTr="004A6A1B">
        <w:trPr>
          <w:trHeight w:val="280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Author:</w:t>
            </w:r>
          </w:p>
        </w:tc>
        <w:tc>
          <w:tcPr>
            <w:tcW w:w="2031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tabs>
                <w:tab w:val="left" w:pos="216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Element.Author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João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2769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tabs>
                <w:tab w:val="left" w:pos="90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Created: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Element.DateCreatedShort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13-05-2013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tabs>
                <w:tab w:val="left" w:pos="99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del w:id="759" w:author="David Silva" w:date="2013-05-27T21:21:00Z">
              <w:r w:rsidRPr="00F6228A" w:rsidDel="00A46F0C">
                <w:rPr>
                  <w:rFonts w:ascii="Times New Roman" w:hAnsi="Times New Roman"/>
                  <w:szCs w:val="24"/>
                  <w:lang w:val="en-US"/>
                </w:rPr>
                <w:delText>Modified:</w:delText>
              </w:r>
              <w:r w:rsidRPr="00F6228A" w:rsidDel="00A46F0C">
                <w:rPr>
                  <w:rFonts w:ascii="Times New Roman" w:hAnsi="Times New Roman"/>
                  <w:szCs w:val="24"/>
                  <w:lang w:val="en-US"/>
                </w:rPr>
                <w:tab/>
              </w:r>
              <w:r w:rsidR="00DF5B6C" w:rsidRPr="00F6228A" w:rsidDel="00A46F0C">
                <w:rPr>
                  <w:rFonts w:ascii="Times New Roman" w:hAnsi="Times New Roman"/>
                  <w:szCs w:val="24"/>
                  <w:lang w:val="en-US"/>
                </w:rPr>
                <w:fldChar w:fldCharType="begin" w:fldLock="1"/>
              </w:r>
              <w:r w:rsidRPr="00F6228A" w:rsidDel="00A46F0C">
                <w:rPr>
                  <w:rFonts w:ascii="Times New Roman" w:hAnsi="Times New Roman"/>
                  <w:szCs w:val="24"/>
                  <w:lang w:val="en-US"/>
                </w:rPr>
                <w:delInstrText>MERGEFIELD Element.DateModifiedShort</w:delInstrText>
              </w:r>
              <w:r w:rsidR="00DF5B6C" w:rsidRPr="00F6228A" w:rsidDel="00A46F0C">
                <w:rPr>
                  <w:rFonts w:ascii="Times New Roman" w:hAnsi="Times New Roman"/>
                  <w:szCs w:val="24"/>
                  <w:lang w:val="en-US"/>
                </w:rPr>
                <w:fldChar w:fldCharType="separate"/>
              </w:r>
              <w:r w:rsidRPr="00F6228A" w:rsidDel="00A46F0C">
                <w:rPr>
                  <w:rFonts w:ascii="Times New Roman" w:hAnsi="Times New Roman"/>
                  <w:szCs w:val="24"/>
                  <w:lang w:val="en-US"/>
                </w:rPr>
                <w:delText>13-05-2013</w:delText>
              </w:r>
              <w:r w:rsidR="00DF5B6C" w:rsidRPr="00F6228A" w:rsidDel="00A46F0C">
                <w:rPr>
                  <w:rFonts w:ascii="Times New Roman" w:hAnsi="Times New Roman"/>
                  <w:szCs w:val="24"/>
                  <w:lang w:val="en-US"/>
                </w:rPr>
                <w:fldChar w:fldCharType="end"/>
              </w:r>
            </w:del>
            <w:ins w:id="760" w:author="David Silva" w:date="2013-05-27T21:21:00Z">
              <w:r w:rsidR="00A46F0C">
                <w:rPr>
                  <w:rFonts w:ascii="Times New Roman" w:hAnsi="Times New Roman"/>
                  <w:szCs w:val="24"/>
                  <w:lang w:val="en-US"/>
                </w:rPr>
                <w:t>Modified: 21-05-2013</w:t>
              </w:r>
            </w:ins>
          </w:p>
        </w:tc>
      </w:tr>
      <w:tr w:rsidR="006E7EFD" w:rsidRPr="000B31EC" w:rsidTr="004A6A1B">
        <w:trPr>
          <w:trHeight w:val="387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50" w:type="dxa"/>
              <w:left w:w="0" w:type="dxa"/>
              <w:bottom w:w="0" w:type="dxa"/>
              <w:right w:w="5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Notes:</w:t>
            </w:r>
          </w:p>
        </w:tc>
        <w:tc>
          <w:tcPr>
            <w:tcW w:w="8298" w:type="dxa"/>
            <w:gridSpan w:val="3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50" w:type="dxa"/>
              <w:left w:w="0" w:type="dxa"/>
              <w:bottom w:w="0" w:type="dxa"/>
              <w:right w:w="50" w:type="dxa"/>
            </w:tcMar>
          </w:tcPr>
          <w:p w:rsidR="006E7EFD" w:rsidRPr="000B31EC" w:rsidRDefault="00DF5B6C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0B31EC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instrText>Element.Notes</w:instrTex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ED3923" w:rsidRPr="000B31EC">
              <w:rPr>
                <w:rFonts w:ascii="Times New Roman" w:hAnsi="Times New Roman"/>
                <w:szCs w:val="24"/>
                <w:lang w:val="en-US"/>
              </w:rPr>
              <w:t>Start:</w:t>
            </w:r>
          </w:p>
          <w:p w:rsidR="006E7EFD" w:rsidRPr="000B31EC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</w:p>
          <w:p w:rsidR="006E7EFD" w:rsidRPr="000B31EC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 xml:space="preserve">1.  </w:t>
            </w:r>
            <w:commentRangeStart w:id="761"/>
            <w:r w:rsidRPr="000B31EC">
              <w:rPr>
                <w:rFonts w:ascii="Times New Roman" w:hAnsi="Times New Roman"/>
                <w:szCs w:val="24"/>
                <w:lang w:val="en-US"/>
              </w:rPr>
              <w:t xml:space="preserve">enter the data in the respective field( insert special or </w:t>
            </w:r>
            <w:r w:rsidR="003E2EFB" w:rsidRPr="000B31EC">
              <w:rPr>
                <w:rFonts w:ascii="Times New Roman" w:hAnsi="Times New Roman"/>
                <w:szCs w:val="24"/>
                <w:lang w:val="en-US"/>
              </w:rPr>
              <w:t>characters</w:t>
            </w:r>
            <w:r w:rsidRPr="000B31EC">
              <w:rPr>
                <w:rFonts w:ascii="Times New Roman" w:hAnsi="Times New Roman"/>
                <w:szCs w:val="24"/>
                <w:lang w:val="en-US"/>
              </w:rPr>
              <w:t>)</w:t>
            </w:r>
            <w:commentRangeEnd w:id="761"/>
            <w:r w:rsidR="005654B2">
              <w:rPr>
                <w:rStyle w:val="Refdecomentrio"/>
                <w:rFonts w:ascii="Arial" w:eastAsiaTheme="minorEastAsia" w:hAnsi="Arial"/>
                <w:color w:val="000000"/>
                <w:lang w:val="en-AU" w:eastAsia="pt-PT"/>
              </w:rPr>
              <w:commentReference w:id="761"/>
            </w:r>
          </w:p>
          <w:p w:rsidR="006E7EFD" w:rsidRPr="000B31EC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>2.  click enter key</w:t>
            </w:r>
            <w:r w:rsidR="003E2EFB" w:rsidRPr="000B31EC">
              <w:rPr>
                <w:rFonts w:ascii="Times New Roman" w:hAnsi="Times New Roman"/>
                <w:szCs w:val="24"/>
                <w:lang w:val="en-US"/>
              </w:rPr>
              <w:t xml:space="preserve"> or</w:t>
            </w:r>
            <w:r w:rsidRPr="000B31EC">
              <w:rPr>
                <w:rFonts w:ascii="Times New Roman" w:hAnsi="Times New Roman"/>
                <w:szCs w:val="24"/>
                <w:lang w:val="en-US"/>
              </w:rPr>
              <w:t xml:space="preserve"> ok button</w:t>
            </w:r>
          </w:p>
          <w:p w:rsidR="006E7EFD" w:rsidRPr="000B31EC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</w:p>
          <w:p w:rsidR="006E7EFD" w:rsidRPr="000B31EC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>Result:</w:t>
            </w:r>
          </w:p>
          <w:p w:rsidR="006E7EFD" w:rsidRPr="000B31EC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</w:p>
          <w:p w:rsidR="006E7EFD" w:rsidRPr="00F6228A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Error message</w:t>
            </w:r>
          </w:p>
        </w:tc>
      </w:tr>
    </w:tbl>
    <w:p w:rsidR="006E7EFD" w:rsidRPr="00F6228A" w:rsidRDefault="006E7EFD" w:rsidP="006E7EFD">
      <w:pPr>
        <w:spacing w:before="60" w:after="60"/>
        <w:rPr>
          <w:rFonts w:ascii="Times New Roman" w:hAnsi="Times New Roman"/>
          <w:szCs w:val="24"/>
          <w:lang w:val="en-US"/>
        </w:rPr>
      </w:pPr>
    </w:p>
    <w:tbl>
      <w:tblPr>
        <w:tblW w:w="0" w:type="auto"/>
        <w:tblInd w:w="60" w:type="dxa"/>
        <w:tblLayout w:type="fixed"/>
        <w:tblCellMar>
          <w:left w:w="60" w:type="dxa"/>
          <w:right w:w="60" w:type="dxa"/>
        </w:tblCellMar>
        <w:tblLook w:val="0000"/>
      </w:tblPr>
      <w:tblGrid>
        <w:gridCol w:w="1500"/>
        <w:gridCol w:w="2910"/>
        <w:gridCol w:w="2125"/>
        <w:gridCol w:w="3250"/>
      </w:tblGrid>
      <w:tr w:rsidR="006E7EFD" w:rsidRPr="000B31EC" w:rsidTr="004A6A1B">
        <w:trPr>
          <w:trHeight w:val="237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Related To:</w:t>
            </w:r>
          </w:p>
        </w:tc>
        <w:tc>
          <w:tcPr>
            <w:tcW w:w="291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Source</w:t>
            </w:r>
          </w:p>
        </w:tc>
        <w:tc>
          <w:tcPr>
            <w:tcW w:w="2125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Connector</w:t>
            </w:r>
          </w:p>
        </w:tc>
        <w:tc>
          <w:tcPr>
            <w:tcW w:w="325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Target</w:t>
            </w:r>
          </w:p>
        </w:tc>
      </w:tr>
      <w:tr w:rsidR="006E7EFD" w:rsidRPr="000B31EC" w:rsidTr="004A6A1B"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91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0B31EC" w:rsidRDefault="00DF5B6C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0B31EC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t xml:space="preserve">Other </w:t>
            </w:r>
            <w:proofErr w:type="spellStart"/>
            <w:r w:rsidR="006E7EFD" w:rsidRPr="000B31EC">
              <w:rPr>
                <w:rFonts w:ascii="Times New Roman" w:hAnsi="Times New Roman"/>
                <w:szCs w:val="24"/>
                <w:lang w:val="en-US"/>
              </w:rPr>
              <w:t>tests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t>Inserting</w:t>
            </w:r>
            <w:proofErr w:type="spellEnd"/>
            <w:r w:rsidR="006E7EFD" w:rsidRPr="000B31EC">
              <w:rPr>
                <w:rFonts w:ascii="Times New Roman" w:hAnsi="Times New Roman"/>
                <w:szCs w:val="24"/>
                <w:lang w:val="en-US"/>
              </w:rPr>
              <w:t xml:space="preserve"> numeric data with wrong type of data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6E7EFD" w:rsidRPr="000B31EC" w:rsidRDefault="006E7EFD" w:rsidP="004A6A1B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125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spacing w:before="60" w:after="60"/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instrText>Connector.Type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t>Trace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25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DF5B6C" w:rsidP="002A3078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Functional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12CIT-003:ConfigureInactiveTime.Validate.False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6E7EFD" w:rsidRPr="000B31EC" w:rsidTr="004A6A1B"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91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0B31EC" w:rsidRDefault="00DF5B6C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0B31EC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t xml:space="preserve">Other </w:t>
            </w:r>
            <w:proofErr w:type="spellStart"/>
            <w:r w:rsidR="006E7EFD" w:rsidRPr="000B31EC">
              <w:rPr>
                <w:rFonts w:ascii="Times New Roman" w:hAnsi="Times New Roman"/>
                <w:szCs w:val="24"/>
                <w:lang w:val="en-US"/>
              </w:rPr>
              <w:t>tests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t>Inserting</w:t>
            </w:r>
            <w:proofErr w:type="spellEnd"/>
            <w:r w:rsidR="006E7EFD" w:rsidRPr="000B31EC">
              <w:rPr>
                <w:rFonts w:ascii="Times New Roman" w:hAnsi="Times New Roman"/>
                <w:szCs w:val="24"/>
                <w:lang w:val="en-US"/>
              </w:rPr>
              <w:t xml:space="preserve"> numeric data with wrong type of data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2A3078" w:rsidRPr="000B31EC" w:rsidRDefault="002A3078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</w:p>
        </w:tc>
        <w:tc>
          <w:tcPr>
            <w:tcW w:w="2125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spacing w:before="60" w:after="60"/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instrText>Connector.Type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t>Trace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25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DF5B6C" w:rsidP="002A3078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Functional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12CIT-002: ConfigureInativeTime.Validate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6E7EFD" w:rsidRPr="000B31EC" w:rsidTr="004A6A1B"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91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0B31EC" w:rsidRDefault="00DF5B6C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0B31EC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t xml:space="preserve">Other </w:t>
            </w:r>
            <w:proofErr w:type="spellStart"/>
            <w:r w:rsidR="006E7EFD" w:rsidRPr="000B31EC">
              <w:rPr>
                <w:rFonts w:ascii="Times New Roman" w:hAnsi="Times New Roman"/>
                <w:szCs w:val="24"/>
                <w:lang w:val="en-US"/>
              </w:rPr>
              <w:t>tests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t>Inserting</w:t>
            </w:r>
            <w:proofErr w:type="spellEnd"/>
            <w:r w:rsidR="006E7EFD" w:rsidRPr="000B31EC">
              <w:rPr>
                <w:rFonts w:ascii="Times New Roman" w:hAnsi="Times New Roman"/>
                <w:szCs w:val="24"/>
                <w:lang w:val="en-US"/>
              </w:rPr>
              <w:t xml:space="preserve"> numeric data with wrong type of data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6E7EFD" w:rsidRPr="000B31EC" w:rsidRDefault="006E7EFD" w:rsidP="004A6A1B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125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spacing w:before="60" w:after="60"/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lastRenderedPageBreak/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instrText>Connector.Type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t>Trace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25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spacing w:before="60" w:after="60"/>
              <w:rPr>
                <w:rFonts w:ascii="Times New Roman" w:hAnsi="Times New Roman"/>
                <w:sz w:val="20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Functional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12CIT-001: ConfigureInactiveTime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6E7EFD" w:rsidRPr="00F6228A" w:rsidRDefault="006E7EFD" w:rsidP="004A6A1B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</w:tr>
    </w:tbl>
    <w:p w:rsidR="006E7EFD" w:rsidRPr="00F6228A" w:rsidRDefault="006E7EFD" w:rsidP="006E7EFD">
      <w:pPr>
        <w:spacing w:before="60" w:after="60"/>
        <w:rPr>
          <w:rFonts w:ascii="Times New Roman" w:hAnsi="Times New Roman"/>
          <w:szCs w:val="24"/>
          <w:lang w:val="en-US"/>
        </w:rPr>
      </w:pPr>
    </w:p>
    <w:bookmarkEnd w:id="756"/>
    <w:tbl>
      <w:tblPr>
        <w:tblW w:w="0" w:type="auto"/>
        <w:tblLayout w:type="fixed"/>
        <w:tblCellMar>
          <w:left w:w="60" w:type="dxa"/>
          <w:right w:w="60" w:type="dxa"/>
        </w:tblCellMar>
        <w:tblLook w:val="0000"/>
      </w:tblPr>
      <w:tblGrid>
        <w:gridCol w:w="1500"/>
        <w:gridCol w:w="2031"/>
        <w:gridCol w:w="2769"/>
        <w:gridCol w:w="3498"/>
      </w:tblGrid>
      <w:tr w:rsidR="006E7EFD" w:rsidRPr="000B31EC" w:rsidTr="004A6A1B"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eastAsia="Times New Roman"/>
                <w:szCs w:val="24"/>
                <w:lang w:val="en-US"/>
              </w:rPr>
              <w:br w:type="page"/>
            </w:r>
            <w:bookmarkStart w:id="762" w:name="BKM_C22CF883_4401_4b32_B73F_02DE458DD854"/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Use Case:</w:t>
            </w:r>
          </w:p>
        </w:tc>
        <w:tc>
          <w:tcPr>
            <w:tcW w:w="4800" w:type="dxa"/>
            <w:gridSpan w:val="2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Element.Name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Minimize list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Test Id: T50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Element.Alias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6E7EFD" w:rsidRPr="000B31EC" w:rsidTr="004A6A1B"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Status:</w:t>
            </w:r>
          </w:p>
        </w:tc>
        <w:tc>
          <w:tcPr>
            <w:tcW w:w="2031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tabs>
                <w:tab w:val="left" w:pos="2160"/>
                <w:tab w:val="left" w:pos="3150"/>
                <w:tab w:val="left" w:pos="567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Element.Status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del w:id="763" w:author="David Silva" w:date="2013-05-27T21:24:00Z">
              <w:r w:rsidR="006E7EFD" w:rsidRPr="00F6228A" w:rsidDel="00A46F0C">
                <w:rPr>
                  <w:rFonts w:ascii="Times New Roman" w:hAnsi="Times New Roman"/>
                  <w:szCs w:val="24"/>
                  <w:lang w:val="en-US"/>
                </w:rPr>
                <w:delText>Proposed</w:delText>
              </w:r>
            </w:del>
            <w:ins w:id="764" w:author="David Silva" w:date="2013-05-27T21:24:00Z">
              <w:r w:rsidR="00A46F0C">
                <w:rPr>
                  <w:rFonts w:ascii="Times New Roman" w:hAnsi="Times New Roman"/>
                  <w:szCs w:val="24"/>
                  <w:lang w:val="en-US"/>
                </w:rPr>
                <w:t>Draft</w:t>
              </w:r>
            </w:ins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2769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tabs>
                <w:tab w:val="left" w:pos="900"/>
                <w:tab w:val="left" w:pos="3150"/>
                <w:tab w:val="left" w:pos="5670"/>
              </w:tabs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Version: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Element.Version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1.0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tabs>
                <w:tab w:val="left" w:pos="990"/>
                <w:tab w:val="left" w:pos="4590"/>
                <w:tab w:val="left" w:pos="567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Phase: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Element.Phase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1.0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6E7EFD" w:rsidRPr="000B31EC" w:rsidTr="004A6A1B">
        <w:trPr>
          <w:trHeight w:val="280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Author:</w:t>
            </w:r>
          </w:p>
        </w:tc>
        <w:tc>
          <w:tcPr>
            <w:tcW w:w="2031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tabs>
                <w:tab w:val="left" w:pos="216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Element.Author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David Silva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2769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tabs>
                <w:tab w:val="left" w:pos="90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Created: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Element.DateCreatedShort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16-05-2013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tabs>
                <w:tab w:val="left" w:pos="99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del w:id="765" w:author="David Silva" w:date="2013-05-27T19:41:00Z"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delText>Modified:</w:delText>
              </w:r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tab/>
              </w:r>
              <w:r w:rsidR="00DF5B6C" w:rsidRPr="00F6228A" w:rsidDel="00280B27">
                <w:rPr>
                  <w:rFonts w:ascii="Times New Roman" w:hAnsi="Times New Roman"/>
                  <w:szCs w:val="24"/>
                  <w:lang w:val="en-US"/>
                </w:rPr>
                <w:fldChar w:fldCharType="begin" w:fldLock="1"/>
              </w:r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delInstrText>MERGEFIELD Element.DateModifiedShort</w:delInstrText>
              </w:r>
              <w:r w:rsidR="00DF5B6C" w:rsidRPr="00F6228A" w:rsidDel="00280B27">
                <w:rPr>
                  <w:rFonts w:ascii="Times New Roman" w:hAnsi="Times New Roman"/>
                  <w:szCs w:val="24"/>
                  <w:lang w:val="en-US"/>
                </w:rPr>
                <w:fldChar w:fldCharType="separate"/>
              </w:r>
              <w:r w:rsidRPr="00F6228A" w:rsidDel="00280B27">
                <w:rPr>
                  <w:rFonts w:ascii="Times New Roman" w:hAnsi="Times New Roman"/>
                  <w:szCs w:val="24"/>
                  <w:lang w:val="en-US"/>
                </w:rPr>
                <w:delText>16-05-2013</w:delText>
              </w:r>
              <w:r w:rsidR="00DF5B6C" w:rsidRPr="00F6228A" w:rsidDel="00280B27">
                <w:rPr>
                  <w:rFonts w:ascii="Times New Roman" w:hAnsi="Times New Roman"/>
                  <w:szCs w:val="24"/>
                  <w:lang w:val="en-US"/>
                </w:rPr>
                <w:fldChar w:fldCharType="end"/>
              </w:r>
            </w:del>
            <w:ins w:id="766" w:author="David Silva" w:date="2013-05-27T19:41:00Z">
              <w:r w:rsidR="00280B27">
                <w:rPr>
                  <w:rFonts w:ascii="Times New Roman" w:hAnsi="Times New Roman"/>
                  <w:szCs w:val="24"/>
                  <w:lang w:val="en-US"/>
                </w:rPr>
                <w:t>Modified: 21-05-2013</w:t>
              </w:r>
            </w:ins>
          </w:p>
        </w:tc>
      </w:tr>
      <w:tr w:rsidR="006E7EFD" w:rsidRPr="00F0171D" w:rsidTr="004A6A1B">
        <w:trPr>
          <w:trHeight w:val="387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50" w:type="dxa"/>
              <w:left w:w="0" w:type="dxa"/>
              <w:bottom w:w="0" w:type="dxa"/>
              <w:right w:w="5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Notes:</w:t>
            </w:r>
          </w:p>
        </w:tc>
        <w:commentRangeStart w:id="767"/>
        <w:tc>
          <w:tcPr>
            <w:tcW w:w="8298" w:type="dxa"/>
            <w:gridSpan w:val="3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50" w:type="dxa"/>
              <w:left w:w="0" w:type="dxa"/>
              <w:bottom w:w="0" w:type="dxa"/>
              <w:right w:w="50" w:type="dxa"/>
            </w:tcMar>
          </w:tcPr>
          <w:p w:rsidR="006E7EFD" w:rsidRPr="000B31EC" w:rsidRDefault="00DF5B6C" w:rsidP="004A6A1B">
            <w:pPr>
              <w:spacing w:before="60" w:after="60"/>
              <w:rPr>
                <w:rFonts w:ascii="Times New Roman" w:hAnsi="Times New Roman"/>
                <w:szCs w:val="24"/>
                <w:u w:val="single"/>
                <w:lang w:val="en-US"/>
              </w:rPr>
            </w:pPr>
            <w:r w:rsidRPr="00F6228A">
              <w:rPr>
                <w:sz w:val="20"/>
                <w:szCs w:val="24"/>
                <w:u w:val="single"/>
                <w:lang w:val="en-US"/>
              </w:rPr>
              <w:fldChar w:fldCharType="begin" w:fldLock="1"/>
            </w:r>
            <w:r w:rsidR="006E7EFD" w:rsidRPr="000B31EC">
              <w:rPr>
                <w:sz w:val="20"/>
                <w:szCs w:val="24"/>
                <w:u w:val="single"/>
                <w:lang w:val="en-US"/>
              </w:rPr>
              <w:instrText xml:space="preserve">MERGEFIELD </w:instrText>
            </w:r>
            <w:r w:rsidR="006E7EFD" w:rsidRPr="000B31EC">
              <w:rPr>
                <w:rFonts w:ascii="Times New Roman" w:hAnsi="Times New Roman"/>
                <w:szCs w:val="24"/>
                <w:u w:val="single"/>
                <w:lang w:val="en-US"/>
              </w:rPr>
              <w:instrText>Element.Notes</w:instrText>
            </w:r>
            <w:r w:rsidRPr="00F6228A">
              <w:rPr>
                <w:sz w:val="20"/>
                <w:szCs w:val="24"/>
                <w:u w:val="single"/>
                <w:lang w:val="en-US"/>
              </w:rPr>
              <w:fldChar w:fldCharType="end"/>
            </w:r>
            <w:r w:rsidR="00ED3923" w:rsidRPr="000B31EC">
              <w:rPr>
                <w:rFonts w:ascii="Times New Roman" w:hAnsi="Times New Roman"/>
                <w:szCs w:val="24"/>
                <w:u w:val="single"/>
                <w:lang w:val="en-US"/>
              </w:rPr>
              <w:t>Start:</w:t>
            </w:r>
            <w:commentRangeEnd w:id="767"/>
            <w:r w:rsidR="005654B2">
              <w:rPr>
                <w:rStyle w:val="Refdecomentrio"/>
                <w:rFonts w:ascii="Arial" w:eastAsiaTheme="minorEastAsia" w:hAnsi="Arial"/>
                <w:color w:val="000000"/>
                <w:lang w:val="en-AU" w:eastAsia="pt-PT"/>
              </w:rPr>
              <w:commentReference w:id="767"/>
            </w:r>
          </w:p>
          <w:p w:rsidR="006E7EFD" w:rsidRPr="000B31EC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</w:p>
          <w:p w:rsidR="006E7EFD" w:rsidRPr="000B31EC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>1. Click in the up arrow</w:t>
            </w:r>
            <w:r w:rsidR="003E2EFB" w:rsidRPr="000B31EC">
              <w:rPr>
                <w:rFonts w:ascii="Times New Roman" w:hAnsi="Times New Roman"/>
                <w:szCs w:val="24"/>
                <w:lang w:val="en-US"/>
              </w:rPr>
              <w:t xml:space="preserve"> in the upper right side of the </w:t>
            </w:r>
            <w:ins w:id="768" w:author="David Silva" w:date="2013-05-27T21:25:00Z">
              <w:r w:rsidR="00A46F0C">
                <w:rPr>
                  <w:rFonts w:ascii="Times New Roman" w:hAnsi="Times New Roman"/>
                  <w:szCs w:val="24"/>
                  <w:lang w:val="en-US"/>
                </w:rPr>
                <w:t xml:space="preserve">main </w:t>
              </w:r>
            </w:ins>
            <w:r w:rsidR="003E2EFB" w:rsidRPr="000B31EC">
              <w:rPr>
                <w:rFonts w:ascii="Times New Roman" w:hAnsi="Times New Roman"/>
                <w:szCs w:val="24"/>
                <w:lang w:val="en-US"/>
              </w:rPr>
              <w:t>window</w:t>
            </w:r>
          </w:p>
          <w:p w:rsidR="006E7EFD" w:rsidRPr="000B31EC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</w:p>
          <w:p w:rsidR="006E7EFD" w:rsidRPr="000B31EC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u w:val="single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u w:val="single"/>
                <w:lang w:val="en-US"/>
              </w:rPr>
              <w:t>Result:</w:t>
            </w:r>
          </w:p>
          <w:p w:rsidR="006E7EFD" w:rsidRPr="000B31EC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</w:p>
          <w:p w:rsidR="006E7EFD" w:rsidRPr="000B31EC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>The tasks list will disappear</w:t>
            </w:r>
          </w:p>
          <w:p w:rsidR="006E7EFD" w:rsidRPr="000B31EC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>The button turns in an down arrow</w:t>
            </w:r>
          </w:p>
        </w:tc>
      </w:tr>
    </w:tbl>
    <w:p w:rsidR="006E7EFD" w:rsidRPr="000B31EC" w:rsidRDefault="006E7EFD" w:rsidP="006E7EFD">
      <w:pPr>
        <w:spacing w:before="60" w:after="60"/>
        <w:rPr>
          <w:rFonts w:ascii="Times New Roman" w:hAnsi="Times New Roman"/>
          <w:szCs w:val="24"/>
          <w:lang w:val="en-US"/>
        </w:rPr>
      </w:pPr>
    </w:p>
    <w:p w:rsidR="006E7EFD" w:rsidRPr="000B31EC" w:rsidRDefault="006E7EFD" w:rsidP="006E7EFD">
      <w:pPr>
        <w:spacing w:before="60" w:after="60"/>
        <w:rPr>
          <w:rFonts w:ascii="Times New Roman" w:hAnsi="Times New Roman"/>
          <w:szCs w:val="24"/>
          <w:lang w:val="en-US"/>
        </w:rPr>
      </w:pPr>
    </w:p>
    <w:tbl>
      <w:tblPr>
        <w:tblW w:w="0" w:type="auto"/>
        <w:tblInd w:w="60" w:type="dxa"/>
        <w:tblLayout w:type="fixed"/>
        <w:tblCellMar>
          <w:left w:w="60" w:type="dxa"/>
          <w:right w:w="60" w:type="dxa"/>
        </w:tblCellMar>
        <w:tblLook w:val="0000"/>
      </w:tblPr>
      <w:tblGrid>
        <w:gridCol w:w="1500"/>
        <w:gridCol w:w="2910"/>
        <w:gridCol w:w="2125"/>
        <w:gridCol w:w="3250"/>
      </w:tblGrid>
      <w:tr w:rsidR="006E7EFD" w:rsidRPr="000B31EC" w:rsidTr="004A6A1B">
        <w:trPr>
          <w:trHeight w:val="237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Related To:</w:t>
            </w:r>
          </w:p>
        </w:tc>
        <w:tc>
          <w:tcPr>
            <w:tcW w:w="291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Source</w:t>
            </w:r>
          </w:p>
        </w:tc>
        <w:tc>
          <w:tcPr>
            <w:tcW w:w="2125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Connector</w:t>
            </w:r>
          </w:p>
        </w:tc>
        <w:tc>
          <w:tcPr>
            <w:tcW w:w="325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Target</w:t>
            </w:r>
          </w:p>
        </w:tc>
      </w:tr>
      <w:tr w:rsidR="006E7EFD" w:rsidRPr="000B31EC" w:rsidTr="004A6A1B"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91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 xml:space="preserve">Other </w:t>
            </w:r>
            <w:proofErr w:type="spellStart"/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tests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Minimize</w:t>
            </w:r>
            <w:proofErr w:type="spellEnd"/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 xml:space="preserve"> list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6E7EFD" w:rsidRPr="00F6228A" w:rsidRDefault="006E7EFD" w:rsidP="004A6A1B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125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spacing w:before="60" w:after="60"/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instrText>Connector.Type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t>Trace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25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spacing w:before="60" w:after="60"/>
              <w:rPr>
                <w:rFonts w:ascii="Times New Roman" w:hAnsi="Times New Roman"/>
                <w:sz w:val="20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Interface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UI-003: Expand list button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6E7EFD" w:rsidRPr="00F6228A" w:rsidRDefault="006E7EFD" w:rsidP="004A6A1B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</w:tr>
      <w:bookmarkEnd w:id="762"/>
    </w:tbl>
    <w:p w:rsidR="002A3078" w:rsidRPr="00F6228A" w:rsidRDefault="002A3078" w:rsidP="006E7EFD">
      <w:pPr>
        <w:rPr>
          <w:rFonts w:eastAsia="Times New Roman"/>
          <w:szCs w:val="24"/>
          <w:lang w:val="en-US"/>
        </w:rPr>
      </w:pPr>
    </w:p>
    <w:p w:rsidR="002A3078" w:rsidRPr="00F6228A" w:rsidRDefault="002A3078">
      <w:pPr>
        <w:rPr>
          <w:rFonts w:eastAsia="Times New Roman"/>
          <w:szCs w:val="24"/>
          <w:lang w:val="en-US"/>
        </w:rPr>
      </w:pPr>
      <w:r w:rsidRPr="00F6228A">
        <w:rPr>
          <w:rFonts w:eastAsia="Times New Roman"/>
          <w:szCs w:val="24"/>
          <w:lang w:val="en-US"/>
        </w:rPr>
        <w:br w:type="page"/>
      </w:r>
    </w:p>
    <w:tbl>
      <w:tblPr>
        <w:tblW w:w="0" w:type="auto"/>
        <w:tblLayout w:type="fixed"/>
        <w:tblCellMar>
          <w:left w:w="60" w:type="dxa"/>
          <w:right w:w="60" w:type="dxa"/>
        </w:tblCellMar>
        <w:tblLook w:val="0000"/>
      </w:tblPr>
      <w:tblGrid>
        <w:gridCol w:w="1500"/>
        <w:gridCol w:w="2031"/>
        <w:gridCol w:w="2769"/>
        <w:gridCol w:w="3498"/>
      </w:tblGrid>
      <w:tr w:rsidR="006E7EFD" w:rsidRPr="000B31EC" w:rsidTr="004A6A1B"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bookmarkStart w:id="769" w:name="BKM_11157C74_186D_4c39_AC04_5AECC751569A"/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lastRenderedPageBreak/>
              <w:t>Use Case:</w:t>
            </w:r>
          </w:p>
        </w:tc>
        <w:tc>
          <w:tcPr>
            <w:tcW w:w="4800" w:type="dxa"/>
            <w:gridSpan w:val="2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Element.Name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Search and switch task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Test Id: T51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Element.Alias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6E7EFD" w:rsidRPr="000B31EC" w:rsidTr="004A6A1B"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Status:</w:t>
            </w:r>
          </w:p>
        </w:tc>
        <w:tc>
          <w:tcPr>
            <w:tcW w:w="2031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tabs>
                <w:tab w:val="left" w:pos="2160"/>
                <w:tab w:val="left" w:pos="3150"/>
                <w:tab w:val="left" w:pos="567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Element.Status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del w:id="770" w:author="David Silva" w:date="2013-05-27T21:24:00Z">
              <w:r w:rsidR="006E7EFD" w:rsidRPr="00F6228A" w:rsidDel="00A46F0C">
                <w:rPr>
                  <w:rFonts w:ascii="Times New Roman" w:hAnsi="Times New Roman"/>
                  <w:szCs w:val="24"/>
                  <w:lang w:val="en-US"/>
                </w:rPr>
                <w:delText>Proposed</w:delText>
              </w:r>
            </w:del>
            <w:ins w:id="771" w:author="David Silva" w:date="2013-05-27T21:24:00Z">
              <w:r w:rsidR="00A46F0C">
                <w:rPr>
                  <w:rFonts w:ascii="Times New Roman" w:hAnsi="Times New Roman"/>
                  <w:szCs w:val="24"/>
                  <w:lang w:val="en-US"/>
                </w:rPr>
                <w:t>Draft</w:t>
              </w:r>
            </w:ins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2769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tabs>
                <w:tab w:val="left" w:pos="900"/>
                <w:tab w:val="left" w:pos="3150"/>
                <w:tab w:val="left" w:pos="5670"/>
              </w:tabs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Version: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Element.Version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1.0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tabs>
                <w:tab w:val="left" w:pos="990"/>
                <w:tab w:val="left" w:pos="4590"/>
                <w:tab w:val="left" w:pos="567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Phase: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Element.Phase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1.0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6E7EFD" w:rsidRPr="000B31EC" w:rsidTr="004A6A1B">
        <w:trPr>
          <w:trHeight w:val="280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Author:</w:t>
            </w:r>
          </w:p>
        </w:tc>
        <w:tc>
          <w:tcPr>
            <w:tcW w:w="2031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tabs>
                <w:tab w:val="left" w:pos="216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Element.Author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João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2769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tabs>
                <w:tab w:val="left" w:pos="90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Created: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Element.DateCreatedShort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13-05-2013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tabs>
                <w:tab w:val="left" w:pos="99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del w:id="772" w:author="David Silva" w:date="2013-05-27T21:21:00Z">
              <w:r w:rsidRPr="00F6228A" w:rsidDel="00A46F0C">
                <w:rPr>
                  <w:rFonts w:ascii="Times New Roman" w:hAnsi="Times New Roman"/>
                  <w:szCs w:val="24"/>
                  <w:lang w:val="en-US"/>
                </w:rPr>
                <w:delText>Modified:</w:delText>
              </w:r>
              <w:r w:rsidRPr="00F6228A" w:rsidDel="00A46F0C">
                <w:rPr>
                  <w:rFonts w:ascii="Times New Roman" w:hAnsi="Times New Roman"/>
                  <w:szCs w:val="24"/>
                  <w:lang w:val="en-US"/>
                </w:rPr>
                <w:tab/>
              </w:r>
              <w:r w:rsidR="00DF5B6C" w:rsidRPr="00F6228A" w:rsidDel="00A46F0C">
                <w:rPr>
                  <w:rFonts w:ascii="Times New Roman" w:hAnsi="Times New Roman"/>
                  <w:szCs w:val="24"/>
                  <w:lang w:val="en-US"/>
                </w:rPr>
                <w:fldChar w:fldCharType="begin" w:fldLock="1"/>
              </w:r>
              <w:r w:rsidRPr="00F6228A" w:rsidDel="00A46F0C">
                <w:rPr>
                  <w:rFonts w:ascii="Times New Roman" w:hAnsi="Times New Roman"/>
                  <w:szCs w:val="24"/>
                  <w:lang w:val="en-US"/>
                </w:rPr>
                <w:delInstrText>MERGEFIELD Element.DateModifiedShort</w:delInstrText>
              </w:r>
              <w:r w:rsidR="00DF5B6C" w:rsidRPr="00F6228A" w:rsidDel="00A46F0C">
                <w:rPr>
                  <w:rFonts w:ascii="Times New Roman" w:hAnsi="Times New Roman"/>
                  <w:szCs w:val="24"/>
                  <w:lang w:val="en-US"/>
                </w:rPr>
                <w:fldChar w:fldCharType="separate"/>
              </w:r>
              <w:r w:rsidRPr="00F6228A" w:rsidDel="00A46F0C">
                <w:rPr>
                  <w:rFonts w:ascii="Times New Roman" w:hAnsi="Times New Roman"/>
                  <w:szCs w:val="24"/>
                  <w:lang w:val="en-US"/>
                </w:rPr>
                <w:delText>13-05-2013</w:delText>
              </w:r>
              <w:r w:rsidR="00DF5B6C" w:rsidRPr="00F6228A" w:rsidDel="00A46F0C">
                <w:rPr>
                  <w:rFonts w:ascii="Times New Roman" w:hAnsi="Times New Roman"/>
                  <w:szCs w:val="24"/>
                  <w:lang w:val="en-US"/>
                </w:rPr>
                <w:fldChar w:fldCharType="end"/>
              </w:r>
            </w:del>
            <w:ins w:id="773" w:author="David Silva" w:date="2013-05-27T21:21:00Z">
              <w:r w:rsidR="00A46F0C">
                <w:rPr>
                  <w:rFonts w:ascii="Times New Roman" w:hAnsi="Times New Roman"/>
                  <w:szCs w:val="24"/>
                  <w:lang w:val="en-US"/>
                </w:rPr>
                <w:t>Modified: 21-05-2013</w:t>
              </w:r>
            </w:ins>
          </w:p>
        </w:tc>
      </w:tr>
      <w:tr w:rsidR="006E7EFD" w:rsidRPr="00AC1B45" w:rsidTr="004A6A1B">
        <w:trPr>
          <w:trHeight w:val="387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50" w:type="dxa"/>
              <w:left w:w="0" w:type="dxa"/>
              <w:bottom w:w="0" w:type="dxa"/>
              <w:right w:w="5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Notes:</w:t>
            </w:r>
          </w:p>
        </w:tc>
        <w:tc>
          <w:tcPr>
            <w:tcW w:w="8298" w:type="dxa"/>
            <w:gridSpan w:val="3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50" w:type="dxa"/>
              <w:left w:w="0" w:type="dxa"/>
              <w:bottom w:w="0" w:type="dxa"/>
              <w:right w:w="50" w:type="dxa"/>
            </w:tcMar>
          </w:tcPr>
          <w:p w:rsidR="006E7EFD" w:rsidRPr="000B31EC" w:rsidRDefault="00DF5B6C" w:rsidP="004A6A1B">
            <w:pPr>
              <w:spacing w:before="60" w:after="60"/>
              <w:rPr>
                <w:rFonts w:ascii="Times New Roman" w:hAnsi="Times New Roman"/>
                <w:szCs w:val="24"/>
                <w:u w:val="single"/>
                <w:lang w:val="en-US"/>
              </w:rPr>
            </w:pPr>
            <w:r w:rsidRPr="00F6228A">
              <w:rPr>
                <w:sz w:val="20"/>
                <w:szCs w:val="24"/>
                <w:u w:val="single"/>
                <w:lang w:val="en-US"/>
              </w:rPr>
              <w:fldChar w:fldCharType="begin" w:fldLock="1"/>
            </w:r>
            <w:r w:rsidR="006E7EFD" w:rsidRPr="000B31EC">
              <w:rPr>
                <w:sz w:val="20"/>
                <w:szCs w:val="24"/>
                <w:u w:val="single"/>
                <w:lang w:val="en-US"/>
              </w:rPr>
              <w:instrText xml:space="preserve">MERGEFIELD </w:instrText>
            </w:r>
            <w:r w:rsidR="006E7EFD" w:rsidRPr="000B31EC">
              <w:rPr>
                <w:rFonts w:ascii="Times New Roman" w:hAnsi="Times New Roman"/>
                <w:szCs w:val="24"/>
                <w:u w:val="single"/>
                <w:lang w:val="en-US"/>
              </w:rPr>
              <w:instrText>Element.Notes</w:instrText>
            </w:r>
            <w:r w:rsidRPr="00F6228A">
              <w:rPr>
                <w:sz w:val="20"/>
                <w:szCs w:val="24"/>
                <w:u w:val="single"/>
                <w:lang w:val="en-US"/>
              </w:rPr>
              <w:fldChar w:fldCharType="end"/>
            </w:r>
            <w:r w:rsidR="00ED3923" w:rsidRPr="000B31EC">
              <w:rPr>
                <w:rFonts w:ascii="Times New Roman" w:hAnsi="Times New Roman"/>
                <w:szCs w:val="24"/>
                <w:u w:val="single"/>
                <w:lang w:val="en-US"/>
              </w:rPr>
              <w:t>Start:</w:t>
            </w:r>
          </w:p>
          <w:p w:rsidR="006E7EFD" w:rsidRPr="000B31EC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</w:p>
          <w:p w:rsidR="006E7EFD" w:rsidRPr="000B31EC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 xml:space="preserve">1. insert </w:t>
            </w:r>
            <w:ins w:id="774" w:author="Carla" w:date="2013-05-30T00:44:00Z">
              <w:r w:rsidR="00AC1B45">
                <w:rPr>
                  <w:rFonts w:ascii="Times New Roman" w:hAnsi="Times New Roman"/>
                  <w:szCs w:val="24"/>
                  <w:lang w:val="en-US"/>
                </w:rPr>
                <w:t>the</w:t>
              </w:r>
            </w:ins>
            <w:del w:id="775" w:author="Carla" w:date="2013-05-30T00:44:00Z">
              <w:r w:rsidRPr="000B31EC" w:rsidDel="00AC1B45">
                <w:rPr>
                  <w:rFonts w:ascii="Times New Roman" w:hAnsi="Times New Roman"/>
                  <w:szCs w:val="24"/>
                  <w:lang w:val="en-US"/>
                </w:rPr>
                <w:delText>a</w:delText>
              </w:r>
            </w:del>
            <w:r w:rsidRPr="000B31EC">
              <w:rPr>
                <w:rFonts w:ascii="Times New Roman" w:hAnsi="Times New Roman"/>
                <w:szCs w:val="24"/>
                <w:lang w:val="en-US"/>
              </w:rPr>
              <w:t xml:space="preserve"> name of a</w:t>
            </w:r>
            <w:ins w:id="776" w:author="Carla" w:date="2013-05-30T00:44:00Z">
              <w:r w:rsidR="00AC1B45">
                <w:rPr>
                  <w:rFonts w:ascii="Times New Roman" w:hAnsi="Times New Roman"/>
                  <w:szCs w:val="24"/>
                  <w:lang w:val="en-US"/>
                </w:rPr>
                <w:t>n existing</w:t>
              </w:r>
            </w:ins>
            <w:r w:rsidRPr="000B31EC">
              <w:rPr>
                <w:rFonts w:ascii="Times New Roman" w:hAnsi="Times New Roman"/>
                <w:szCs w:val="24"/>
                <w:lang w:val="en-US"/>
              </w:rPr>
              <w:t xml:space="preserve"> task</w:t>
            </w:r>
            <w:del w:id="777" w:author="Carla" w:date="2013-05-30T00:44:00Z">
              <w:r w:rsidRPr="000B31EC" w:rsidDel="00AC1B45">
                <w:rPr>
                  <w:rFonts w:ascii="Times New Roman" w:hAnsi="Times New Roman"/>
                  <w:szCs w:val="24"/>
                  <w:lang w:val="en-US"/>
                </w:rPr>
                <w:delText xml:space="preserve"> that exist</w:delText>
              </w:r>
            </w:del>
            <w:r w:rsidR="003E2EFB" w:rsidRPr="000B31EC">
              <w:rPr>
                <w:rFonts w:ascii="Times New Roman" w:hAnsi="Times New Roman"/>
                <w:szCs w:val="24"/>
                <w:lang w:val="en-US"/>
              </w:rPr>
              <w:t xml:space="preserve"> in the textbox of the main window</w:t>
            </w:r>
          </w:p>
          <w:p w:rsidR="006E7EFD" w:rsidRPr="000B31EC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>2. Click enter</w:t>
            </w:r>
          </w:p>
          <w:p w:rsidR="006E7EFD" w:rsidRPr="000B31EC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</w:p>
          <w:p w:rsidR="006E7EFD" w:rsidRPr="000B31EC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u w:val="single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u w:val="single"/>
                <w:lang w:val="en-US"/>
              </w:rPr>
              <w:t>Result:</w:t>
            </w:r>
          </w:p>
          <w:p w:rsidR="006E7EFD" w:rsidRPr="000B31EC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</w:p>
          <w:p w:rsidR="006E7EFD" w:rsidRPr="00F6228A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 xml:space="preserve">The system changes the start/add button to the stop button, </w:t>
            </w:r>
            <w:commentRangeStart w:id="778"/>
            <w:r w:rsidRPr="000B31EC">
              <w:rPr>
                <w:rFonts w:ascii="Times New Roman" w:hAnsi="Times New Roman"/>
                <w:szCs w:val="24"/>
                <w:lang w:val="en-US"/>
              </w:rPr>
              <w:t xml:space="preserve">view details button </w:t>
            </w:r>
            <w:commentRangeEnd w:id="778"/>
            <w:r w:rsidR="00AC1B45">
              <w:rPr>
                <w:rStyle w:val="Refdecomentrio"/>
                <w:rFonts w:ascii="Arial" w:eastAsiaTheme="minorEastAsia" w:hAnsi="Arial"/>
                <w:color w:val="000000"/>
                <w:lang w:val="en-AU" w:eastAsia="pt-PT"/>
              </w:rPr>
              <w:commentReference w:id="778"/>
            </w:r>
            <w:r w:rsidRPr="000B31EC">
              <w:rPr>
                <w:rFonts w:ascii="Times New Roman" w:hAnsi="Times New Roman"/>
                <w:szCs w:val="24"/>
                <w:lang w:val="en-US"/>
              </w:rPr>
              <w:t>and it starts timer. The edit button is disabled.</w:t>
            </w:r>
          </w:p>
        </w:tc>
      </w:tr>
    </w:tbl>
    <w:p w:rsidR="006E7EFD" w:rsidRPr="00F6228A" w:rsidRDefault="006E7EFD" w:rsidP="006E7EFD">
      <w:pPr>
        <w:spacing w:before="60" w:after="60"/>
        <w:rPr>
          <w:rFonts w:ascii="Times New Roman" w:hAnsi="Times New Roman"/>
          <w:szCs w:val="24"/>
          <w:lang w:val="en-US"/>
        </w:rPr>
      </w:pPr>
    </w:p>
    <w:p w:rsidR="006E7EFD" w:rsidRPr="00F6228A" w:rsidRDefault="006E7EFD" w:rsidP="006E7EFD">
      <w:pPr>
        <w:spacing w:before="60" w:after="60"/>
        <w:rPr>
          <w:rFonts w:ascii="Times New Roman" w:hAnsi="Times New Roman"/>
          <w:szCs w:val="24"/>
          <w:lang w:val="en-US"/>
        </w:rPr>
      </w:pPr>
    </w:p>
    <w:tbl>
      <w:tblPr>
        <w:tblW w:w="0" w:type="auto"/>
        <w:tblInd w:w="60" w:type="dxa"/>
        <w:tblLayout w:type="fixed"/>
        <w:tblCellMar>
          <w:left w:w="60" w:type="dxa"/>
          <w:right w:w="60" w:type="dxa"/>
        </w:tblCellMar>
        <w:tblLook w:val="0000"/>
      </w:tblPr>
      <w:tblGrid>
        <w:gridCol w:w="1500"/>
        <w:gridCol w:w="2910"/>
        <w:gridCol w:w="2125"/>
        <w:gridCol w:w="3250"/>
      </w:tblGrid>
      <w:tr w:rsidR="006E7EFD" w:rsidRPr="000B31EC" w:rsidTr="004A6A1B">
        <w:trPr>
          <w:trHeight w:val="237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Related To:</w:t>
            </w:r>
          </w:p>
        </w:tc>
        <w:tc>
          <w:tcPr>
            <w:tcW w:w="291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Source</w:t>
            </w:r>
          </w:p>
        </w:tc>
        <w:tc>
          <w:tcPr>
            <w:tcW w:w="2125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Connector</w:t>
            </w:r>
          </w:p>
        </w:tc>
        <w:tc>
          <w:tcPr>
            <w:tcW w:w="325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Target</w:t>
            </w:r>
          </w:p>
        </w:tc>
      </w:tr>
      <w:tr w:rsidR="006E7EFD" w:rsidRPr="00F0171D" w:rsidTr="004A6A1B"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91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0B31EC" w:rsidRDefault="00DF5B6C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0B31EC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t xml:space="preserve">Other </w:t>
            </w:r>
            <w:proofErr w:type="spellStart"/>
            <w:r w:rsidR="006E7EFD" w:rsidRPr="000B31EC">
              <w:rPr>
                <w:rFonts w:ascii="Times New Roman" w:hAnsi="Times New Roman"/>
                <w:szCs w:val="24"/>
                <w:lang w:val="en-US"/>
              </w:rPr>
              <w:t>tests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t>Search</w:t>
            </w:r>
            <w:proofErr w:type="spellEnd"/>
            <w:r w:rsidR="006E7EFD" w:rsidRPr="000B31EC">
              <w:rPr>
                <w:rFonts w:ascii="Times New Roman" w:hAnsi="Times New Roman"/>
                <w:szCs w:val="24"/>
                <w:lang w:val="en-US"/>
              </w:rPr>
              <w:t xml:space="preserve"> and switch task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6E7EFD" w:rsidRPr="000B31EC" w:rsidRDefault="006E7EFD" w:rsidP="004A6A1B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125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spacing w:before="60" w:after="60"/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instrText>Connector.Type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t>Trace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25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0B31EC" w:rsidRDefault="00DF5B6C" w:rsidP="004A6A1B">
            <w:pPr>
              <w:spacing w:before="60" w:after="60"/>
              <w:rPr>
                <w:rFonts w:ascii="Times New Roman" w:hAnsi="Times New Roman"/>
                <w:sz w:val="20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0B31EC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t>Interface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t>UI-006: TextBox with running task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6E7EFD" w:rsidRPr="000B31EC" w:rsidRDefault="006E7EFD" w:rsidP="004A6A1B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</w:tr>
    </w:tbl>
    <w:p w:rsidR="006E7EFD" w:rsidRPr="000B31EC" w:rsidRDefault="006E7EFD" w:rsidP="006E7EFD">
      <w:pPr>
        <w:spacing w:before="60" w:after="60"/>
        <w:rPr>
          <w:rFonts w:ascii="Times New Roman" w:hAnsi="Times New Roman"/>
          <w:szCs w:val="24"/>
          <w:lang w:val="en-US"/>
        </w:rPr>
      </w:pPr>
    </w:p>
    <w:p w:rsidR="006E7EFD" w:rsidRPr="000B31EC" w:rsidRDefault="006E7EFD" w:rsidP="006E7EFD">
      <w:pPr>
        <w:spacing w:before="60" w:after="60"/>
        <w:rPr>
          <w:rFonts w:ascii="Times New Roman" w:hAnsi="Times New Roman"/>
          <w:szCs w:val="24"/>
          <w:lang w:val="en-US"/>
        </w:rPr>
      </w:pPr>
    </w:p>
    <w:bookmarkEnd w:id="769"/>
    <w:p w:rsidR="002A3078" w:rsidRPr="000B31EC" w:rsidRDefault="002A3078">
      <w:pPr>
        <w:rPr>
          <w:rFonts w:eastAsia="Times New Roman"/>
          <w:szCs w:val="24"/>
          <w:lang w:val="en-US"/>
        </w:rPr>
      </w:pPr>
      <w:r w:rsidRPr="000B31EC">
        <w:rPr>
          <w:rFonts w:eastAsia="Times New Roman"/>
          <w:szCs w:val="24"/>
          <w:lang w:val="en-US"/>
        </w:rPr>
        <w:br w:type="page"/>
      </w:r>
    </w:p>
    <w:tbl>
      <w:tblPr>
        <w:tblW w:w="0" w:type="auto"/>
        <w:tblLayout w:type="fixed"/>
        <w:tblCellMar>
          <w:left w:w="60" w:type="dxa"/>
          <w:right w:w="60" w:type="dxa"/>
        </w:tblCellMar>
        <w:tblLook w:val="0000"/>
      </w:tblPr>
      <w:tblGrid>
        <w:gridCol w:w="1500"/>
        <w:gridCol w:w="2031"/>
        <w:gridCol w:w="2769"/>
        <w:gridCol w:w="3498"/>
      </w:tblGrid>
      <w:tr w:rsidR="006E7EFD" w:rsidRPr="000B31EC" w:rsidTr="004A6A1B"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bookmarkStart w:id="779" w:name="BKM_0CF76751_4A65_411f_BA89_7B6EFE48901A"/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lastRenderedPageBreak/>
              <w:t>Use Case:</w:t>
            </w:r>
          </w:p>
        </w:tc>
        <w:tc>
          <w:tcPr>
            <w:tcW w:w="4800" w:type="dxa"/>
            <w:gridSpan w:val="2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Element.Name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Search task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Test Id: T52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Element.Alias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6E7EFD" w:rsidRPr="000B31EC" w:rsidTr="004A6A1B"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Status:</w:t>
            </w:r>
          </w:p>
        </w:tc>
        <w:tc>
          <w:tcPr>
            <w:tcW w:w="2031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tabs>
                <w:tab w:val="left" w:pos="2160"/>
                <w:tab w:val="left" w:pos="3150"/>
                <w:tab w:val="left" w:pos="567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Element.Status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del w:id="780" w:author="David Silva" w:date="2013-05-27T21:24:00Z">
              <w:r w:rsidR="006E7EFD" w:rsidRPr="00F6228A" w:rsidDel="00A46F0C">
                <w:rPr>
                  <w:rFonts w:ascii="Times New Roman" w:hAnsi="Times New Roman"/>
                  <w:szCs w:val="24"/>
                  <w:lang w:val="en-US"/>
                </w:rPr>
                <w:delText>Proposed</w:delText>
              </w:r>
            </w:del>
            <w:ins w:id="781" w:author="David Silva" w:date="2013-05-27T21:24:00Z">
              <w:r w:rsidR="00A46F0C">
                <w:rPr>
                  <w:rFonts w:ascii="Times New Roman" w:hAnsi="Times New Roman"/>
                  <w:szCs w:val="24"/>
                  <w:lang w:val="en-US"/>
                </w:rPr>
                <w:t>Draft</w:t>
              </w:r>
            </w:ins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2769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tabs>
                <w:tab w:val="left" w:pos="900"/>
                <w:tab w:val="left" w:pos="3150"/>
                <w:tab w:val="left" w:pos="5670"/>
              </w:tabs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Version: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Element.Version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1.0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tabs>
                <w:tab w:val="left" w:pos="990"/>
                <w:tab w:val="left" w:pos="4590"/>
                <w:tab w:val="left" w:pos="567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Phase: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Element.Phase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1.0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6E7EFD" w:rsidRPr="000B31EC" w:rsidTr="004A6A1B">
        <w:trPr>
          <w:trHeight w:val="280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Author:</w:t>
            </w:r>
          </w:p>
        </w:tc>
        <w:tc>
          <w:tcPr>
            <w:tcW w:w="2031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tabs>
                <w:tab w:val="left" w:pos="216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Element.Author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João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2769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tabs>
                <w:tab w:val="left" w:pos="90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Created: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Element.DateCreatedShort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13-05-2013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tabs>
                <w:tab w:val="left" w:pos="99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del w:id="782" w:author="David Silva" w:date="2013-05-27T21:21:00Z">
              <w:r w:rsidRPr="00F6228A" w:rsidDel="00A46F0C">
                <w:rPr>
                  <w:rFonts w:ascii="Times New Roman" w:hAnsi="Times New Roman"/>
                  <w:szCs w:val="24"/>
                  <w:lang w:val="en-US"/>
                </w:rPr>
                <w:delText>Modified:</w:delText>
              </w:r>
              <w:r w:rsidRPr="00F6228A" w:rsidDel="00A46F0C">
                <w:rPr>
                  <w:rFonts w:ascii="Times New Roman" w:hAnsi="Times New Roman"/>
                  <w:szCs w:val="24"/>
                  <w:lang w:val="en-US"/>
                </w:rPr>
                <w:tab/>
              </w:r>
              <w:r w:rsidR="00DF5B6C" w:rsidRPr="00F6228A" w:rsidDel="00A46F0C">
                <w:rPr>
                  <w:rFonts w:ascii="Times New Roman" w:hAnsi="Times New Roman"/>
                  <w:szCs w:val="24"/>
                  <w:lang w:val="en-US"/>
                </w:rPr>
                <w:fldChar w:fldCharType="begin" w:fldLock="1"/>
              </w:r>
              <w:r w:rsidRPr="00F6228A" w:rsidDel="00A46F0C">
                <w:rPr>
                  <w:rFonts w:ascii="Times New Roman" w:hAnsi="Times New Roman"/>
                  <w:szCs w:val="24"/>
                  <w:lang w:val="en-US"/>
                </w:rPr>
                <w:delInstrText>MERGEFIELD Element.DateModifiedShort</w:delInstrText>
              </w:r>
              <w:r w:rsidR="00DF5B6C" w:rsidRPr="00F6228A" w:rsidDel="00A46F0C">
                <w:rPr>
                  <w:rFonts w:ascii="Times New Roman" w:hAnsi="Times New Roman"/>
                  <w:szCs w:val="24"/>
                  <w:lang w:val="en-US"/>
                </w:rPr>
                <w:fldChar w:fldCharType="separate"/>
              </w:r>
              <w:r w:rsidRPr="00F6228A" w:rsidDel="00A46F0C">
                <w:rPr>
                  <w:rFonts w:ascii="Times New Roman" w:hAnsi="Times New Roman"/>
                  <w:szCs w:val="24"/>
                  <w:lang w:val="en-US"/>
                </w:rPr>
                <w:delText>13-05-2013</w:delText>
              </w:r>
              <w:r w:rsidR="00DF5B6C" w:rsidRPr="00F6228A" w:rsidDel="00A46F0C">
                <w:rPr>
                  <w:rFonts w:ascii="Times New Roman" w:hAnsi="Times New Roman"/>
                  <w:szCs w:val="24"/>
                  <w:lang w:val="en-US"/>
                </w:rPr>
                <w:fldChar w:fldCharType="end"/>
              </w:r>
            </w:del>
            <w:ins w:id="783" w:author="David Silva" w:date="2013-05-27T21:21:00Z">
              <w:r w:rsidR="00A46F0C">
                <w:rPr>
                  <w:rFonts w:ascii="Times New Roman" w:hAnsi="Times New Roman"/>
                  <w:szCs w:val="24"/>
                  <w:lang w:val="en-US"/>
                </w:rPr>
                <w:t>Modified: 21-05-2013</w:t>
              </w:r>
            </w:ins>
          </w:p>
        </w:tc>
      </w:tr>
      <w:tr w:rsidR="006E7EFD" w:rsidRPr="00F0171D" w:rsidTr="004A6A1B">
        <w:trPr>
          <w:trHeight w:val="387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50" w:type="dxa"/>
              <w:left w:w="0" w:type="dxa"/>
              <w:bottom w:w="0" w:type="dxa"/>
              <w:right w:w="5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Notes:</w:t>
            </w:r>
          </w:p>
        </w:tc>
        <w:tc>
          <w:tcPr>
            <w:tcW w:w="8298" w:type="dxa"/>
            <w:gridSpan w:val="3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50" w:type="dxa"/>
              <w:left w:w="0" w:type="dxa"/>
              <w:bottom w:w="0" w:type="dxa"/>
              <w:right w:w="50" w:type="dxa"/>
            </w:tcMar>
          </w:tcPr>
          <w:p w:rsidR="006E7EFD" w:rsidRPr="000B31EC" w:rsidRDefault="00DF5B6C" w:rsidP="004A6A1B">
            <w:pPr>
              <w:spacing w:before="60" w:after="60"/>
              <w:rPr>
                <w:rFonts w:ascii="Times New Roman" w:hAnsi="Times New Roman"/>
                <w:szCs w:val="24"/>
                <w:u w:val="single"/>
                <w:lang w:val="en-US"/>
              </w:rPr>
            </w:pPr>
            <w:r w:rsidRPr="00F6228A">
              <w:rPr>
                <w:sz w:val="20"/>
                <w:szCs w:val="24"/>
                <w:u w:val="single"/>
                <w:lang w:val="en-US"/>
              </w:rPr>
              <w:fldChar w:fldCharType="begin" w:fldLock="1"/>
            </w:r>
            <w:r w:rsidR="006E7EFD" w:rsidRPr="000B31EC">
              <w:rPr>
                <w:sz w:val="20"/>
                <w:szCs w:val="24"/>
                <w:u w:val="single"/>
                <w:lang w:val="en-US"/>
              </w:rPr>
              <w:instrText xml:space="preserve">MERGEFIELD </w:instrText>
            </w:r>
            <w:r w:rsidR="006E7EFD" w:rsidRPr="000B31EC">
              <w:rPr>
                <w:rFonts w:ascii="Times New Roman" w:hAnsi="Times New Roman"/>
                <w:szCs w:val="24"/>
                <w:u w:val="single"/>
                <w:lang w:val="en-US"/>
              </w:rPr>
              <w:instrText>Element.Notes</w:instrText>
            </w:r>
            <w:r w:rsidRPr="00F6228A">
              <w:rPr>
                <w:sz w:val="20"/>
                <w:szCs w:val="24"/>
                <w:u w:val="single"/>
                <w:lang w:val="en-US"/>
              </w:rPr>
              <w:fldChar w:fldCharType="end"/>
            </w:r>
            <w:r w:rsidR="00ED3923" w:rsidRPr="000B31EC">
              <w:rPr>
                <w:rFonts w:ascii="Times New Roman" w:hAnsi="Times New Roman"/>
                <w:szCs w:val="24"/>
                <w:u w:val="single"/>
                <w:lang w:val="en-US"/>
              </w:rPr>
              <w:t>Start:</w:t>
            </w:r>
          </w:p>
          <w:p w:rsidR="006E7EFD" w:rsidRPr="000B31EC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</w:p>
          <w:p w:rsidR="006E7EFD" w:rsidRPr="000B31EC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 xml:space="preserve">1. </w:t>
            </w:r>
            <w:commentRangeStart w:id="784"/>
            <w:r w:rsidRPr="000B31EC">
              <w:rPr>
                <w:rFonts w:ascii="Times New Roman" w:hAnsi="Times New Roman"/>
                <w:szCs w:val="24"/>
                <w:lang w:val="en-US"/>
              </w:rPr>
              <w:t>insert a name of a task that exist</w:t>
            </w:r>
            <w:r w:rsidR="003E2EFB" w:rsidRPr="000B31EC">
              <w:rPr>
                <w:rFonts w:ascii="Times New Roman" w:hAnsi="Times New Roman"/>
                <w:szCs w:val="24"/>
                <w:lang w:val="en-US"/>
              </w:rPr>
              <w:t xml:space="preserve"> in the textbox of the main window</w:t>
            </w:r>
          </w:p>
          <w:p w:rsidR="006E7EFD" w:rsidRPr="000B31EC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>2. Click enter</w:t>
            </w:r>
            <w:commentRangeEnd w:id="784"/>
            <w:r w:rsidR="005654B2">
              <w:rPr>
                <w:rStyle w:val="Refdecomentrio"/>
                <w:rFonts w:ascii="Arial" w:eastAsiaTheme="minorEastAsia" w:hAnsi="Arial"/>
                <w:color w:val="000000"/>
                <w:lang w:val="en-AU" w:eastAsia="pt-PT"/>
              </w:rPr>
              <w:commentReference w:id="784"/>
            </w:r>
          </w:p>
          <w:p w:rsidR="006E7EFD" w:rsidRPr="000B31EC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</w:p>
          <w:p w:rsidR="006E7EFD" w:rsidRPr="000B31EC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u w:val="single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u w:val="single"/>
                <w:lang w:val="en-US"/>
              </w:rPr>
              <w:t>Results:</w:t>
            </w:r>
          </w:p>
          <w:p w:rsidR="006E7EFD" w:rsidRPr="000B31EC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</w:p>
          <w:p w:rsidR="006E7EFD" w:rsidRPr="000B31EC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 xml:space="preserve">The system enables the start, edit and view details buttons. </w:t>
            </w:r>
            <w:commentRangeStart w:id="785"/>
            <w:r w:rsidRPr="000B31EC">
              <w:rPr>
                <w:rFonts w:ascii="Times New Roman" w:hAnsi="Times New Roman"/>
                <w:szCs w:val="24"/>
                <w:lang w:val="en-US"/>
              </w:rPr>
              <w:t>If the key enter is pressed the system changes the start button to stop button.</w:t>
            </w:r>
            <w:commentRangeEnd w:id="785"/>
            <w:r w:rsidR="005654B2">
              <w:rPr>
                <w:rStyle w:val="Refdecomentrio"/>
                <w:rFonts w:ascii="Arial" w:eastAsiaTheme="minorEastAsia" w:hAnsi="Arial"/>
                <w:color w:val="000000"/>
                <w:lang w:val="en-AU" w:eastAsia="pt-PT"/>
              </w:rPr>
              <w:commentReference w:id="785"/>
            </w:r>
          </w:p>
        </w:tc>
      </w:tr>
    </w:tbl>
    <w:p w:rsidR="006E7EFD" w:rsidRPr="000B31EC" w:rsidRDefault="006E7EFD" w:rsidP="006E7EFD">
      <w:pPr>
        <w:spacing w:before="60" w:after="60"/>
        <w:rPr>
          <w:rFonts w:ascii="Times New Roman" w:hAnsi="Times New Roman"/>
          <w:szCs w:val="24"/>
          <w:lang w:val="en-US"/>
        </w:rPr>
      </w:pPr>
    </w:p>
    <w:tbl>
      <w:tblPr>
        <w:tblW w:w="0" w:type="auto"/>
        <w:tblInd w:w="60" w:type="dxa"/>
        <w:tblLayout w:type="fixed"/>
        <w:tblCellMar>
          <w:left w:w="60" w:type="dxa"/>
          <w:right w:w="60" w:type="dxa"/>
        </w:tblCellMar>
        <w:tblLook w:val="0000"/>
      </w:tblPr>
      <w:tblGrid>
        <w:gridCol w:w="1500"/>
        <w:gridCol w:w="2910"/>
        <w:gridCol w:w="2125"/>
        <w:gridCol w:w="3250"/>
      </w:tblGrid>
      <w:tr w:rsidR="006E7EFD" w:rsidRPr="000B31EC" w:rsidTr="004A6A1B">
        <w:trPr>
          <w:trHeight w:val="237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Related To:</w:t>
            </w:r>
          </w:p>
        </w:tc>
        <w:tc>
          <w:tcPr>
            <w:tcW w:w="291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Source</w:t>
            </w:r>
          </w:p>
        </w:tc>
        <w:tc>
          <w:tcPr>
            <w:tcW w:w="2125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Connector</w:t>
            </w:r>
          </w:p>
        </w:tc>
        <w:tc>
          <w:tcPr>
            <w:tcW w:w="325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Target</w:t>
            </w:r>
          </w:p>
        </w:tc>
      </w:tr>
      <w:tr w:rsidR="006E7EFD" w:rsidRPr="00F0171D" w:rsidTr="004A6A1B"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91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 xml:space="preserve">Other </w:t>
            </w:r>
            <w:proofErr w:type="spellStart"/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tests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Search</w:t>
            </w:r>
            <w:proofErr w:type="spellEnd"/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 xml:space="preserve"> task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6E7EFD" w:rsidRPr="00F6228A" w:rsidRDefault="006E7EFD" w:rsidP="004A6A1B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125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spacing w:before="60" w:after="60"/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instrText>Connector.Type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t>Trace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25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0B31EC" w:rsidRDefault="00DF5B6C" w:rsidP="004A6A1B">
            <w:pPr>
              <w:spacing w:before="60" w:after="60"/>
              <w:rPr>
                <w:rFonts w:ascii="Times New Roman" w:hAnsi="Times New Roman"/>
                <w:sz w:val="20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0B31EC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t>Interface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t xml:space="preserve">UI-005: TextBox filled with existance task name 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6E7EFD" w:rsidRPr="000B31EC" w:rsidRDefault="006E7EFD" w:rsidP="004A6A1B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</w:tr>
    </w:tbl>
    <w:p w:rsidR="006E7EFD" w:rsidRPr="000B31EC" w:rsidRDefault="006E7EFD" w:rsidP="006E7EFD">
      <w:pPr>
        <w:spacing w:before="60" w:after="60"/>
        <w:rPr>
          <w:rFonts w:ascii="Times New Roman" w:hAnsi="Times New Roman"/>
          <w:szCs w:val="24"/>
          <w:lang w:val="en-US"/>
        </w:rPr>
      </w:pPr>
    </w:p>
    <w:tbl>
      <w:tblPr>
        <w:tblW w:w="0" w:type="auto"/>
        <w:tblLayout w:type="fixed"/>
        <w:tblCellMar>
          <w:left w:w="60" w:type="dxa"/>
          <w:right w:w="60" w:type="dxa"/>
        </w:tblCellMar>
        <w:tblLook w:val="0000"/>
      </w:tblPr>
      <w:tblGrid>
        <w:gridCol w:w="1500"/>
        <w:gridCol w:w="2031"/>
        <w:gridCol w:w="2769"/>
        <w:gridCol w:w="3498"/>
      </w:tblGrid>
      <w:tr w:rsidR="006E7EFD" w:rsidRPr="000B31EC" w:rsidTr="004A6A1B"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bookmarkStart w:id="786" w:name="BKM_2B28A3A0_8298_4ee7_8FEC_08076FCAE846"/>
            <w:bookmarkEnd w:id="779"/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Use Case:</w:t>
            </w:r>
          </w:p>
        </w:tc>
        <w:tc>
          <w:tcPr>
            <w:tcW w:w="4800" w:type="dxa"/>
            <w:gridSpan w:val="2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0B31EC" w:rsidRDefault="00DF5B6C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0B31EC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instrText>Element.Name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t>Start/add and stop button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Test Id: T53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Element.Alias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6E7EFD" w:rsidRPr="000B31EC" w:rsidTr="004A6A1B"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Status:</w:t>
            </w:r>
          </w:p>
        </w:tc>
        <w:tc>
          <w:tcPr>
            <w:tcW w:w="2031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tabs>
                <w:tab w:val="left" w:pos="2160"/>
                <w:tab w:val="left" w:pos="3150"/>
                <w:tab w:val="left" w:pos="567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Element.Status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del w:id="787" w:author="David Silva" w:date="2013-05-27T21:24:00Z">
              <w:r w:rsidR="006E7EFD" w:rsidRPr="00F6228A" w:rsidDel="00A46F0C">
                <w:rPr>
                  <w:rFonts w:ascii="Times New Roman" w:hAnsi="Times New Roman"/>
                  <w:szCs w:val="24"/>
                  <w:lang w:val="en-US"/>
                </w:rPr>
                <w:delText>Proposed</w:delText>
              </w:r>
            </w:del>
            <w:ins w:id="788" w:author="David Silva" w:date="2013-05-27T21:24:00Z">
              <w:r w:rsidR="00A46F0C">
                <w:rPr>
                  <w:rFonts w:ascii="Times New Roman" w:hAnsi="Times New Roman"/>
                  <w:szCs w:val="24"/>
                  <w:lang w:val="en-US"/>
                </w:rPr>
                <w:t>Draft</w:t>
              </w:r>
            </w:ins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2769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tabs>
                <w:tab w:val="left" w:pos="900"/>
                <w:tab w:val="left" w:pos="3150"/>
                <w:tab w:val="left" w:pos="5670"/>
              </w:tabs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Version: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Element.Version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1.0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tabs>
                <w:tab w:val="left" w:pos="990"/>
                <w:tab w:val="left" w:pos="4590"/>
                <w:tab w:val="left" w:pos="567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Phase: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Element.Phase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1.0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6E7EFD" w:rsidRPr="000B31EC" w:rsidTr="004A6A1B">
        <w:trPr>
          <w:trHeight w:val="280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Author:</w:t>
            </w:r>
          </w:p>
        </w:tc>
        <w:tc>
          <w:tcPr>
            <w:tcW w:w="2031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tabs>
                <w:tab w:val="left" w:pos="216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Element.Author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João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2769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tabs>
                <w:tab w:val="left" w:pos="90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Created: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Element.DateCreatedShort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13-05-2013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tabs>
                <w:tab w:val="left" w:pos="99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del w:id="789" w:author="David Silva" w:date="2013-05-27T21:21:00Z">
              <w:r w:rsidRPr="00F6228A" w:rsidDel="00A46F0C">
                <w:rPr>
                  <w:rFonts w:ascii="Times New Roman" w:hAnsi="Times New Roman"/>
                  <w:szCs w:val="24"/>
                  <w:lang w:val="en-US"/>
                </w:rPr>
                <w:delText>Modified:</w:delText>
              </w:r>
              <w:r w:rsidRPr="00F6228A" w:rsidDel="00A46F0C">
                <w:rPr>
                  <w:rFonts w:ascii="Times New Roman" w:hAnsi="Times New Roman"/>
                  <w:szCs w:val="24"/>
                  <w:lang w:val="en-US"/>
                </w:rPr>
                <w:tab/>
              </w:r>
              <w:r w:rsidR="00DF5B6C" w:rsidRPr="00F6228A" w:rsidDel="00A46F0C">
                <w:rPr>
                  <w:rFonts w:ascii="Times New Roman" w:hAnsi="Times New Roman"/>
                  <w:szCs w:val="24"/>
                  <w:lang w:val="en-US"/>
                </w:rPr>
                <w:fldChar w:fldCharType="begin" w:fldLock="1"/>
              </w:r>
              <w:r w:rsidRPr="00F6228A" w:rsidDel="00A46F0C">
                <w:rPr>
                  <w:rFonts w:ascii="Times New Roman" w:hAnsi="Times New Roman"/>
                  <w:szCs w:val="24"/>
                  <w:lang w:val="en-US"/>
                </w:rPr>
                <w:delInstrText>MERGEFIELD Element.DateModifiedShort</w:delInstrText>
              </w:r>
              <w:r w:rsidR="00DF5B6C" w:rsidRPr="00F6228A" w:rsidDel="00A46F0C">
                <w:rPr>
                  <w:rFonts w:ascii="Times New Roman" w:hAnsi="Times New Roman"/>
                  <w:szCs w:val="24"/>
                  <w:lang w:val="en-US"/>
                </w:rPr>
                <w:fldChar w:fldCharType="separate"/>
              </w:r>
              <w:r w:rsidRPr="00F6228A" w:rsidDel="00A46F0C">
                <w:rPr>
                  <w:rFonts w:ascii="Times New Roman" w:hAnsi="Times New Roman"/>
                  <w:szCs w:val="24"/>
                  <w:lang w:val="en-US"/>
                </w:rPr>
                <w:delText>13-05-2013</w:delText>
              </w:r>
              <w:r w:rsidR="00DF5B6C" w:rsidRPr="00F6228A" w:rsidDel="00A46F0C">
                <w:rPr>
                  <w:rFonts w:ascii="Times New Roman" w:hAnsi="Times New Roman"/>
                  <w:szCs w:val="24"/>
                  <w:lang w:val="en-US"/>
                </w:rPr>
                <w:fldChar w:fldCharType="end"/>
              </w:r>
            </w:del>
            <w:ins w:id="790" w:author="David Silva" w:date="2013-05-27T21:21:00Z">
              <w:r w:rsidR="00A46F0C">
                <w:rPr>
                  <w:rFonts w:ascii="Times New Roman" w:hAnsi="Times New Roman"/>
                  <w:szCs w:val="24"/>
                  <w:lang w:val="en-US"/>
                </w:rPr>
                <w:t>Modified: 21-05-2013</w:t>
              </w:r>
            </w:ins>
          </w:p>
        </w:tc>
      </w:tr>
      <w:tr w:rsidR="006E7EFD" w:rsidRPr="000B31EC" w:rsidTr="004A6A1B">
        <w:trPr>
          <w:trHeight w:val="387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50" w:type="dxa"/>
              <w:left w:w="0" w:type="dxa"/>
              <w:bottom w:w="0" w:type="dxa"/>
              <w:right w:w="5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Notes:</w:t>
            </w:r>
          </w:p>
        </w:tc>
        <w:tc>
          <w:tcPr>
            <w:tcW w:w="8298" w:type="dxa"/>
            <w:gridSpan w:val="3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50" w:type="dxa"/>
              <w:left w:w="0" w:type="dxa"/>
              <w:bottom w:w="0" w:type="dxa"/>
              <w:right w:w="50" w:type="dxa"/>
            </w:tcMar>
          </w:tcPr>
          <w:p w:rsidR="006E7EFD" w:rsidRPr="000B31EC" w:rsidRDefault="00DF5B6C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0B31EC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instrText>Element.Notes</w:instrTex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ED3923" w:rsidRPr="000B31EC">
              <w:rPr>
                <w:rFonts w:ascii="Times New Roman" w:hAnsi="Times New Roman"/>
                <w:szCs w:val="24"/>
                <w:lang w:val="en-US"/>
              </w:rPr>
              <w:t>Start:</w:t>
            </w:r>
          </w:p>
          <w:p w:rsidR="006E7EFD" w:rsidRPr="000B31EC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</w:p>
          <w:p w:rsidR="006E7EFD" w:rsidRPr="000B31EC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 xml:space="preserve">1. </w:t>
            </w:r>
            <w:r w:rsidR="003E2EFB" w:rsidRPr="000B31EC">
              <w:rPr>
                <w:rFonts w:ascii="Times New Roman" w:hAnsi="Times New Roman"/>
                <w:szCs w:val="24"/>
                <w:lang w:val="en-US"/>
              </w:rPr>
              <w:t>Start</w:t>
            </w:r>
            <w:r w:rsidRPr="000B31EC">
              <w:rPr>
                <w:rFonts w:ascii="Times New Roman" w:hAnsi="Times New Roman"/>
                <w:szCs w:val="24"/>
                <w:lang w:val="en-US"/>
              </w:rPr>
              <w:t xml:space="preserve"> a task</w:t>
            </w:r>
            <w:r w:rsidR="003E2EFB" w:rsidRPr="000B31EC">
              <w:rPr>
                <w:rFonts w:ascii="Times New Roman" w:hAnsi="Times New Roman"/>
                <w:szCs w:val="24"/>
                <w:lang w:val="en-US"/>
              </w:rPr>
              <w:t xml:space="preserve"> by clicking start button on the row of a selected task in the main window.</w:t>
            </w:r>
          </w:p>
          <w:p w:rsidR="006E7EFD" w:rsidRPr="000B31EC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 xml:space="preserve">2. </w:t>
            </w:r>
            <w:commentRangeStart w:id="791"/>
            <w:r w:rsidR="003E2EFB" w:rsidRPr="000B31EC">
              <w:rPr>
                <w:rFonts w:ascii="Times New Roman" w:hAnsi="Times New Roman"/>
                <w:szCs w:val="24"/>
                <w:lang w:val="en-US"/>
              </w:rPr>
              <w:t>Stop</w:t>
            </w:r>
            <w:r w:rsidRPr="000B31EC">
              <w:rPr>
                <w:rFonts w:ascii="Times New Roman" w:hAnsi="Times New Roman"/>
                <w:szCs w:val="24"/>
                <w:lang w:val="en-US"/>
              </w:rPr>
              <w:t xml:space="preserve"> a task</w:t>
            </w:r>
            <w:r w:rsidR="003E2EFB" w:rsidRPr="000B31EC">
              <w:rPr>
                <w:rFonts w:ascii="Times New Roman" w:hAnsi="Times New Roman"/>
                <w:szCs w:val="24"/>
                <w:lang w:val="en-US"/>
              </w:rPr>
              <w:t xml:space="preserve"> by clicking stop button</w:t>
            </w:r>
            <w:commentRangeEnd w:id="791"/>
            <w:r w:rsidR="00AC1B45">
              <w:rPr>
                <w:rStyle w:val="Refdecomentrio"/>
                <w:rFonts w:ascii="Arial" w:eastAsiaTheme="minorEastAsia" w:hAnsi="Arial"/>
                <w:color w:val="000000"/>
                <w:lang w:val="en-AU" w:eastAsia="pt-PT"/>
              </w:rPr>
              <w:commentReference w:id="791"/>
            </w:r>
            <w:r w:rsidR="003E2EFB" w:rsidRPr="000B31EC">
              <w:rPr>
                <w:rFonts w:ascii="Times New Roman" w:hAnsi="Times New Roman"/>
                <w:szCs w:val="24"/>
                <w:lang w:val="en-US"/>
              </w:rPr>
              <w:t>.</w:t>
            </w:r>
          </w:p>
          <w:p w:rsidR="006E7EFD" w:rsidRPr="000B31EC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</w:p>
          <w:p w:rsidR="006E7EFD" w:rsidRPr="000B31EC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>Result:</w:t>
            </w:r>
          </w:p>
          <w:p w:rsidR="006E7EFD" w:rsidRPr="000B31EC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</w:p>
          <w:p w:rsidR="006E7EFD" w:rsidRPr="00F6228A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>1.1The system changes the start/add button to the stop button, view details button and it starts timer. The edit button is disabled.</w:t>
            </w:r>
          </w:p>
        </w:tc>
      </w:tr>
    </w:tbl>
    <w:p w:rsidR="006E7EFD" w:rsidRPr="00F6228A" w:rsidRDefault="006E7EFD" w:rsidP="006E7EFD">
      <w:pPr>
        <w:spacing w:before="60" w:after="60"/>
        <w:rPr>
          <w:rFonts w:ascii="Times New Roman" w:hAnsi="Times New Roman"/>
          <w:szCs w:val="24"/>
          <w:lang w:val="en-US"/>
        </w:rPr>
      </w:pPr>
    </w:p>
    <w:tbl>
      <w:tblPr>
        <w:tblW w:w="0" w:type="auto"/>
        <w:tblInd w:w="60" w:type="dxa"/>
        <w:tblLayout w:type="fixed"/>
        <w:tblCellMar>
          <w:left w:w="60" w:type="dxa"/>
          <w:right w:w="60" w:type="dxa"/>
        </w:tblCellMar>
        <w:tblLook w:val="0000"/>
      </w:tblPr>
      <w:tblGrid>
        <w:gridCol w:w="1500"/>
        <w:gridCol w:w="2910"/>
        <w:gridCol w:w="2125"/>
        <w:gridCol w:w="3250"/>
      </w:tblGrid>
      <w:tr w:rsidR="006E7EFD" w:rsidRPr="000B31EC" w:rsidTr="004A6A1B">
        <w:trPr>
          <w:trHeight w:val="237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Related To:</w:t>
            </w:r>
          </w:p>
        </w:tc>
        <w:tc>
          <w:tcPr>
            <w:tcW w:w="291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Source</w:t>
            </w:r>
          </w:p>
        </w:tc>
        <w:tc>
          <w:tcPr>
            <w:tcW w:w="2125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Connector</w:t>
            </w:r>
          </w:p>
        </w:tc>
        <w:tc>
          <w:tcPr>
            <w:tcW w:w="325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Target</w:t>
            </w:r>
          </w:p>
        </w:tc>
      </w:tr>
      <w:tr w:rsidR="006E7EFD" w:rsidRPr="000B31EC" w:rsidTr="004A6A1B"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91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0B31EC" w:rsidRDefault="00DF5B6C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0B31EC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t xml:space="preserve">Other </w:t>
            </w:r>
            <w:proofErr w:type="spellStart"/>
            <w:r w:rsidR="006E7EFD" w:rsidRPr="000B31EC">
              <w:rPr>
                <w:rFonts w:ascii="Times New Roman" w:hAnsi="Times New Roman"/>
                <w:szCs w:val="24"/>
                <w:lang w:val="en-US"/>
              </w:rPr>
              <w:t>tests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t>Start</w:t>
            </w:r>
            <w:proofErr w:type="spellEnd"/>
            <w:r w:rsidR="006E7EFD" w:rsidRPr="000B31EC">
              <w:rPr>
                <w:rFonts w:ascii="Times New Roman" w:hAnsi="Times New Roman"/>
                <w:szCs w:val="24"/>
                <w:lang w:val="en-US"/>
              </w:rPr>
              <w:t>/add and stop button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6E7EFD" w:rsidRPr="000B31EC" w:rsidRDefault="006E7EFD" w:rsidP="004A6A1B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125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spacing w:before="60" w:after="60"/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lastRenderedPageBreak/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instrText>Connector.Type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t>Trace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25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spacing w:before="60" w:after="60"/>
              <w:rPr>
                <w:rFonts w:ascii="Times New Roman" w:hAnsi="Times New Roman"/>
                <w:sz w:val="20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Interface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UI-001:MainWindow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6E7EFD" w:rsidRPr="00F6228A" w:rsidRDefault="006E7EFD" w:rsidP="004A6A1B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</w:tr>
      <w:bookmarkEnd w:id="786"/>
    </w:tbl>
    <w:p w:rsidR="006E7EFD" w:rsidRPr="00F6228A" w:rsidRDefault="006E7EFD" w:rsidP="006E7EFD">
      <w:pPr>
        <w:rPr>
          <w:rFonts w:eastAsia="Times New Roman"/>
          <w:szCs w:val="24"/>
          <w:lang w:val="en-US"/>
        </w:rPr>
      </w:pPr>
    </w:p>
    <w:tbl>
      <w:tblPr>
        <w:tblW w:w="0" w:type="auto"/>
        <w:tblLayout w:type="fixed"/>
        <w:tblCellMar>
          <w:left w:w="60" w:type="dxa"/>
          <w:right w:w="60" w:type="dxa"/>
        </w:tblCellMar>
        <w:tblLook w:val="0000"/>
      </w:tblPr>
      <w:tblGrid>
        <w:gridCol w:w="1500"/>
        <w:gridCol w:w="2031"/>
        <w:gridCol w:w="2769"/>
        <w:gridCol w:w="3498"/>
      </w:tblGrid>
      <w:tr w:rsidR="006E7EFD" w:rsidRPr="000B31EC" w:rsidTr="004A6A1B"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Use Case:</w:t>
            </w:r>
          </w:p>
        </w:tc>
        <w:tc>
          <w:tcPr>
            <w:tcW w:w="4800" w:type="dxa"/>
            <w:gridSpan w:val="2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0B31EC" w:rsidRDefault="00DF5B6C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0B31EC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instrText>Element.Name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t>Visual effect inactive/active tasks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Test Id: T54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Element.Alias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6E7EFD" w:rsidRPr="000B31EC" w:rsidTr="004A6A1B"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Status:</w:t>
            </w:r>
          </w:p>
        </w:tc>
        <w:tc>
          <w:tcPr>
            <w:tcW w:w="2031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tabs>
                <w:tab w:val="left" w:pos="2160"/>
                <w:tab w:val="left" w:pos="3150"/>
                <w:tab w:val="left" w:pos="567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Element.Status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del w:id="792" w:author="David Silva" w:date="2013-05-27T21:24:00Z">
              <w:r w:rsidR="006E7EFD" w:rsidRPr="00F6228A" w:rsidDel="00A46F0C">
                <w:rPr>
                  <w:rFonts w:ascii="Times New Roman" w:hAnsi="Times New Roman"/>
                  <w:szCs w:val="24"/>
                  <w:lang w:val="en-US"/>
                </w:rPr>
                <w:delText>Proposed</w:delText>
              </w:r>
            </w:del>
            <w:ins w:id="793" w:author="David Silva" w:date="2013-05-27T21:24:00Z">
              <w:r w:rsidR="00A46F0C">
                <w:rPr>
                  <w:rFonts w:ascii="Times New Roman" w:hAnsi="Times New Roman"/>
                  <w:szCs w:val="24"/>
                  <w:lang w:val="en-US"/>
                </w:rPr>
                <w:t>Draft</w:t>
              </w:r>
            </w:ins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2769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tabs>
                <w:tab w:val="left" w:pos="900"/>
                <w:tab w:val="left" w:pos="3150"/>
                <w:tab w:val="left" w:pos="5670"/>
              </w:tabs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Version: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Element.Version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1.0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tabs>
                <w:tab w:val="left" w:pos="990"/>
                <w:tab w:val="left" w:pos="4590"/>
                <w:tab w:val="left" w:pos="567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Phase: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Element.Phase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1.0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6E7EFD" w:rsidRPr="000B31EC" w:rsidTr="004A6A1B">
        <w:trPr>
          <w:trHeight w:val="280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Author:</w:t>
            </w:r>
          </w:p>
        </w:tc>
        <w:tc>
          <w:tcPr>
            <w:tcW w:w="2031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tabs>
                <w:tab w:val="left" w:pos="216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Element.Author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João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2769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tabs>
                <w:tab w:val="left" w:pos="90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Created: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Element.DateCreatedShort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13-05-2013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tabs>
                <w:tab w:val="left" w:pos="99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del w:id="794" w:author="David Silva" w:date="2013-05-27T21:21:00Z">
              <w:r w:rsidRPr="00F6228A" w:rsidDel="00A46F0C">
                <w:rPr>
                  <w:rFonts w:ascii="Times New Roman" w:hAnsi="Times New Roman"/>
                  <w:szCs w:val="24"/>
                  <w:lang w:val="en-US"/>
                </w:rPr>
                <w:delText>Modified:</w:delText>
              </w:r>
              <w:r w:rsidRPr="00F6228A" w:rsidDel="00A46F0C">
                <w:rPr>
                  <w:rFonts w:ascii="Times New Roman" w:hAnsi="Times New Roman"/>
                  <w:szCs w:val="24"/>
                  <w:lang w:val="en-US"/>
                </w:rPr>
                <w:tab/>
              </w:r>
              <w:r w:rsidR="00DF5B6C" w:rsidRPr="00F6228A" w:rsidDel="00A46F0C">
                <w:rPr>
                  <w:rFonts w:ascii="Times New Roman" w:hAnsi="Times New Roman"/>
                  <w:szCs w:val="24"/>
                  <w:lang w:val="en-US"/>
                </w:rPr>
                <w:fldChar w:fldCharType="begin" w:fldLock="1"/>
              </w:r>
              <w:r w:rsidRPr="00F6228A" w:rsidDel="00A46F0C">
                <w:rPr>
                  <w:rFonts w:ascii="Times New Roman" w:hAnsi="Times New Roman"/>
                  <w:szCs w:val="24"/>
                  <w:lang w:val="en-US"/>
                </w:rPr>
                <w:delInstrText>MERGEFIELD Element.DateModifiedShort</w:delInstrText>
              </w:r>
              <w:r w:rsidR="00DF5B6C" w:rsidRPr="00F6228A" w:rsidDel="00A46F0C">
                <w:rPr>
                  <w:rFonts w:ascii="Times New Roman" w:hAnsi="Times New Roman"/>
                  <w:szCs w:val="24"/>
                  <w:lang w:val="en-US"/>
                </w:rPr>
                <w:fldChar w:fldCharType="separate"/>
              </w:r>
              <w:r w:rsidRPr="00F6228A" w:rsidDel="00A46F0C">
                <w:rPr>
                  <w:rFonts w:ascii="Times New Roman" w:hAnsi="Times New Roman"/>
                  <w:szCs w:val="24"/>
                  <w:lang w:val="en-US"/>
                </w:rPr>
                <w:delText>13-05-2013</w:delText>
              </w:r>
              <w:r w:rsidR="00DF5B6C" w:rsidRPr="00F6228A" w:rsidDel="00A46F0C">
                <w:rPr>
                  <w:rFonts w:ascii="Times New Roman" w:hAnsi="Times New Roman"/>
                  <w:szCs w:val="24"/>
                  <w:lang w:val="en-US"/>
                </w:rPr>
                <w:fldChar w:fldCharType="end"/>
              </w:r>
            </w:del>
            <w:ins w:id="795" w:author="David Silva" w:date="2013-05-27T21:21:00Z">
              <w:r w:rsidR="00A46F0C">
                <w:rPr>
                  <w:rFonts w:ascii="Times New Roman" w:hAnsi="Times New Roman"/>
                  <w:szCs w:val="24"/>
                  <w:lang w:val="en-US"/>
                </w:rPr>
                <w:t>Modified: 21-05-2013</w:t>
              </w:r>
            </w:ins>
          </w:p>
        </w:tc>
      </w:tr>
      <w:tr w:rsidR="006E7EFD" w:rsidRPr="00F0171D" w:rsidTr="004A6A1B">
        <w:trPr>
          <w:trHeight w:val="387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50" w:type="dxa"/>
              <w:left w:w="0" w:type="dxa"/>
              <w:bottom w:w="0" w:type="dxa"/>
              <w:right w:w="5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Notes:</w:t>
            </w:r>
          </w:p>
        </w:tc>
        <w:tc>
          <w:tcPr>
            <w:tcW w:w="8298" w:type="dxa"/>
            <w:gridSpan w:val="3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50" w:type="dxa"/>
              <w:left w:w="0" w:type="dxa"/>
              <w:bottom w:w="0" w:type="dxa"/>
              <w:right w:w="50" w:type="dxa"/>
            </w:tcMar>
          </w:tcPr>
          <w:p w:rsidR="006E7EFD" w:rsidRPr="000B31EC" w:rsidRDefault="00DF5B6C" w:rsidP="004A6A1B">
            <w:pPr>
              <w:spacing w:before="60" w:after="60"/>
              <w:rPr>
                <w:rFonts w:ascii="Times New Roman" w:hAnsi="Times New Roman"/>
                <w:szCs w:val="24"/>
                <w:u w:val="single"/>
                <w:lang w:val="en-US"/>
              </w:rPr>
            </w:pPr>
            <w:r w:rsidRPr="00F6228A">
              <w:rPr>
                <w:sz w:val="20"/>
                <w:szCs w:val="24"/>
                <w:u w:val="single"/>
                <w:lang w:val="en-US"/>
              </w:rPr>
              <w:fldChar w:fldCharType="begin" w:fldLock="1"/>
            </w:r>
            <w:r w:rsidR="006E7EFD" w:rsidRPr="000B31EC">
              <w:rPr>
                <w:sz w:val="20"/>
                <w:szCs w:val="24"/>
                <w:u w:val="single"/>
                <w:lang w:val="en-US"/>
              </w:rPr>
              <w:instrText xml:space="preserve">MERGEFIELD </w:instrText>
            </w:r>
            <w:r w:rsidR="006E7EFD" w:rsidRPr="000B31EC">
              <w:rPr>
                <w:rFonts w:ascii="Times New Roman" w:hAnsi="Times New Roman"/>
                <w:szCs w:val="24"/>
                <w:u w:val="single"/>
                <w:lang w:val="en-US"/>
              </w:rPr>
              <w:instrText>Element.Notes</w:instrText>
            </w:r>
            <w:r w:rsidRPr="00F6228A">
              <w:rPr>
                <w:sz w:val="20"/>
                <w:szCs w:val="24"/>
                <w:u w:val="single"/>
                <w:lang w:val="en-US"/>
              </w:rPr>
              <w:fldChar w:fldCharType="end"/>
            </w:r>
            <w:r w:rsidR="00ED3923" w:rsidRPr="000B31EC">
              <w:rPr>
                <w:rFonts w:ascii="Times New Roman" w:hAnsi="Times New Roman"/>
                <w:szCs w:val="24"/>
                <w:u w:val="single"/>
                <w:lang w:val="en-US"/>
              </w:rPr>
              <w:t>Start:</w:t>
            </w:r>
          </w:p>
          <w:p w:rsidR="006E7EFD" w:rsidRPr="000B31EC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</w:p>
          <w:p w:rsidR="006E7EFD" w:rsidRPr="000B31EC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>1</w:t>
            </w:r>
            <w:commentRangeStart w:id="796"/>
            <w:r w:rsidRPr="000B31EC">
              <w:rPr>
                <w:rFonts w:ascii="Times New Roman" w:hAnsi="Times New Roman"/>
                <w:szCs w:val="24"/>
                <w:lang w:val="en-US"/>
              </w:rPr>
              <w:t>. click on show inactive tasks</w:t>
            </w:r>
            <w:r w:rsidR="003E2EFB" w:rsidRPr="000B31EC">
              <w:rPr>
                <w:rFonts w:ascii="Times New Roman" w:hAnsi="Times New Roman"/>
                <w:szCs w:val="24"/>
                <w:lang w:val="en-US"/>
              </w:rPr>
              <w:t xml:space="preserve"> in the main window</w:t>
            </w:r>
            <w:commentRangeEnd w:id="796"/>
            <w:r w:rsidR="000367C7">
              <w:rPr>
                <w:rStyle w:val="Refdecomentrio"/>
                <w:rFonts w:ascii="Arial" w:eastAsiaTheme="minorEastAsia" w:hAnsi="Arial"/>
                <w:color w:val="000000"/>
                <w:lang w:val="en-AU" w:eastAsia="pt-PT"/>
              </w:rPr>
              <w:commentReference w:id="796"/>
            </w:r>
          </w:p>
          <w:p w:rsidR="006E7EFD" w:rsidRPr="000B31EC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</w:p>
          <w:p w:rsidR="006E7EFD" w:rsidRPr="000B31EC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u w:val="single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u w:val="single"/>
                <w:lang w:val="en-US"/>
              </w:rPr>
              <w:t>Result:</w:t>
            </w:r>
          </w:p>
          <w:p w:rsidR="006E7EFD" w:rsidRPr="000B31EC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</w:p>
          <w:p w:rsidR="006E7EFD" w:rsidRPr="000B31EC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>The system should differentiate visually the active from inactive tasks</w:t>
            </w:r>
          </w:p>
        </w:tc>
      </w:tr>
    </w:tbl>
    <w:p w:rsidR="006E7EFD" w:rsidRPr="000B31EC" w:rsidRDefault="006E7EFD" w:rsidP="006E7EFD">
      <w:pPr>
        <w:spacing w:before="60" w:after="60"/>
        <w:rPr>
          <w:rFonts w:ascii="Times New Roman" w:hAnsi="Times New Roman"/>
          <w:szCs w:val="24"/>
          <w:lang w:val="en-US"/>
        </w:rPr>
      </w:pPr>
    </w:p>
    <w:p w:rsidR="006E7EFD" w:rsidRPr="000B31EC" w:rsidRDefault="006E7EFD" w:rsidP="006E7EFD">
      <w:pPr>
        <w:spacing w:before="60" w:after="60"/>
        <w:rPr>
          <w:rFonts w:ascii="Times New Roman" w:hAnsi="Times New Roman"/>
          <w:szCs w:val="24"/>
          <w:lang w:val="en-US"/>
        </w:rPr>
      </w:pPr>
    </w:p>
    <w:tbl>
      <w:tblPr>
        <w:tblW w:w="0" w:type="auto"/>
        <w:tblInd w:w="60" w:type="dxa"/>
        <w:tblLayout w:type="fixed"/>
        <w:tblCellMar>
          <w:left w:w="60" w:type="dxa"/>
          <w:right w:w="60" w:type="dxa"/>
        </w:tblCellMar>
        <w:tblLook w:val="0000"/>
      </w:tblPr>
      <w:tblGrid>
        <w:gridCol w:w="1500"/>
        <w:gridCol w:w="2910"/>
        <w:gridCol w:w="2125"/>
        <w:gridCol w:w="3250"/>
      </w:tblGrid>
      <w:tr w:rsidR="006E7EFD" w:rsidRPr="000B31EC" w:rsidTr="004A6A1B">
        <w:trPr>
          <w:trHeight w:val="237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Related To:</w:t>
            </w:r>
          </w:p>
        </w:tc>
        <w:tc>
          <w:tcPr>
            <w:tcW w:w="291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Source</w:t>
            </w:r>
          </w:p>
        </w:tc>
        <w:tc>
          <w:tcPr>
            <w:tcW w:w="2125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Connector</w:t>
            </w:r>
          </w:p>
        </w:tc>
        <w:tc>
          <w:tcPr>
            <w:tcW w:w="325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Target</w:t>
            </w:r>
          </w:p>
        </w:tc>
      </w:tr>
      <w:tr w:rsidR="006E7EFD" w:rsidRPr="00F0171D" w:rsidTr="004A6A1B"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91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0B31EC" w:rsidRDefault="00DF5B6C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0B31EC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t xml:space="preserve">Other </w:t>
            </w:r>
            <w:proofErr w:type="spellStart"/>
            <w:r w:rsidR="006E7EFD" w:rsidRPr="000B31EC">
              <w:rPr>
                <w:rFonts w:ascii="Times New Roman" w:hAnsi="Times New Roman"/>
                <w:szCs w:val="24"/>
                <w:lang w:val="en-US"/>
              </w:rPr>
              <w:t>tests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t>Visual</w:t>
            </w:r>
            <w:proofErr w:type="spellEnd"/>
            <w:r w:rsidR="006E7EFD" w:rsidRPr="000B31EC">
              <w:rPr>
                <w:rFonts w:ascii="Times New Roman" w:hAnsi="Times New Roman"/>
                <w:szCs w:val="24"/>
                <w:lang w:val="en-US"/>
              </w:rPr>
              <w:t xml:space="preserve"> effect inactive/active tasks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6E7EFD" w:rsidRPr="000B31EC" w:rsidRDefault="006E7EFD" w:rsidP="004A6A1B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125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spacing w:before="60" w:after="60"/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instrText>Connector.Type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t>Trace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25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0B31EC" w:rsidRDefault="00DF5B6C" w:rsidP="004A6A1B">
            <w:pPr>
              <w:spacing w:before="60" w:after="60"/>
              <w:rPr>
                <w:rFonts w:ascii="Times New Roman" w:hAnsi="Times New Roman"/>
                <w:sz w:val="20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0B31EC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t>Interface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t>UI-010: Visual distinction between active and inactive tasks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6E7EFD" w:rsidRPr="000B31EC" w:rsidRDefault="006E7EFD" w:rsidP="004A6A1B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</w:tr>
    </w:tbl>
    <w:p w:rsidR="006E7EFD" w:rsidRPr="000B31EC" w:rsidRDefault="006E7EFD" w:rsidP="006E7EFD">
      <w:pPr>
        <w:spacing w:before="60" w:after="60"/>
        <w:rPr>
          <w:rFonts w:ascii="Times New Roman" w:hAnsi="Times New Roman"/>
          <w:szCs w:val="24"/>
          <w:lang w:val="en-US"/>
        </w:rPr>
      </w:pPr>
    </w:p>
    <w:p w:rsidR="006E7EFD" w:rsidRPr="00F6228A" w:rsidRDefault="006E7EFD" w:rsidP="006E7EFD">
      <w:pPr>
        <w:pStyle w:val="Ttulo3"/>
        <w:rPr>
          <w:rFonts w:eastAsia="Times New Roman"/>
          <w:bCs/>
          <w:lang w:val="en-US"/>
        </w:rPr>
      </w:pPr>
      <w:bookmarkStart w:id="797" w:name="BKM_368EE266_8151_49dd_8DDF_29E5AE376C43"/>
      <w:r w:rsidRPr="000B31EC">
        <w:rPr>
          <w:rFonts w:eastAsia="Times New Roman"/>
          <w:bCs/>
          <w:lang w:val="en-US"/>
        </w:rPr>
        <w:br w:type="page"/>
      </w:r>
      <w:bookmarkStart w:id="798" w:name="_Toc357353634"/>
      <w:r w:rsidRPr="00F6228A">
        <w:rPr>
          <w:rFonts w:eastAsia="Times New Roman"/>
          <w:bCs/>
          <w:lang w:val="en-US"/>
        </w:rPr>
        <w:lastRenderedPageBreak/>
        <w:t xml:space="preserve">Diagram: </w:t>
      </w:r>
      <w:r w:rsidR="00DF5B6C" w:rsidRPr="00F6228A">
        <w:rPr>
          <w:rFonts w:eastAsia="Times New Roman"/>
          <w:bCs/>
          <w:lang w:val="en-US"/>
        </w:rPr>
        <w:fldChar w:fldCharType="begin" w:fldLock="1"/>
      </w:r>
      <w:r w:rsidRPr="00F6228A">
        <w:rPr>
          <w:rFonts w:eastAsia="Times New Roman"/>
          <w:bCs/>
          <w:lang w:val="en-US"/>
        </w:rPr>
        <w:instrText>MERGEFIELD Diagram.Name</w:instrText>
      </w:r>
      <w:r w:rsidR="00DF5B6C" w:rsidRPr="00F6228A">
        <w:rPr>
          <w:rFonts w:eastAsia="Times New Roman"/>
          <w:bCs/>
          <w:lang w:val="en-US"/>
        </w:rPr>
        <w:fldChar w:fldCharType="separate"/>
      </w:r>
      <w:r w:rsidRPr="00F6228A">
        <w:rPr>
          <w:rFonts w:eastAsia="Times New Roman"/>
          <w:bCs/>
          <w:lang w:val="en-US"/>
        </w:rPr>
        <w:t>Performance</w:t>
      </w:r>
      <w:bookmarkEnd w:id="798"/>
      <w:r w:rsidR="00DF5B6C" w:rsidRPr="00F6228A">
        <w:rPr>
          <w:rFonts w:eastAsia="Times New Roman"/>
          <w:bCs/>
          <w:lang w:val="en-US"/>
        </w:rPr>
        <w:fldChar w:fldCharType="end"/>
      </w:r>
    </w:p>
    <w:p w:rsidR="006E7EFD" w:rsidRPr="00F6228A" w:rsidRDefault="006E7EFD" w:rsidP="006E7EFD">
      <w:pPr>
        <w:spacing w:before="60" w:after="60"/>
        <w:rPr>
          <w:sz w:val="20"/>
          <w:szCs w:val="24"/>
          <w:lang w:val="en-US"/>
        </w:rPr>
      </w:pPr>
      <w:r w:rsidRPr="00F6228A">
        <w:rPr>
          <w:noProof/>
          <w:sz w:val="20"/>
          <w:szCs w:val="24"/>
          <w:lang w:eastAsia="pt-PT"/>
        </w:rPr>
        <w:drawing>
          <wp:inline distT="0" distB="0" distL="0" distR="0">
            <wp:extent cx="2673985" cy="17513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985" cy="175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97"/>
    </w:p>
    <w:p w:rsidR="006E7EFD" w:rsidRPr="00F6228A" w:rsidRDefault="006E7EFD" w:rsidP="006E7EFD">
      <w:pPr>
        <w:pStyle w:val="Ttulo3"/>
        <w:rPr>
          <w:rFonts w:eastAsia="Times New Roman"/>
          <w:bCs/>
          <w:lang w:val="en-US"/>
        </w:rPr>
      </w:pPr>
      <w:bookmarkStart w:id="799" w:name="_Toc357353635"/>
      <w:bookmarkStart w:id="800" w:name="BKM_BA25C7CE_C4FD_4395_A86C_1E24564AC7B9"/>
      <w:r w:rsidRPr="00F6228A">
        <w:rPr>
          <w:rFonts w:eastAsia="Times New Roman"/>
          <w:bCs/>
          <w:lang w:val="en-US"/>
        </w:rPr>
        <w:t xml:space="preserve">Diagram: </w:t>
      </w:r>
      <w:r w:rsidR="00DF5B6C" w:rsidRPr="00F6228A">
        <w:rPr>
          <w:rFonts w:eastAsia="Times New Roman"/>
          <w:bCs/>
          <w:lang w:val="en-US"/>
        </w:rPr>
        <w:fldChar w:fldCharType="begin" w:fldLock="1"/>
      </w:r>
      <w:r w:rsidRPr="00F6228A">
        <w:rPr>
          <w:rFonts w:eastAsia="Times New Roman"/>
          <w:bCs/>
          <w:lang w:val="en-US"/>
        </w:rPr>
        <w:instrText>MERGEFIELD Diagram.Name</w:instrText>
      </w:r>
      <w:r w:rsidR="00DF5B6C" w:rsidRPr="00F6228A">
        <w:rPr>
          <w:rFonts w:eastAsia="Times New Roman"/>
          <w:bCs/>
          <w:lang w:val="en-US"/>
        </w:rPr>
        <w:fldChar w:fldCharType="separate"/>
      </w:r>
      <w:r w:rsidRPr="00F6228A">
        <w:rPr>
          <w:rFonts w:eastAsia="Times New Roman"/>
          <w:bCs/>
          <w:lang w:val="en-US"/>
        </w:rPr>
        <w:t>Performance Tests</w:t>
      </w:r>
      <w:bookmarkEnd w:id="799"/>
      <w:r w:rsidR="00DF5B6C" w:rsidRPr="00F6228A">
        <w:rPr>
          <w:rFonts w:eastAsia="Times New Roman"/>
          <w:bCs/>
          <w:lang w:val="en-US"/>
        </w:rPr>
        <w:fldChar w:fldCharType="end"/>
      </w:r>
    </w:p>
    <w:p w:rsidR="006E7EFD" w:rsidRPr="00F6228A" w:rsidRDefault="006E7EFD" w:rsidP="006E7EFD">
      <w:pPr>
        <w:jc w:val="center"/>
        <w:rPr>
          <w:rFonts w:ascii="Times New Roman" w:hAnsi="Times New Roman"/>
          <w:szCs w:val="24"/>
          <w:lang w:val="en-US"/>
        </w:rPr>
      </w:pPr>
      <w:r w:rsidRPr="00F6228A">
        <w:rPr>
          <w:noProof/>
          <w:sz w:val="20"/>
          <w:szCs w:val="24"/>
          <w:lang w:eastAsia="pt-PT"/>
        </w:rPr>
        <w:drawing>
          <wp:inline distT="0" distB="0" distL="0" distR="0">
            <wp:extent cx="2052955" cy="7073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955" cy="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228A">
        <w:rPr>
          <w:rFonts w:ascii="Times New Roman" w:hAnsi="Times New Roman"/>
          <w:szCs w:val="24"/>
          <w:lang w:val="en-US"/>
        </w:rPr>
        <w:t xml:space="preserve"> </w:t>
      </w:r>
      <w:bookmarkEnd w:id="800"/>
    </w:p>
    <w:p w:rsidR="006E7EFD" w:rsidRPr="00F6228A" w:rsidRDefault="006E7EFD" w:rsidP="006E7EFD">
      <w:pPr>
        <w:spacing w:before="60" w:after="60"/>
        <w:rPr>
          <w:rFonts w:ascii="Times New Roman" w:hAnsi="Times New Roman"/>
          <w:szCs w:val="24"/>
          <w:lang w:val="en-US"/>
        </w:rPr>
      </w:pPr>
    </w:p>
    <w:tbl>
      <w:tblPr>
        <w:tblW w:w="0" w:type="auto"/>
        <w:tblLayout w:type="fixed"/>
        <w:tblCellMar>
          <w:left w:w="60" w:type="dxa"/>
          <w:right w:w="60" w:type="dxa"/>
        </w:tblCellMar>
        <w:tblLook w:val="0000"/>
      </w:tblPr>
      <w:tblGrid>
        <w:gridCol w:w="1500"/>
        <w:gridCol w:w="2031"/>
        <w:gridCol w:w="2769"/>
        <w:gridCol w:w="3498"/>
      </w:tblGrid>
      <w:tr w:rsidR="006E7EFD" w:rsidRPr="000B31EC" w:rsidTr="004A6A1B"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bookmarkStart w:id="801" w:name="BKM_BF3B3C36_50EF_4c15_B746_6154065CF916"/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Use Case:</w:t>
            </w:r>
          </w:p>
        </w:tc>
        <w:tc>
          <w:tcPr>
            <w:tcW w:w="4800" w:type="dxa"/>
            <w:gridSpan w:val="2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Element.Name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Startup Application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Test Id: T55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Element.Alias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6E7EFD" w:rsidRPr="000B31EC" w:rsidTr="004A6A1B"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Status:</w:t>
            </w:r>
          </w:p>
        </w:tc>
        <w:tc>
          <w:tcPr>
            <w:tcW w:w="2031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tabs>
                <w:tab w:val="left" w:pos="2160"/>
                <w:tab w:val="left" w:pos="3150"/>
                <w:tab w:val="left" w:pos="567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Element.Status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del w:id="802" w:author="David Silva" w:date="2013-05-27T21:24:00Z">
              <w:r w:rsidR="006E7EFD" w:rsidRPr="00F6228A" w:rsidDel="00A46F0C">
                <w:rPr>
                  <w:rFonts w:ascii="Times New Roman" w:hAnsi="Times New Roman"/>
                  <w:szCs w:val="24"/>
                  <w:lang w:val="en-US"/>
                </w:rPr>
                <w:delText>Proposed</w:delText>
              </w:r>
            </w:del>
            <w:ins w:id="803" w:author="David Silva" w:date="2013-05-27T21:24:00Z">
              <w:r w:rsidR="00A46F0C">
                <w:rPr>
                  <w:rFonts w:ascii="Times New Roman" w:hAnsi="Times New Roman"/>
                  <w:szCs w:val="24"/>
                  <w:lang w:val="en-US"/>
                </w:rPr>
                <w:t>Draft</w:t>
              </w:r>
            </w:ins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2769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tabs>
                <w:tab w:val="left" w:pos="900"/>
                <w:tab w:val="left" w:pos="3150"/>
                <w:tab w:val="left" w:pos="5670"/>
              </w:tabs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Version: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Element.Version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1.0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tabs>
                <w:tab w:val="left" w:pos="990"/>
                <w:tab w:val="left" w:pos="4590"/>
                <w:tab w:val="left" w:pos="567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Phase: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Element.Phase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1.0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6E7EFD" w:rsidRPr="000B31EC" w:rsidTr="004A6A1B">
        <w:trPr>
          <w:trHeight w:val="280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Author:</w:t>
            </w:r>
          </w:p>
        </w:tc>
        <w:tc>
          <w:tcPr>
            <w:tcW w:w="2031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tabs>
                <w:tab w:val="left" w:pos="216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Element.Author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João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2769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tabs>
                <w:tab w:val="left" w:pos="90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Created: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Element.DateCreatedShort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13-05-2013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tabs>
                <w:tab w:val="left" w:pos="99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del w:id="804" w:author="David Silva" w:date="2013-05-27T21:21:00Z">
              <w:r w:rsidRPr="00F6228A" w:rsidDel="00A46F0C">
                <w:rPr>
                  <w:rFonts w:ascii="Times New Roman" w:hAnsi="Times New Roman"/>
                  <w:szCs w:val="24"/>
                  <w:lang w:val="en-US"/>
                </w:rPr>
                <w:delText>Modified:</w:delText>
              </w:r>
              <w:r w:rsidRPr="00F6228A" w:rsidDel="00A46F0C">
                <w:rPr>
                  <w:rFonts w:ascii="Times New Roman" w:hAnsi="Times New Roman"/>
                  <w:szCs w:val="24"/>
                  <w:lang w:val="en-US"/>
                </w:rPr>
                <w:tab/>
              </w:r>
              <w:r w:rsidR="00DF5B6C" w:rsidRPr="00F6228A" w:rsidDel="00A46F0C">
                <w:rPr>
                  <w:rFonts w:ascii="Times New Roman" w:hAnsi="Times New Roman"/>
                  <w:szCs w:val="24"/>
                  <w:lang w:val="en-US"/>
                </w:rPr>
                <w:fldChar w:fldCharType="begin" w:fldLock="1"/>
              </w:r>
              <w:r w:rsidRPr="00F6228A" w:rsidDel="00A46F0C">
                <w:rPr>
                  <w:rFonts w:ascii="Times New Roman" w:hAnsi="Times New Roman"/>
                  <w:szCs w:val="24"/>
                  <w:lang w:val="en-US"/>
                </w:rPr>
                <w:delInstrText>MERGEFIELD Element.DateModifiedShort</w:delInstrText>
              </w:r>
              <w:r w:rsidR="00DF5B6C" w:rsidRPr="00F6228A" w:rsidDel="00A46F0C">
                <w:rPr>
                  <w:rFonts w:ascii="Times New Roman" w:hAnsi="Times New Roman"/>
                  <w:szCs w:val="24"/>
                  <w:lang w:val="en-US"/>
                </w:rPr>
                <w:fldChar w:fldCharType="separate"/>
              </w:r>
              <w:r w:rsidRPr="00F6228A" w:rsidDel="00A46F0C">
                <w:rPr>
                  <w:rFonts w:ascii="Times New Roman" w:hAnsi="Times New Roman"/>
                  <w:szCs w:val="24"/>
                  <w:lang w:val="en-US"/>
                </w:rPr>
                <w:delText>13-05-2013</w:delText>
              </w:r>
              <w:r w:rsidR="00DF5B6C" w:rsidRPr="00F6228A" w:rsidDel="00A46F0C">
                <w:rPr>
                  <w:rFonts w:ascii="Times New Roman" w:hAnsi="Times New Roman"/>
                  <w:szCs w:val="24"/>
                  <w:lang w:val="en-US"/>
                </w:rPr>
                <w:fldChar w:fldCharType="end"/>
              </w:r>
            </w:del>
            <w:ins w:id="805" w:author="David Silva" w:date="2013-05-27T21:21:00Z">
              <w:r w:rsidR="00A46F0C">
                <w:rPr>
                  <w:rFonts w:ascii="Times New Roman" w:hAnsi="Times New Roman"/>
                  <w:szCs w:val="24"/>
                  <w:lang w:val="en-US"/>
                </w:rPr>
                <w:t>Modified: 21-05-2013</w:t>
              </w:r>
            </w:ins>
          </w:p>
        </w:tc>
      </w:tr>
      <w:tr w:rsidR="006E7EFD" w:rsidRPr="00F0171D" w:rsidTr="004A6A1B">
        <w:trPr>
          <w:trHeight w:val="387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50" w:type="dxa"/>
              <w:left w:w="0" w:type="dxa"/>
              <w:bottom w:w="0" w:type="dxa"/>
              <w:right w:w="5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Notes:</w:t>
            </w:r>
          </w:p>
        </w:tc>
        <w:tc>
          <w:tcPr>
            <w:tcW w:w="8298" w:type="dxa"/>
            <w:gridSpan w:val="3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50" w:type="dxa"/>
              <w:left w:w="0" w:type="dxa"/>
              <w:bottom w:w="0" w:type="dxa"/>
              <w:right w:w="50" w:type="dxa"/>
            </w:tcMar>
          </w:tcPr>
          <w:p w:rsidR="006E7EFD" w:rsidRPr="000B31EC" w:rsidRDefault="00DF5B6C" w:rsidP="004A6A1B">
            <w:pPr>
              <w:spacing w:before="60" w:after="60"/>
              <w:rPr>
                <w:rFonts w:ascii="Times New Roman" w:hAnsi="Times New Roman"/>
                <w:szCs w:val="24"/>
                <w:u w:val="single"/>
                <w:lang w:val="en-US"/>
              </w:rPr>
            </w:pPr>
            <w:r w:rsidRPr="00F6228A">
              <w:rPr>
                <w:sz w:val="20"/>
                <w:szCs w:val="24"/>
                <w:u w:val="single"/>
                <w:lang w:val="en-US"/>
              </w:rPr>
              <w:fldChar w:fldCharType="begin" w:fldLock="1"/>
            </w:r>
            <w:r w:rsidR="006E7EFD" w:rsidRPr="000B31EC">
              <w:rPr>
                <w:sz w:val="20"/>
                <w:szCs w:val="24"/>
                <w:u w:val="single"/>
                <w:lang w:val="en-US"/>
              </w:rPr>
              <w:instrText xml:space="preserve">MERGEFIELD </w:instrText>
            </w:r>
            <w:r w:rsidR="006E7EFD" w:rsidRPr="000B31EC">
              <w:rPr>
                <w:rFonts w:ascii="Times New Roman" w:hAnsi="Times New Roman"/>
                <w:szCs w:val="24"/>
                <w:u w:val="single"/>
                <w:lang w:val="en-US"/>
              </w:rPr>
              <w:instrText>Element.Notes</w:instrText>
            </w:r>
            <w:r w:rsidRPr="00F6228A">
              <w:rPr>
                <w:sz w:val="20"/>
                <w:szCs w:val="24"/>
                <w:u w:val="single"/>
                <w:lang w:val="en-US"/>
              </w:rPr>
              <w:fldChar w:fldCharType="end"/>
            </w:r>
            <w:r w:rsidR="00ED3923" w:rsidRPr="000B31EC">
              <w:rPr>
                <w:rFonts w:ascii="Times New Roman" w:hAnsi="Times New Roman"/>
                <w:szCs w:val="24"/>
                <w:u w:val="single"/>
                <w:lang w:val="en-US"/>
              </w:rPr>
              <w:t>Start:</w:t>
            </w:r>
          </w:p>
          <w:p w:rsidR="006E7EFD" w:rsidRPr="000B31EC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</w:p>
          <w:p w:rsidR="006E7EFD" w:rsidRPr="000B31EC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>1. start the application</w:t>
            </w:r>
          </w:p>
          <w:p w:rsidR="006E7EFD" w:rsidRPr="000B31EC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</w:p>
          <w:p w:rsidR="006E7EFD" w:rsidRPr="000B31EC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</w:p>
          <w:p w:rsidR="006E7EFD" w:rsidRPr="000B31EC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u w:val="single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u w:val="single"/>
                <w:lang w:val="en-US"/>
              </w:rPr>
              <w:t>Result:</w:t>
            </w:r>
          </w:p>
          <w:p w:rsidR="006E7EFD" w:rsidRPr="000B31EC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</w:p>
          <w:p w:rsidR="006E7EFD" w:rsidRPr="000B31EC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>The application must start in less than 15 seconds</w:t>
            </w:r>
          </w:p>
          <w:p w:rsidR="006E7EFD" w:rsidRPr="000B31EC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</w:p>
        </w:tc>
      </w:tr>
    </w:tbl>
    <w:p w:rsidR="006E7EFD" w:rsidRPr="000B31EC" w:rsidRDefault="006E7EFD" w:rsidP="006E7EFD">
      <w:pPr>
        <w:spacing w:before="60" w:after="60"/>
        <w:rPr>
          <w:rFonts w:ascii="Times New Roman" w:hAnsi="Times New Roman"/>
          <w:szCs w:val="24"/>
          <w:lang w:val="en-US"/>
        </w:rPr>
      </w:pPr>
    </w:p>
    <w:p w:rsidR="006E7EFD" w:rsidRPr="000B31EC" w:rsidRDefault="006E7EFD" w:rsidP="006E7EFD">
      <w:pPr>
        <w:spacing w:before="60" w:after="60"/>
        <w:rPr>
          <w:rFonts w:ascii="Times New Roman" w:hAnsi="Times New Roman"/>
          <w:szCs w:val="24"/>
          <w:lang w:val="en-US"/>
        </w:rPr>
      </w:pPr>
    </w:p>
    <w:tbl>
      <w:tblPr>
        <w:tblW w:w="0" w:type="auto"/>
        <w:tblInd w:w="60" w:type="dxa"/>
        <w:tblLayout w:type="fixed"/>
        <w:tblCellMar>
          <w:left w:w="60" w:type="dxa"/>
          <w:right w:w="60" w:type="dxa"/>
        </w:tblCellMar>
        <w:tblLook w:val="0000"/>
      </w:tblPr>
      <w:tblGrid>
        <w:gridCol w:w="1500"/>
        <w:gridCol w:w="2910"/>
        <w:gridCol w:w="2125"/>
        <w:gridCol w:w="3250"/>
      </w:tblGrid>
      <w:tr w:rsidR="006E7EFD" w:rsidRPr="000B31EC" w:rsidTr="004A6A1B">
        <w:trPr>
          <w:trHeight w:val="237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Related To:</w:t>
            </w:r>
          </w:p>
        </w:tc>
        <w:tc>
          <w:tcPr>
            <w:tcW w:w="291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Source</w:t>
            </w:r>
          </w:p>
        </w:tc>
        <w:tc>
          <w:tcPr>
            <w:tcW w:w="2125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Connector</w:t>
            </w:r>
          </w:p>
        </w:tc>
        <w:tc>
          <w:tcPr>
            <w:tcW w:w="325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Target</w:t>
            </w:r>
          </w:p>
        </w:tc>
      </w:tr>
      <w:tr w:rsidR="006E7EFD" w:rsidRPr="00F0171D" w:rsidTr="004A6A1B"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91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 xml:space="preserve">Other </w:t>
            </w:r>
            <w:proofErr w:type="spellStart"/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tests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Startup</w:t>
            </w:r>
            <w:proofErr w:type="spellEnd"/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 xml:space="preserve"> Application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6E7EFD" w:rsidRPr="00F6228A" w:rsidRDefault="006E7EFD" w:rsidP="004A6A1B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125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spacing w:before="60" w:after="60"/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instrText>Connector.Type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t>Trace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25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0B31EC" w:rsidRDefault="00DF5B6C" w:rsidP="004A6A1B">
            <w:pPr>
              <w:spacing w:before="60" w:after="60"/>
              <w:rPr>
                <w:rFonts w:ascii="Times New Roman" w:hAnsi="Times New Roman"/>
                <w:sz w:val="20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0B31EC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t>Performance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t>PR-001: Startup of the application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6E7EFD" w:rsidRPr="000B31EC" w:rsidRDefault="006E7EFD" w:rsidP="004A6A1B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</w:tr>
    </w:tbl>
    <w:p w:rsidR="006E7EFD" w:rsidRPr="000B31EC" w:rsidRDefault="006E7EFD" w:rsidP="006E7EFD">
      <w:pPr>
        <w:spacing w:before="60" w:after="60"/>
        <w:rPr>
          <w:rFonts w:ascii="Times New Roman" w:hAnsi="Times New Roman"/>
          <w:szCs w:val="24"/>
          <w:lang w:val="en-US"/>
        </w:rPr>
      </w:pPr>
    </w:p>
    <w:p w:rsidR="006E7EFD" w:rsidRPr="000B31EC" w:rsidRDefault="006E7EFD" w:rsidP="006E7EFD">
      <w:pPr>
        <w:spacing w:before="60" w:after="60"/>
        <w:rPr>
          <w:rFonts w:ascii="Times New Roman" w:hAnsi="Times New Roman"/>
          <w:szCs w:val="24"/>
          <w:lang w:val="en-US"/>
        </w:rPr>
      </w:pPr>
    </w:p>
    <w:p w:rsidR="006E7EFD" w:rsidRPr="000B31EC" w:rsidRDefault="006E7EFD" w:rsidP="006E7EFD">
      <w:pPr>
        <w:rPr>
          <w:rFonts w:ascii="Times New Roman" w:hAnsi="Times New Roman"/>
          <w:szCs w:val="24"/>
          <w:lang w:val="en-US"/>
        </w:rPr>
      </w:pPr>
    </w:p>
    <w:p w:rsidR="006E7EFD" w:rsidRPr="000B31EC" w:rsidRDefault="006E7EFD" w:rsidP="006E7EFD">
      <w:pPr>
        <w:rPr>
          <w:rFonts w:eastAsia="Times New Roman"/>
          <w:szCs w:val="24"/>
          <w:lang w:val="en-US"/>
        </w:rPr>
      </w:pPr>
    </w:p>
    <w:tbl>
      <w:tblPr>
        <w:tblW w:w="0" w:type="auto"/>
        <w:tblLayout w:type="fixed"/>
        <w:tblCellMar>
          <w:left w:w="60" w:type="dxa"/>
          <w:right w:w="60" w:type="dxa"/>
        </w:tblCellMar>
        <w:tblLook w:val="0000"/>
      </w:tblPr>
      <w:tblGrid>
        <w:gridCol w:w="1500"/>
        <w:gridCol w:w="2031"/>
        <w:gridCol w:w="2769"/>
        <w:gridCol w:w="3498"/>
      </w:tblGrid>
      <w:tr w:rsidR="006E7EFD" w:rsidRPr="000B31EC" w:rsidTr="004A6A1B"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bookmarkStart w:id="806" w:name="BKM_5E6EC7EB_C685_4b04_806D_9581794FD565"/>
            <w:bookmarkEnd w:id="801"/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Use Case:</w:t>
            </w:r>
          </w:p>
        </w:tc>
        <w:tc>
          <w:tcPr>
            <w:tcW w:w="4800" w:type="dxa"/>
            <w:gridSpan w:val="2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Element.Name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Transitions between forms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Test Id: T56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Element.Alias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6E7EFD" w:rsidRPr="000B31EC" w:rsidTr="004A6A1B"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Status:</w:t>
            </w:r>
          </w:p>
        </w:tc>
        <w:tc>
          <w:tcPr>
            <w:tcW w:w="2031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tabs>
                <w:tab w:val="left" w:pos="2160"/>
                <w:tab w:val="left" w:pos="3150"/>
                <w:tab w:val="left" w:pos="567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Element.Status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del w:id="807" w:author="David Silva" w:date="2013-05-27T21:24:00Z">
              <w:r w:rsidR="006E7EFD" w:rsidRPr="00F6228A" w:rsidDel="00A46F0C">
                <w:rPr>
                  <w:rFonts w:ascii="Times New Roman" w:hAnsi="Times New Roman"/>
                  <w:szCs w:val="24"/>
                  <w:lang w:val="en-US"/>
                </w:rPr>
                <w:delText>Proposed</w:delText>
              </w:r>
            </w:del>
            <w:ins w:id="808" w:author="David Silva" w:date="2013-05-27T21:24:00Z">
              <w:r w:rsidR="00A46F0C">
                <w:rPr>
                  <w:rFonts w:ascii="Times New Roman" w:hAnsi="Times New Roman"/>
                  <w:szCs w:val="24"/>
                  <w:lang w:val="en-US"/>
                </w:rPr>
                <w:t>Draft</w:t>
              </w:r>
            </w:ins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2769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tabs>
                <w:tab w:val="left" w:pos="900"/>
                <w:tab w:val="left" w:pos="3150"/>
                <w:tab w:val="left" w:pos="5670"/>
              </w:tabs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Version: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Element.Version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1.0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tabs>
                <w:tab w:val="left" w:pos="990"/>
                <w:tab w:val="left" w:pos="4590"/>
                <w:tab w:val="left" w:pos="567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Phase: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Element.Phase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1.0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6E7EFD" w:rsidRPr="000B31EC" w:rsidTr="004A6A1B">
        <w:trPr>
          <w:trHeight w:val="280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Author:</w:t>
            </w:r>
          </w:p>
        </w:tc>
        <w:tc>
          <w:tcPr>
            <w:tcW w:w="2031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tabs>
                <w:tab w:val="left" w:pos="216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Element.Author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João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2769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tabs>
                <w:tab w:val="left" w:pos="90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Created: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Element.DateCreatedShort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13-05-2013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tabs>
                <w:tab w:val="left" w:pos="99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del w:id="809" w:author="David Silva" w:date="2013-05-27T21:21:00Z">
              <w:r w:rsidRPr="00F6228A" w:rsidDel="00A46F0C">
                <w:rPr>
                  <w:rFonts w:ascii="Times New Roman" w:hAnsi="Times New Roman"/>
                  <w:szCs w:val="24"/>
                  <w:lang w:val="en-US"/>
                </w:rPr>
                <w:delText>Modified:</w:delText>
              </w:r>
              <w:r w:rsidRPr="00F6228A" w:rsidDel="00A46F0C">
                <w:rPr>
                  <w:rFonts w:ascii="Times New Roman" w:hAnsi="Times New Roman"/>
                  <w:szCs w:val="24"/>
                  <w:lang w:val="en-US"/>
                </w:rPr>
                <w:tab/>
              </w:r>
              <w:r w:rsidR="00DF5B6C" w:rsidRPr="00F6228A" w:rsidDel="00A46F0C">
                <w:rPr>
                  <w:rFonts w:ascii="Times New Roman" w:hAnsi="Times New Roman"/>
                  <w:szCs w:val="24"/>
                  <w:lang w:val="en-US"/>
                </w:rPr>
                <w:fldChar w:fldCharType="begin" w:fldLock="1"/>
              </w:r>
              <w:r w:rsidRPr="00F6228A" w:rsidDel="00A46F0C">
                <w:rPr>
                  <w:rFonts w:ascii="Times New Roman" w:hAnsi="Times New Roman"/>
                  <w:szCs w:val="24"/>
                  <w:lang w:val="en-US"/>
                </w:rPr>
                <w:delInstrText>MERGEFIELD Element.DateModifiedShort</w:delInstrText>
              </w:r>
              <w:r w:rsidR="00DF5B6C" w:rsidRPr="00F6228A" w:rsidDel="00A46F0C">
                <w:rPr>
                  <w:rFonts w:ascii="Times New Roman" w:hAnsi="Times New Roman"/>
                  <w:szCs w:val="24"/>
                  <w:lang w:val="en-US"/>
                </w:rPr>
                <w:fldChar w:fldCharType="separate"/>
              </w:r>
              <w:r w:rsidRPr="00F6228A" w:rsidDel="00A46F0C">
                <w:rPr>
                  <w:rFonts w:ascii="Times New Roman" w:hAnsi="Times New Roman"/>
                  <w:szCs w:val="24"/>
                  <w:lang w:val="en-US"/>
                </w:rPr>
                <w:delText>13-05-2013</w:delText>
              </w:r>
              <w:r w:rsidR="00DF5B6C" w:rsidRPr="00F6228A" w:rsidDel="00A46F0C">
                <w:rPr>
                  <w:rFonts w:ascii="Times New Roman" w:hAnsi="Times New Roman"/>
                  <w:szCs w:val="24"/>
                  <w:lang w:val="en-US"/>
                </w:rPr>
                <w:fldChar w:fldCharType="end"/>
              </w:r>
            </w:del>
            <w:ins w:id="810" w:author="David Silva" w:date="2013-05-27T21:21:00Z">
              <w:r w:rsidR="00A46F0C">
                <w:rPr>
                  <w:rFonts w:ascii="Times New Roman" w:hAnsi="Times New Roman"/>
                  <w:szCs w:val="24"/>
                  <w:lang w:val="en-US"/>
                </w:rPr>
                <w:t>Modified: 21-05-2013</w:t>
              </w:r>
            </w:ins>
          </w:p>
        </w:tc>
      </w:tr>
      <w:tr w:rsidR="006E7EFD" w:rsidRPr="00F0171D" w:rsidTr="004A6A1B">
        <w:trPr>
          <w:trHeight w:val="387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50" w:type="dxa"/>
              <w:left w:w="0" w:type="dxa"/>
              <w:bottom w:w="0" w:type="dxa"/>
              <w:right w:w="5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Notes:</w:t>
            </w:r>
          </w:p>
        </w:tc>
        <w:tc>
          <w:tcPr>
            <w:tcW w:w="8298" w:type="dxa"/>
            <w:gridSpan w:val="3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50" w:type="dxa"/>
              <w:left w:w="0" w:type="dxa"/>
              <w:bottom w:w="0" w:type="dxa"/>
              <w:right w:w="50" w:type="dxa"/>
            </w:tcMar>
          </w:tcPr>
          <w:p w:rsidR="006E7EFD" w:rsidRPr="000B31EC" w:rsidRDefault="00DF5B6C" w:rsidP="004A6A1B">
            <w:pPr>
              <w:spacing w:before="60" w:after="60"/>
              <w:rPr>
                <w:rFonts w:ascii="Times New Roman" w:hAnsi="Times New Roman"/>
                <w:szCs w:val="24"/>
                <w:u w:val="single"/>
                <w:lang w:val="en-US"/>
              </w:rPr>
            </w:pPr>
            <w:r w:rsidRPr="00F6228A">
              <w:rPr>
                <w:sz w:val="20"/>
                <w:szCs w:val="24"/>
                <w:u w:val="single"/>
                <w:lang w:val="en-US"/>
              </w:rPr>
              <w:fldChar w:fldCharType="begin" w:fldLock="1"/>
            </w:r>
            <w:r w:rsidR="006E7EFD" w:rsidRPr="000B31EC">
              <w:rPr>
                <w:sz w:val="20"/>
                <w:szCs w:val="24"/>
                <w:u w:val="single"/>
                <w:lang w:val="en-US"/>
              </w:rPr>
              <w:instrText xml:space="preserve">MERGEFIELD </w:instrText>
            </w:r>
            <w:r w:rsidR="006E7EFD" w:rsidRPr="000B31EC">
              <w:rPr>
                <w:rFonts w:ascii="Times New Roman" w:hAnsi="Times New Roman"/>
                <w:szCs w:val="24"/>
                <w:u w:val="single"/>
                <w:lang w:val="en-US"/>
              </w:rPr>
              <w:instrText>Element.Notes</w:instrText>
            </w:r>
            <w:r w:rsidRPr="00F6228A">
              <w:rPr>
                <w:sz w:val="20"/>
                <w:szCs w:val="24"/>
                <w:u w:val="single"/>
                <w:lang w:val="en-US"/>
              </w:rPr>
              <w:fldChar w:fldCharType="end"/>
            </w:r>
            <w:r w:rsidR="00ED3923" w:rsidRPr="000B31EC">
              <w:rPr>
                <w:rFonts w:ascii="Times New Roman" w:hAnsi="Times New Roman"/>
                <w:szCs w:val="24"/>
                <w:u w:val="single"/>
                <w:lang w:val="en-US"/>
              </w:rPr>
              <w:t>Start:</w:t>
            </w:r>
          </w:p>
          <w:p w:rsidR="006E7EFD" w:rsidRPr="000B31EC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</w:p>
          <w:p w:rsidR="006E7EFD" w:rsidRPr="000B31EC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>1.  click on a button to open a new form (edit task for example)</w:t>
            </w:r>
          </w:p>
          <w:p w:rsidR="006E7EFD" w:rsidRPr="000B31EC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</w:p>
          <w:p w:rsidR="006E7EFD" w:rsidRPr="000B31EC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u w:val="single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u w:val="single"/>
                <w:lang w:val="en-US"/>
              </w:rPr>
              <w:t>Result:</w:t>
            </w:r>
          </w:p>
          <w:p w:rsidR="006E7EFD" w:rsidRPr="000B31EC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</w:p>
          <w:p w:rsidR="006E7EFD" w:rsidRPr="000B31EC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>The form should open in less than 10 seconds</w:t>
            </w:r>
          </w:p>
          <w:p w:rsidR="006E7EFD" w:rsidRPr="000B31EC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</w:p>
          <w:p w:rsidR="006E7EFD" w:rsidRPr="000B31EC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</w:p>
          <w:p w:rsidR="006E7EFD" w:rsidRPr="000B31EC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u w:val="single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u w:val="single"/>
                <w:lang w:val="en-US"/>
              </w:rPr>
              <w:t>Criteria:</w:t>
            </w:r>
          </w:p>
          <w:p w:rsidR="006E7EFD" w:rsidRPr="000B31EC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</w:p>
          <w:p w:rsidR="006E7EFD" w:rsidRPr="000B31EC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>The number of task</w:t>
            </w:r>
            <w:r w:rsidR="003E2EFB" w:rsidRPr="000B31EC">
              <w:rPr>
                <w:rFonts w:ascii="Times New Roman" w:hAnsi="Times New Roman"/>
                <w:szCs w:val="24"/>
                <w:lang w:val="en-US"/>
              </w:rPr>
              <w:t>s</w:t>
            </w:r>
            <w:r w:rsidRPr="000B31EC">
              <w:rPr>
                <w:rFonts w:ascii="Times New Roman" w:hAnsi="Times New Roman"/>
                <w:szCs w:val="24"/>
                <w:lang w:val="en-US"/>
              </w:rPr>
              <w:t xml:space="preserve"> can't exceed 100.</w:t>
            </w:r>
          </w:p>
        </w:tc>
      </w:tr>
    </w:tbl>
    <w:p w:rsidR="006E7EFD" w:rsidRPr="000B31EC" w:rsidRDefault="006E7EFD" w:rsidP="006E7EFD">
      <w:pPr>
        <w:spacing w:before="60" w:after="60"/>
        <w:rPr>
          <w:rFonts w:ascii="Times New Roman" w:hAnsi="Times New Roman"/>
          <w:szCs w:val="24"/>
          <w:lang w:val="en-US"/>
        </w:rPr>
      </w:pPr>
    </w:p>
    <w:p w:rsidR="006E7EFD" w:rsidRPr="000B31EC" w:rsidRDefault="006E7EFD" w:rsidP="006E7EFD">
      <w:pPr>
        <w:spacing w:before="60" w:after="60"/>
        <w:rPr>
          <w:rFonts w:ascii="Times New Roman" w:hAnsi="Times New Roman"/>
          <w:szCs w:val="24"/>
          <w:lang w:val="en-US"/>
        </w:rPr>
      </w:pPr>
    </w:p>
    <w:tbl>
      <w:tblPr>
        <w:tblW w:w="0" w:type="auto"/>
        <w:tblInd w:w="60" w:type="dxa"/>
        <w:tblLayout w:type="fixed"/>
        <w:tblCellMar>
          <w:left w:w="60" w:type="dxa"/>
          <w:right w:w="60" w:type="dxa"/>
        </w:tblCellMar>
        <w:tblLook w:val="0000"/>
      </w:tblPr>
      <w:tblGrid>
        <w:gridCol w:w="1500"/>
        <w:gridCol w:w="2910"/>
        <w:gridCol w:w="2125"/>
        <w:gridCol w:w="3250"/>
      </w:tblGrid>
      <w:tr w:rsidR="006E7EFD" w:rsidRPr="000B31EC" w:rsidTr="004A6A1B">
        <w:trPr>
          <w:trHeight w:val="237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Related To:</w:t>
            </w:r>
          </w:p>
        </w:tc>
        <w:tc>
          <w:tcPr>
            <w:tcW w:w="291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Source</w:t>
            </w:r>
          </w:p>
        </w:tc>
        <w:tc>
          <w:tcPr>
            <w:tcW w:w="2125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Connector</w:t>
            </w:r>
          </w:p>
        </w:tc>
        <w:tc>
          <w:tcPr>
            <w:tcW w:w="325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D3F7FE"/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Target</w:t>
            </w:r>
          </w:p>
        </w:tc>
      </w:tr>
      <w:tr w:rsidR="006E7EFD" w:rsidRPr="000B31EC" w:rsidTr="004A6A1B"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91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 xml:space="preserve">Other </w:t>
            </w:r>
            <w:proofErr w:type="spellStart"/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tests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Transitions</w:t>
            </w:r>
            <w:proofErr w:type="spellEnd"/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 xml:space="preserve"> between forms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6E7EFD" w:rsidRPr="00F6228A" w:rsidRDefault="006E7EFD" w:rsidP="004A6A1B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  <w:tc>
          <w:tcPr>
            <w:tcW w:w="2125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spacing w:before="60" w:after="60"/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instrText>Connector.Type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i/>
                <w:color w:val="0080FF"/>
                <w:szCs w:val="24"/>
                <w:lang w:val="en-US"/>
              </w:rPr>
              <w:t>Trace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25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0" w:type="dxa"/>
              <w:left w:w="6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spacing w:before="60" w:after="60"/>
              <w:rPr>
                <w:rFonts w:ascii="Times New Roman" w:hAnsi="Times New Roman"/>
                <w:sz w:val="20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Element.ParentPackage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Performance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.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MERGEFIELD Element.Name</w:instrTex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PR-002: Transition time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  <w:p w:rsidR="006E7EFD" w:rsidRPr="00F6228A" w:rsidRDefault="006E7EFD" w:rsidP="004A6A1B">
            <w:pPr>
              <w:spacing w:before="60" w:after="60"/>
              <w:rPr>
                <w:rFonts w:eastAsia="Times New Roman"/>
                <w:szCs w:val="24"/>
                <w:lang w:val="en-US"/>
              </w:rPr>
            </w:pPr>
          </w:p>
        </w:tc>
      </w:tr>
    </w:tbl>
    <w:p w:rsidR="006E7EFD" w:rsidRPr="00F6228A" w:rsidRDefault="006E7EFD" w:rsidP="006E7EFD">
      <w:pPr>
        <w:spacing w:before="60" w:after="60"/>
        <w:rPr>
          <w:rFonts w:ascii="Times New Roman" w:hAnsi="Times New Roman"/>
          <w:szCs w:val="24"/>
          <w:lang w:val="en-US"/>
        </w:rPr>
      </w:pPr>
    </w:p>
    <w:p w:rsidR="006E7EFD" w:rsidRPr="00F6228A" w:rsidRDefault="006E7EFD" w:rsidP="006E7EFD">
      <w:pPr>
        <w:spacing w:before="60" w:after="60"/>
        <w:rPr>
          <w:rFonts w:ascii="Times New Roman" w:hAnsi="Times New Roman"/>
          <w:szCs w:val="24"/>
          <w:lang w:val="en-US"/>
        </w:rPr>
      </w:pPr>
    </w:p>
    <w:p w:rsidR="006E7EFD" w:rsidRPr="00F6228A" w:rsidRDefault="006E7EFD" w:rsidP="006E7EFD">
      <w:pPr>
        <w:pStyle w:val="Ttulo3"/>
        <w:rPr>
          <w:rFonts w:eastAsia="Times New Roman"/>
          <w:bCs/>
          <w:lang w:val="en-US"/>
        </w:rPr>
      </w:pPr>
      <w:bookmarkStart w:id="811" w:name="_Toc357353636"/>
      <w:bookmarkStart w:id="812" w:name="BKM_9BFE818C_2C6E_46f7_B2E0_7F4A65CFA698"/>
      <w:bookmarkEnd w:id="630"/>
      <w:bookmarkEnd w:id="806"/>
      <w:r w:rsidRPr="00F6228A">
        <w:rPr>
          <w:rFonts w:eastAsia="Times New Roman"/>
          <w:bCs/>
          <w:lang w:val="en-US"/>
        </w:rPr>
        <w:lastRenderedPageBreak/>
        <w:t xml:space="preserve">Diagram: </w:t>
      </w:r>
      <w:commentRangeStart w:id="813"/>
      <w:r w:rsidR="00DF5B6C" w:rsidRPr="00F6228A">
        <w:rPr>
          <w:rFonts w:eastAsia="Times New Roman"/>
          <w:bCs/>
          <w:lang w:val="en-US"/>
        </w:rPr>
        <w:fldChar w:fldCharType="begin" w:fldLock="1"/>
      </w:r>
      <w:r w:rsidRPr="00F6228A">
        <w:rPr>
          <w:rFonts w:eastAsia="Times New Roman"/>
          <w:bCs/>
          <w:lang w:val="en-US"/>
        </w:rPr>
        <w:instrText>MERGEFIELD Diagram.Name</w:instrText>
      </w:r>
      <w:r w:rsidR="00DF5B6C" w:rsidRPr="00F6228A">
        <w:rPr>
          <w:rFonts w:eastAsia="Times New Roman"/>
          <w:bCs/>
          <w:lang w:val="en-US"/>
        </w:rPr>
        <w:fldChar w:fldCharType="separate"/>
      </w:r>
      <w:r w:rsidRPr="00F6228A">
        <w:rPr>
          <w:rFonts w:eastAsia="Times New Roman"/>
          <w:bCs/>
          <w:lang w:val="en-US"/>
        </w:rPr>
        <w:t>Usability</w:t>
      </w:r>
      <w:bookmarkEnd w:id="811"/>
      <w:r w:rsidR="00DF5B6C" w:rsidRPr="00F6228A">
        <w:rPr>
          <w:rFonts w:eastAsia="Times New Roman"/>
          <w:bCs/>
          <w:lang w:val="en-US"/>
        </w:rPr>
        <w:fldChar w:fldCharType="end"/>
      </w:r>
      <w:commentRangeEnd w:id="813"/>
      <w:r w:rsidR="000367C7">
        <w:rPr>
          <w:rStyle w:val="Refdecomentrio"/>
          <w:rFonts w:ascii="Arial" w:eastAsiaTheme="minorEastAsia" w:hAnsi="Arial"/>
          <w:color w:val="000000"/>
          <w:lang w:val="en-AU" w:eastAsia="pt-PT"/>
        </w:rPr>
        <w:commentReference w:id="813"/>
      </w:r>
    </w:p>
    <w:p w:rsidR="006E7EFD" w:rsidRPr="00F6228A" w:rsidRDefault="006E7EFD" w:rsidP="006E7EFD">
      <w:pPr>
        <w:jc w:val="center"/>
        <w:rPr>
          <w:rFonts w:ascii="Times New Roman" w:hAnsi="Times New Roman"/>
          <w:szCs w:val="24"/>
          <w:lang w:val="en-US"/>
        </w:rPr>
      </w:pPr>
      <w:r w:rsidRPr="00F6228A">
        <w:rPr>
          <w:noProof/>
          <w:sz w:val="20"/>
          <w:szCs w:val="24"/>
          <w:lang w:eastAsia="pt-PT"/>
        </w:rPr>
        <w:drawing>
          <wp:inline distT="0" distB="0" distL="0" distR="0">
            <wp:extent cx="5605437" cy="35452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437" cy="354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228A">
        <w:rPr>
          <w:rFonts w:ascii="Times New Roman" w:hAnsi="Times New Roman"/>
          <w:szCs w:val="24"/>
          <w:lang w:val="en-US"/>
        </w:rPr>
        <w:t xml:space="preserve"> </w:t>
      </w:r>
      <w:bookmarkEnd w:id="812"/>
    </w:p>
    <w:p w:rsidR="006E7EFD" w:rsidRPr="00F6228A" w:rsidRDefault="006E7EFD" w:rsidP="006E7EFD">
      <w:pPr>
        <w:rPr>
          <w:rFonts w:ascii="Times New Roman" w:hAnsi="Times New Roman"/>
          <w:szCs w:val="24"/>
          <w:lang w:val="en-US"/>
        </w:rPr>
      </w:pPr>
    </w:p>
    <w:p w:rsidR="006E7EFD" w:rsidRPr="00F6228A" w:rsidRDefault="006E7EFD" w:rsidP="006E7EFD">
      <w:pPr>
        <w:rPr>
          <w:rFonts w:eastAsia="Times New Roman"/>
          <w:sz w:val="24"/>
          <w:szCs w:val="24"/>
          <w:lang w:val="en-US"/>
        </w:rPr>
      </w:pPr>
    </w:p>
    <w:tbl>
      <w:tblPr>
        <w:tblW w:w="0" w:type="auto"/>
        <w:tblLayout w:type="fixed"/>
        <w:tblCellMar>
          <w:left w:w="60" w:type="dxa"/>
          <w:right w:w="60" w:type="dxa"/>
        </w:tblCellMar>
        <w:tblLook w:val="0000"/>
      </w:tblPr>
      <w:tblGrid>
        <w:gridCol w:w="1500"/>
        <w:gridCol w:w="2031"/>
        <w:gridCol w:w="2769"/>
        <w:gridCol w:w="3498"/>
      </w:tblGrid>
      <w:tr w:rsidR="006E7EFD" w:rsidRPr="000B31EC" w:rsidTr="004A6A1B"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bookmarkStart w:id="814" w:name="BKM_4DBE4BAC_ED46_4044_825D_40E744FFC5EA"/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Use Case:</w:t>
            </w:r>
          </w:p>
        </w:tc>
        <w:tc>
          <w:tcPr>
            <w:tcW w:w="4800" w:type="dxa"/>
            <w:gridSpan w:val="2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Element.Name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Add task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Test Id: T57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Element.Alias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6E7EFD" w:rsidRPr="000B31EC" w:rsidTr="004A6A1B"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Status:</w:t>
            </w:r>
          </w:p>
        </w:tc>
        <w:tc>
          <w:tcPr>
            <w:tcW w:w="2031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tabs>
                <w:tab w:val="left" w:pos="2160"/>
                <w:tab w:val="left" w:pos="3150"/>
                <w:tab w:val="left" w:pos="567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Element.Status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del w:id="815" w:author="David Silva" w:date="2013-05-27T21:24:00Z">
              <w:r w:rsidR="006E7EFD" w:rsidRPr="00F6228A" w:rsidDel="00A46F0C">
                <w:rPr>
                  <w:rFonts w:ascii="Times New Roman" w:hAnsi="Times New Roman"/>
                  <w:szCs w:val="24"/>
                  <w:lang w:val="en-US"/>
                </w:rPr>
                <w:delText>Proposed</w:delText>
              </w:r>
            </w:del>
            <w:ins w:id="816" w:author="David Silva" w:date="2013-05-27T21:24:00Z">
              <w:r w:rsidR="00A46F0C">
                <w:rPr>
                  <w:rFonts w:ascii="Times New Roman" w:hAnsi="Times New Roman"/>
                  <w:szCs w:val="24"/>
                  <w:lang w:val="en-US"/>
                </w:rPr>
                <w:t>Draft</w:t>
              </w:r>
            </w:ins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2769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tabs>
                <w:tab w:val="left" w:pos="900"/>
                <w:tab w:val="left" w:pos="3150"/>
                <w:tab w:val="left" w:pos="5670"/>
              </w:tabs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Version: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Element.Version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1.0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tabs>
                <w:tab w:val="left" w:pos="990"/>
                <w:tab w:val="left" w:pos="4590"/>
                <w:tab w:val="left" w:pos="567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Phase: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Element.Phase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1.0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6E7EFD" w:rsidRPr="000B31EC" w:rsidTr="004A6A1B">
        <w:trPr>
          <w:trHeight w:val="280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Author:</w:t>
            </w:r>
          </w:p>
        </w:tc>
        <w:tc>
          <w:tcPr>
            <w:tcW w:w="2031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tabs>
                <w:tab w:val="left" w:pos="216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Element.Author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João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2769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tabs>
                <w:tab w:val="left" w:pos="90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Created: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Element.DateCreatedShort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18-05-2013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tabs>
                <w:tab w:val="left" w:pos="99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del w:id="817" w:author="David Silva" w:date="2013-05-27T21:23:00Z">
              <w:r w:rsidRPr="00F6228A" w:rsidDel="00A46F0C">
                <w:rPr>
                  <w:rFonts w:ascii="Times New Roman" w:hAnsi="Times New Roman"/>
                  <w:szCs w:val="24"/>
                  <w:lang w:val="en-US"/>
                </w:rPr>
                <w:delText>Modified:</w:delText>
              </w:r>
              <w:r w:rsidRPr="00F6228A" w:rsidDel="00A46F0C">
                <w:rPr>
                  <w:rFonts w:ascii="Times New Roman" w:hAnsi="Times New Roman"/>
                  <w:szCs w:val="24"/>
                  <w:lang w:val="en-US"/>
                </w:rPr>
                <w:tab/>
              </w:r>
              <w:r w:rsidR="00DF5B6C" w:rsidRPr="00F6228A" w:rsidDel="00A46F0C">
                <w:rPr>
                  <w:rFonts w:ascii="Times New Roman" w:hAnsi="Times New Roman"/>
                  <w:szCs w:val="24"/>
                  <w:lang w:val="en-US"/>
                </w:rPr>
                <w:fldChar w:fldCharType="begin" w:fldLock="1"/>
              </w:r>
              <w:r w:rsidRPr="00F6228A" w:rsidDel="00A46F0C">
                <w:rPr>
                  <w:rFonts w:ascii="Times New Roman" w:hAnsi="Times New Roman"/>
                  <w:szCs w:val="24"/>
                  <w:lang w:val="en-US"/>
                </w:rPr>
                <w:delInstrText>MERGEFIELD Element.DateModifiedShort</w:delInstrText>
              </w:r>
              <w:r w:rsidR="00DF5B6C" w:rsidRPr="00F6228A" w:rsidDel="00A46F0C">
                <w:rPr>
                  <w:rFonts w:ascii="Times New Roman" w:hAnsi="Times New Roman"/>
                  <w:szCs w:val="24"/>
                  <w:lang w:val="en-US"/>
                </w:rPr>
                <w:fldChar w:fldCharType="separate"/>
              </w:r>
              <w:r w:rsidRPr="00F6228A" w:rsidDel="00A46F0C">
                <w:rPr>
                  <w:rFonts w:ascii="Times New Roman" w:hAnsi="Times New Roman"/>
                  <w:szCs w:val="24"/>
                  <w:lang w:val="en-US"/>
                </w:rPr>
                <w:delText>18-05-2013</w:delText>
              </w:r>
              <w:r w:rsidR="00DF5B6C" w:rsidRPr="00F6228A" w:rsidDel="00A46F0C">
                <w:rPr>
                  <w:rFonts w:ascii="Times New Roman" w:hAnsi="Times New Roman"/>
                  <w:szCs w:val="24"/>
                  <w:lang w:val="en-US"/>
                </w:rPr>
                <w:fldChar w:fldCharType="end"/>
              </w:r>
            </w:del>
            <w:ins w:id="818" w:author="David Silva" w:date="2013-05-27T21:23:00Z">
              <w:r w:rsidR="00A46F0C">
                <w:rPr>
                  <w:rFonts w:ascii="Times New Roman" w:hAnsi="Times New Roman"/>
                  <w:szCs w:val="24"/>
                  <w:lang w:val="en-US"/>
                </w:rPr>
                <w:t>Modified: 21-05-2013</w:t>
              </w:r>
            </w:ins>
          </w:p>
        </w:tc>
      </w:tr>
      <w:tr w:rsidR="006E7EFD" w:rsidRPr="00F0171D" w:rsidTr="004A6A1B">
        <w:trPr>
          <w:trHeight w:val="387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50" w:type="dxa"/>
              <w:left w:w="0" w:type="dxa"/>
              <w:bottom w:w="0" w:type="dxa"/>
              <w:right w:w="5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Notes:</w:t>
            </w:r>
          </w:p>
        </w:tc>
        <w:tc>
          <w:tcPr>
            <w:tcW w:w="8298" w:type="dxa"/>
            <w:gridSpan w:val="3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50" w:type="dxa"/>
              <w:left w:w="0" w:type="dxa"/>
              <w:bottom w:w="0" w:type="dxa"/>
              <w:right w:w="50" w:type="dxa"/>
            </w:tcMar>
          </w:tcPr>
          <w:p w:rsidR="006E7EFD" w:rsidRPr="000B31EC" w:rsidRDefault="00DF5B6C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0B31EC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instrText>Element.Notes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t>The user should be able to add a task in less than 1 minute.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</w:tr>
    </w:tbl>
    <w:p w:rsidR="006E7EFD" w:rsidRPr="000B31EC" w:rsidRDefault="006E7EFD" w:rsidP="006E7EFD">
      <w:pPr>
        <w:rPr>
          <w:rFonts w:ascii="Times New Roman" w:hAnsi="Times New Roman"/>
          <w:szCs w:val="24"/>
          <w:lang w:val="en-US"/>
        </w:rPr>
      </w:pPr>
    </w:p>
    <w:p w:rsidR="006E7EFD" w:rsidRPr="000B31EC" w:rsidRDefault="006E7EFD" w:rsidP="006E7EFD">
      <w:pPr>
        <w:rPr>
          <w:rFonts w:eastAsia="Times New Roman"/>
          <w:szCs w:val="24"/>
          <w:lang w:val="en-US"/>
        </w:rPr>
      </w:pPr>
    </w:p>
    <w:p w:rsidR="006E7EFD" w:rsidRPr="000B31EC" w:rsidRDefault="006E7EFD" w:rsidP="006E7EFD">
      <w:pPr>
        <w:rPr>
          <w:rFonts w:eastAsia="Times New Roman"/>
          <w:szCs w:val="24"/>
          <w:lang w:val="en-US"/>
        </w:rPr>
      </w:pPr>
    </w:p>
    <w:p w:rsidR="006E7EFD" w:rsidRPr="000B31EC" w:rsidRDefault="006E7EFD" w:rsidP="006E7EFD">
      <w:pPr>
        <w:rPr>
          <w:rFonts w:ascii="Times New Roman" w:hAnsi="Times New Roman"/>
          <w:szCs w:val="24"/>
          <w:lang w:val="en-US"/>
        </w:rPr>
      </w:pPr>
    </w:p>
    <w:bookmarkEnd w:id="814"/>
    <w:p w:rsidR="006E7EFD" w:rsidRPr="000B31EC" w:rsidRDefault="006E7EFD" w:rsidP="006E7EFD">
      <w:pPr>
        <w:rPr>
          <w:rFonts w:eastAsia="Times New Roman"/>
          <w:szCs w:val="24"/>
          <w:lang w:val="en-US"/>
        </w:rPr>
      </w:pPr>
    </w:p>
    <w:tbl>
      <w:tblPr>
        <w:tblW w:w="0" w:type="auto"/>
        <w:tblLayout w:type="fixed"/>
        <w:tblCellMar>
          <w:left w:w="60" w:type="dxa"/>
          <w:right w:w="60" w:type="dxa"/>
        </w:tblCellMar>
        <w:tblLook w:val="0000"/>
      </w:tblPr>
      <w:tblGrid>
        <w:gridCol w:w="1500"/>
        <w:gridCol w:w="2031"/>
        <w:gridCol w:w="2769"/>
        <w:gridCol w:w="3498"/>
      </w:tblGrid>
      <w:tr w:rsidR="006E7EFD" w:rsidRPr="000B31EC" w:rsidTr="004A6A1B"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bookmarkStart w:id="819" w:name="BKM_1B5FA9DB_085A_4fc5_975C_91D665EB0840"/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Use Case:</w:t>
            </w:r>
          </w:p>
        </w:tc>
        <w:tc>
          <w:tcPr>
            <w:tcW w:w="4800" w:type="dxa"/>
            <w:gridSpan w:val="2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Element.Name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Change shortcuts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Test Id: T58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Element.Alias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6E7EFD" w:rsidRPr="000B31EC" w:rsidTr="004A6A1B"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Status:</w:t>
            </w:r>
          </w:p>
        </w:tc>
        <w:tc>
          <w:tcPr>
            <w:tcW w:w="2031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tabs>
                <w:tab w:val="left" w:pos="2160"/>
                <w:tab w:val="left" w:pos="3150"/>
                <w:tab w:val="left" w:pos="567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Element.Status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del w:id="820" w:author="David Silva" w:date="2013-05-27T21:24:00Z">
              <w:r w:rsidR="006E7EFD" w:rsidRPr="00F6228A" w:rsidDel="00A46F0C">
                <w:rPr>
                  <w:rFonts w:ascii="Times New Roman" w:hAnsi="Times New Roman"/>
                  <w:szCs w:val="24"/>
                  <w:lang w:val="en-US"/>
                </w:rPr>
                <w:delText>Proposed</w:delText>
              </w:r>
            </w:del>
            <w:ins w:id="821" w:author="David Silva" w:date="2013-05-27T21:24:00Z">
              <w:r w:rsidR="00A46F0C">
                <w:rPr>
                  <w:rFonts w:ascii="Times New Roman" w:hAnsi="Times New Roman"/>
                  <w:szCs w:val="24"/>
                  <w:lang w:val="en-US"/>
                </w:rPr>
                <w:t>Draft</w:t>
              </w:r>
            </w:ins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2769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tabs>
                <w:tab w:val="left" w:pos="900"/>
                <w:tab w:val="left" w:pos="3150"/>
                <w:tab w:val="left" w:pos="5670"/>
              </w:tabs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Version: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Element.Version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1.0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tabs>
                <w:tab w:val="left" w:pos="990"/>
                <w:tab w:val="left" w:pos="4590"/>
                <w:tab w:val="left" w:pos="567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Phase: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Element.Phase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1.0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6E7EFD" w:rsidRPr="000B31EC" w:rsidTr="004A6A1B">
        <w:trPr>
          <w:trHeight w:val="280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Author:</w:t>
            </w:r>
          </w:p>
        </w:tc>
        <w:tc>
          <w:tcPr>
            <w:tcW w:w="2031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tabs>
                <w:tab w:val="left" w:pos="216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Element.Author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João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2769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tabs>
                <w:tab w:val="left" w:pos="90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Created: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Element.DateCreatedShort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18-05-2013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tabs>
                <w:tab w:val="left" w:pos="99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del w:id="822" w:author="David Silva" w:date="2013-05-27T21:23:00Z">
              <w:r w:rsidRPr="00F6228A" w:rsidDel="00A46F0C">
                <w:rPr>
                  <w:rFonts w:ascii="Times New Roman" w:hAnsi="Times New Roman"/>
                  <w:szCs w:val="24"/>
                  <w:lang w:val="en-US"/>
                </w:rPr>
                <w:delText>Modified:</w:delText>
              </w:r>
              <w:r w:rsidRPr="00F6228A" w:rsidDel="00A46F0C">
                <w:rPr>
                  <w:rFonts w:ascii="Times New Roman" w:hAnsi="Times New Roman"/>
                  <w:szCs w:val="24"/>
                  <w:lang w:val="en-US"/>
                </w:rPr>
                <w:tab/>
              </w:r>
              <w:r w:rsidR="00DF5B6C" w:rsidRPr="00F6228A" w:rsidDel="00A46F0C">
                <w:rPr>
                  <w:rFonts w:ascii="Times New Roman" w:hAnsi="Times New Roman"/>
                  <w:szCs w:val="24"/>
                  <w:lang w:val="en-US"/>
                </w:rPr>
                <w:fldChar w:fldCharType="begin" w:fldLock="1"/>
              </w:r>
              <w:r w:rsidRPr="00F6228A" w:rsidDel="00A46F0C">
                <w:rPr>
                  <w:rFonts w:ascii="Times New Roman" w:hAnsi="Times New Roman"/>
                  <w:szCs w:val="24"/>
                  <w:lang w:val="en-US"/>
                </w:rPr>
                <w:delInstrText>MERGEFIELD Element.DateModifiedShort</w:delInstrText>
              </w:r>
              <w:r w:rsidR="00DF5B6C" w:rsidRPr="00F6228A" w:rsidDel="00A46F0C">
                <w:rPr>
                  <w:rFonts w:ascii="Times New Roman" w:hAnsi="Times New Roman"/>
                  <w:szCs w:val="24"/>
                  <w:lang w:val="en-US"/>
                </w:rPr>
                <w:fldChar w:fldCharType="separate"/>
              </w:r>
              <w:r w:rsidRPr="00F6228A" w:rsidDel="00A46F0C">
                <w:rPr>
                  <w:rFonts w:ascii="Times New Roman" w:hAnsi="Times New Roman"/>
                  <w:szCs w:val="24"/>
                  <w:lang w:val="en-US"/>
                </w:rPr>
                <w:delText>18-05-2013</w:delText>
              </w:r>
              <w:r w:rsidR="00DF5B6C" w:rsidRPr="00F6228A" w:rsidDel="00A46F0C">
                <w:rPr>
                  <w:rFonts w:ascii="Times New Roman" w:hAnsi="Times New Roman"/>
                  <w:szCs w:val="24"/>
                  <w:lang w:val="en-US"/>
                </w:rPr>
                <w:fldChar w:fldCharType="end"/>
              </w:r>
            </w:del>
            <w:ins w:id="823" w:author="David Silva" w:date="2013-05-27T21:23:00Z">
              <w:r w:rsidR="00A46F0C">
                <w:rPr>
                  <w:rFonts w:ascii="Times New Roman" w:hAnsi="Times New Roman"/>
                  <w:szCs w:val="24"/>
                  <w:lang w:val="en-US"/>
                </w:rPr>
                <w:t>Modified: 21-05-2013</w:t>
              </w:r>
            </w:ins>
          </w:p>
        </w:tc>
      </w:tr>
      <w:tr w:rsidR="006E7EFD" w:rsidRPr="00F0171D" w:rsidTr="004A6A1B">
        <w:trPr>
          <w:trHeight w:val="387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50" w:type="dxa"/>
              <w:left w:w="0" w:type="dxa"/>
              <w:bottom w:w="0" w:type="dxa"/>
              <w:right w:w="5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lastRenderedPageBreak/>
              <w:t>Notes:</w:t>
            </w:r>
          </w:p>
        </w:tc>
        <w:tc>
          <w:tcPr>
            <w:tcW w:w="8298" w:type="dxa"/>
            <w:gridSpan w:val="3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50" w:type="dxa"/>
              <w:left w:w="0" w:type="dxa"/>
              <w:bottom w:w="0" w:type="dxa"/>
              <w:right w:w="50" w:type="dxa"/>
            </w:tcMar>
          </w:tcPr>
          <w:p w:rsidR="006E7EFD" w:rsidRPr="000B31EC" w:rsidRDefault="00DF5B6C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0B31EC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instrText>Element.Notes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t>The user should be able to change task shortcuts in less than 3 minutes and not more than 10 mouse clicks.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</w:tr>
      <w:tr w:rsidR="006E7EFD" w:rsidRPr="000B31EC" w:rsidTr="004A6A1B"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bookmarkStart w:id="824" w:name="BKM_A0FAD1A3_4F3E_4ee7_9238_BCFFA170A4DE"/>
            <w:bookmarkEnd w:id="819"/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Use Case:</w:t>
            </w:r>
          </w:p>
        </w:tc>
        <w:tc>
          <w:tcPr>
            <w:tcW w:w="4800" w:type="dxa"/>
            <w:gridSpan w:val="2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Element.Name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Deactivate inactivity alert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Test Id: T59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Element.Alias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6E7EFD" w:rsidRPr="000B31EC" w:rsidTr="004A6A1B"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Status:</w:t>
            </w:r>
          </w:p>
        </w:tc>
        <w:tc>
          <w:tcPr>
            <w:tcW w:w="2031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tabs>
                <w:tab w:val="left" w:pos="2160"/>
                <w:tab w:val="left" w:pos="3150"/>
                <w:tab w:val="left" w:pos="567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Element.Status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del w:id="825" w:author="David Silva" w:date="2013-05-27T21:24:00Z">
              <w:r w:rsidR="006E7EFD" w:rsidRPr="00F6228A" w:rsidDel="00A46F0C">
                <w:rPr>
                  <w:rFonts w:ascii="Times New Roman" w:hAnsi="Times New Roman"/>
                  <w:szCs w:val="24"/>
                  <w:lang w:val="en-US"/>
                </w:rPr>
                <w:delText>Proposed</w:delText>
              </w:r>
            </w:del>
            <w:ins w:id="826" w:author="David Silva" w:date="2013-05-27T21:24:00Z">
              <w:r w:rsidR="00A46F0C">
                <w:rPr>
                  <w:rFonts w:ascii="Times New Roman" w:hAnsi="Times New Roman"/>
                  <w:szCs w:val="24"/>
                  <w:lang w:val="en-US"/>
                </w:rPr>
                <w:t>Draft</w:t>
              </w:r>
            </w:ins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2769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tabs>
                <w:tab w:val="left" w:pos="900"/>
                <w:tab w:val="left" w:pos="3150"/>
                <w:tab w:val="left" w:pos="5670"/>
              </w:tabs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Version: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Element.Version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1.0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tabs>
                <w:tab w:val="left" w:pos="990"/>
                <w:tab w:val="left" w:pos="4590"/>
                <w:tab w:val="left" w:pos="567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Phase: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Element.Phase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1.0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6E7EFD" w:rsidRPr="000B31EC" w:rsidTr="004A6A1B">
        <w:trPr>
          <w:trHeight w:val="280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Author:</w:t>
            </w:r>
          </w:p>
        </w:tc>
        <w:tc>
          <w:tcPr>
            <w:tcW w:w="2031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tabs>
                <w:tab w:val="left" w:pos="216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Element.Author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João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2769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tabs>
                <w:tab w:val="left" w:pos="90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Created: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Element.DateCreatedShort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18-05-2013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tabs>
                <w:tab w:val="left" w:pos="99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del w:id="827" w:author="David Silva" w:date="2013-05-27T21:23:00Z">
              <w:r w:rsidRPr="00F6228A" w:rsidDel="00A46F0C">
                <w:rPr>
                  <w:rFonts w:ascii="Times New Roman" w:hAnsi="Times New Roman"/>
                  <w:szCs w:val="24"/>
                  <w:lang w:val="en-US"/>
                </w:rPr>
                <w:delText>Modified:</w:delText>
              </w:r>
              <w:r w:rsidRPr="00F6228A" w:rsidDel="00A46F0C">
                <w:rPr>
                  <w:rFonts w:ascii="Times New Roman" w:hAnsi="Times New Roman"/>
                  <w:szCs w:val="24"/>
                  <w:lang w:val="en-US"/>
                </w:rPr>
                <w:tab/>
              </w:r>
              <w:r w:rsidR="00DF5B6C" w:rsidRPr="00F6228A" w:rsidDel="00A46F0C">
                <w:rPr>
                  <w:rFonts w:ascii="Times New Roman" w:hAnsi="Times New Roman"/>
                  <w:szCs w:val="24"/>
                  <w:lang w:val="en-US"/>
                </w:rPr>
                <w:fldChar w:fldCharType="begin" w:fldLock="1"/>
              </w:r>
              <w:r w:rsidRPr="00F6228A" w:rsidDel="00A46F0C">
                <w:rPr>
                  <w:rFonts w:ascii="Times New Roman" w:hAnsi="Times New Roman"/>
                  <w:szCs w:val="24"/>
                  <w:lang w:val="en-US"/>
                </w:rPr>
                <w:delInstrText>MERGEFIELD Element.DateModifiedShort</w:delInstrText>
              </w:r>
              <w:r w:rsidR="00DF5B6C" w:rsidRPr="00F6228A" w:rsidDel="00A46F0C">
                <w:rPr>
                  <w:rFonts w:ascii="Times New Roman" w:hAnsi="Times New Roman"/>
                  <w:szCs w:val="24"/>
                  <w:lang w:val="en-US"/>
                </w:rPr>
                <w:fldChar w:fldCharType="separate"/>
              </w:r>
              <w:r w:rsidRPr="00F6228A" w:rsidDel="00A46F0C">
                <w:rPr>
                  <w:rFonts w:ascii="Times New Roman" w:hAnsi="Times New Roman"/>
                  <w:szCs w:val="24"/>
                  <w:lang w:val="en-US"/>
                </w:rPr>
                <w:delText>18-05-2013</w:delText>
              </w:r>
              <w:r w:rsidR="00DF5B6C" w:rsidRPr="00F6228A" w:rsidDel="00A46F0C">
                <w:rPr>
                  <w:rFonts w:ascii="Times New Roman" w:hAnsi="Times New Roman"/>
                  <w:szCs w:val="24"/>
                  <w:lang w:val="en-US"/>
                </w:rPr>
                <w:fldChar w:fldCharType="end"/>
              </w:r>
            </w:del>
            <w:ins w:id="828" w:author="David Silva" w:date="2013-05-27T21:23:00Z">
              <w:r w:rsidR="00A46F0C">
                <w:rPr>
                  <w:rFonts w:ascii="Times New Roman" w:hAnsi="Times New Roman"/>
                  <w:szCs w:val="24"/>
                  <w:lang w:val="en-US"/>
                </w:rPr>
                <w:t>Modified: 21-05-2013</w:t>
              </w:r>
            </w:ins>
          </w:p>
        </w:tc>
      </w:tr>
      <w:tr w:rsidR="006E7EFD" w:rsidRPr="00F0171D" w:rsidTr="004A6A1B">
        <w:trPr>
          <w:trHeight w:val="387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50" w:type="dxa"/>
              <w:left w:w="0" w:type="dxa"/>
              <w:bottom w:w="0" w:type="dxa"/>
              <w:right w:w="5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Notes:</w:t>
            </w:r>
          </w:p>
        </w:tc>
        <w:tc>
          <w:tcPr>
            <w:tcW w:w="8298" w:type="dxa"/>
            <w:gridSpan w:val="3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50" w:type="dxa"/>
              <w:left w:w="0" w:type="dxa"/>
              <w:bottom w:w="0" w:type="dxa"/>
              <w:right w:w="50" w:type="dxa"/>
            </w:tcMar>
          </w:tcPr>
          <w:p w:rsidR="006E7EFD" w:rsidRPr="000B31EC" w:rsidRDefault="00DF5B6C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0B31EC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instrText>Element.Notes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t>The user should be able to deactivate inactivity alerts in less than 1 minute.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</w:tr>
    </w:tbl>
    <w:p w:rsidR="006E7EFD" w:rsidRPr="000B31EC" w:rsidRDefault="006E7EFD" w:rsidP="006E7EFD">
      <w:pPr>
        <w:rPr>
          <w:rFonts w:ascii="Times New Roman" w:hAnsi="Times New Roman"/>
          <w:szCs w:val="24"/>
          <w:lang w:val="en-US"/>
        </w:rPr>
      </w:pPr>
    </w:p>
    <w:p w:rsidR="006E7EFD" w:rsidRPr="000B31EC" w:rsidRDefault="006E7EFD" w:rsidP="006E7EFD">
      <w:pPr>
        <w:rPr>
          <w:rFonts w:eastAsia="Times New Roman"/>
          <w:szCs w:val="24"/>
          <w:lang w:val="en-US"/>
        </w:rPr>
      </w:pPr>
    </w:p>
    <w:bookmarkEnd w:id="824"/>
    <w:p w:rsidR="006E7EFD" w:rsidRPr="000B31EC" w:rsidRDefault="006E7EFD" w:rsidP="006E7EFD">
      <w:pPr>
        <w:rPr>
          <w:rFonts w:eastAsia="Times New Roman"/>
          <w:szCs w:val="24"/>
          <w:lang w:val="en-US"/>
        </w:rPr>
      </w:pPr>
    </w:p>
    <w:tbl>
      <w:tblPr>
        <w:tblW w:w="0" w:type="auto"/>
        <w:tblLayout w:type="fixed"/>
        <w:tblCellMar>
          <w:left w:w="60" w:type="dxa"/>
          <w:right w:w="60" w:type="dxa"/>
        </w:tblCellMar>
        <w:tblLook w:val="0000"/>
      </w:tblPr>
      <w:tblGrid>
        <w:gridCol w:w="1500"/>
        <w:gridCol w:w="2031"/>
        <w:gridCol w:w="2769"/>
        <w:gridCol w:w="3498"/>
      </w:tblGrid>
      <w:tr w:rsidR="006E7EFD" w:rsidRPr="000B31EC" w:rsidTr="004A6A1B"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bookmarkStart w:id="829" w:name="BKM_F2C2B82A_A825_4638_9788_3C2C175CA1A8"/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Use Case:</w:t>
            </w:r>
          </w:p>
        </w:tc>
        <w:tc>
          <w:tcPr>
            <w:tcW w:w="4800" w:type="dxa"/>
            <w:gridSpan w:val="2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Element.Name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Delete task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Test Id: T60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Element.Alias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6E7EFD" w:rsidRPr="000B31EC" w:rsidTr="004A6A1B"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Status:</w:t>
            </w:r>
          </w:p>
        </w:tc>
        <w:tc>
          <w:tcPr>
            <w:tcW w:w="2031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tabs>
                <w:tab w:val="left" w:pos="2160"/>
                <w:tab w:val="left" w:pos="3150"/>
                <w:tab w:val="left" w:pos="567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Element.Status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del w:id="830" w:author="David Silva" w:date="2013-05-27T21:24:00Z">
              <w:r w:rsidR="006E7EFD" w:rsidRPr="00F6228A" w:rsidDel="00A46F0C">
                <w:rPr>
                  <w:rFonts w:ascii="Times New Roman" w:hAnsi="Times New Roman"/>
                  <w:szCs w:val="24"/>
                  <w:lang w:val="en-US"/>
                </w:rPr>
                <w:delText>Proposed</w:delText>
              </w:r>
            </w:del>
            <w:ins w:id="831" w:author="David Silva" w:date="2013-05-27T21:24:00Z">
              <w:r w:rsidR="00A46F0C">
                <w:rPr>
                  <w:rFonts w:ascii="Times New Roman" w:hAnsi="Times New Roman"/>
                  <w:szCs w:val="24"/>
                  <w:lang w:val="en-US"/>
                </w:rPr>
                <w:t>Draft</w:t>
              </w:r>
            </w:ins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2769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tabs>
                <w:tab w:val="left" w:pos="900"/>
                <w:tab w:val="left" w:pos="3150"/>
                <w:tab w:val="left" w:pos="5670"/>
              </w:tabs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Version: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Element.Version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1.0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tabs>
                <w:tab w:val="left" w:pos="990"/>
                <w:tab w:val="left" w:pos="4590"/>
                <w:tab w:val="left" w:pos="567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Phase: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Element.Phase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1.0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6E7EFD" w:rsidRPr="000B31EC" w:rsidTr="004A6A1B">
        <w:trPr>
          <w:trHeight w:val="280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Author:</w:t>
            </w:r>
          </w:p>
        </w:tc>
        <w:tc>
          <w:tcPr>
            <w:tcW w:w="2031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tabs>
                <w:tab w:val="left" w:pos="216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Element.Author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João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2769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tabs>
                <w:tab w:val="left" w:pos="90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Created: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Element.DateCreatedShort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18-05-2013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tabs>
                <w:tab w:val="left" w:pos="99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del w:id="832" w:author="David Silva" w:date="2013-05-27T21:23:00Z">
              <w:r w:rsidRPr="00F6228A" w:rsidDel="00A46F0C">
                <w:rPr>
                  <w:rFonts w:ascii="Times New Roman" w:hAnsi="Times New Roman"/>
                  <w:szCs w:val="24"/>
                  <w:lang w:val="en-US"/>
                </w:rPr>
                <w:delText>Modified:</w:delText>
              </w:r>
              <w:r w:rsidRPr="00F6228A" w:rsidDel="00A46F0C">
                <w:rPr>
                  <w:rFonts w:ascii="Times New Roman" w:hAnsi="Times New Roman"/>
                  <w:szCs w:val="24"/>
                  <w:lang w:val="en-US"/>
                </w:rPr>
                <w:tab/>
              </w:r>
              <w:r w:rsidR="00DF5B6C" w:rsidRPr="00F6228A" w:rsidDel="00A46F0C">
                <w:rPr>
                  <w:rFonts w:ascii="Times New Roman" w:hAnsi="Times New Roman"/>
                  <w:szCs w:val="24"/>
                  <w:lang w:val="en-US"/>
                </w:rPr>
                <w:fldChar w:fldCharType="begin" w:fldLock="1"/>
              </w:r>
              <w:r w:rsidRPr="00F6228A" w:rsidDel="00A46F0C">
                <w:rPr>
                  <w:rFonts w:ascii="Times New Roman" w:hAnsi="Times New Roman"/>
                  <w:szCs w:val="24"/>
                  <w:lang w:val="en-US"/>
                </w:rPr>
                <w:delInstrText>MERGEFIELD Element.DateModifiedShort</w:delInstrText>
              </w:r>
              <w:r w:rsidR="00DF5B6C" w:rsidRPr="00F6228A" w:rsidDel="00A46F0C">
                <w:rPr>
                  <w:rFonts w:ascii="Times New Roman" w:hAnsi="Times New Roman"/>
                  <w:szCs w:val="24"/>
                  <w:lang w:val="en-US"/>
                </w:rPr>
                <w:fldChar w:fldCharType="separate"/>
              </w:r>
              <w:r w:rsidRPr="00F6228A" w:rsidDel="00A46F0C">
                <w:rPr>
                  <w:rFonts w:ascii="Times New Roman" w:hAnsi="Times New Roman"/>
                  <w:szCs w:val="24"/>
                  <w:lang w:val="en-US"/>
                </w:rPr>
                <w:delText>18-05-2013</w:delText>
              </w:r>
              <w:r w:rsidR="00DF5B6C" w:rsidRPr="00F6228A" w:rsidDel="00A46F0C">
                <w:rPr>
                  <w:rFonts w:ascii="Times New Roman" w:hAnsi="Times New Roman"/>
                  <w:szCs w:val="24"/>
                  <w:lang w:val="en-US"/>
                </w:rPr>
                <w:fldChar w:fldCharType="end"/>
              </w:r>
            </w:del>
            <w:ins w:id="833" w:author="David Silva" w:date="2013-05-27T21:23:00Z">
              <w:r w:rsidR="00A46F0C">
                <w:rPr>
                  <w:rFonts w:ascii="Times New Roman" w:hAnsi="Times New Roman"/>
                  <w:szCs w:val="24"/>
                  <w:lang w:val="en-US"/>
                </w:rPr>
                <w:t>Modified: 21-05-2013</w:t>
              </w:r>
            </w:ins>
          </w:p>
        </w:tc>
      </w:tr>
      <w:tr w:rsidR="006E7EFD" w:rsidRPr="00F0171D" w:rsidTr="004A6A1B">
        <w:trPr>
          <w:trHeight w:val="387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50" w:type="dxa"/>
              <w:left w:w="0" w:type="dxa"/>
              <w:bottom w:w="0" w:type="dxa"/>
              <w:right w:w="5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Notes:</w:t>
            </w:r>
          </w:p>
        </w:tc>
        <w:tc>
          <w:tcPr>
            <w:tcW w:w="8298" w:type="dxa"/>
            <w:gridSpan w:val="3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50" w:type="dxa"/>
              <w:left w:w="0" w:type="dxa"/>
              <w:bottom w:w="0" w:type="dxa"/>
              <w:right w:w="50" w:type="dxa"/>
            </w:tcMar>
          </w:tcPr>
          <w:p w:rsidR="006E7EFD" w:rsidRPr="000B31EC" w:rsidRDefault="00DF5B6C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0B31EC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instrText>Element.Notes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t>The user should be able to delete a task in less than 1 minute.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</w:tr>
    </w:tbl>
    <w:p w:rsidR="006E7EFD" w:rsidRPr="000B31EC" w:rsidRDefault="006E7EFD" w:rsidP="006E7EFD">
      <w:pPr>
        <w:rPr>
          <w:rFonts w:ascii="Times New Roman" w:hAnsi="Times New Roman"/>
          <w:szCs w:val="24"/>
          <w:lang w:val="en-US"/>
        </w:rPr>
      </w:pPr>
    </w:p>
    <w:p w:rsidR="006E7EFD" w:rsidRPr="000B31EC" w:rsidRDefault="006E7EFD" w:rsidP="006E7EFD">
      <w:pPr>
        <w:rPr>
          <w:rFonts w:eastAsia="Times New Roman"/>
          <w:szCs w:val="24"/>
          <w:lang w:val="en-US"/>
        </w:rPr>
      </w:pPr>
    </w:p>
    <w:bookmarkEnd w:id="829"/>
    <w:p w:rsidR="006E7EFD" w:rsidRPr="000B31EC" w:rsidRDefault="006E7EFD" w:rsidP="006E7EFD">
      <w:pPr>
        <w:rPr>
          <w:rFonts w:eastAsia="Times New Roman"/>
          <w:szCs w:val="24"/>
          <w:lang w:val="en-US"/>
        </w:rPr>
      </w:pPr>
    </w:p>
    <w:tbl>
      <w:tblPr>
        <w:tblW w:w="0" w:type="auto"/>
        <w:tblLayout w:type="fixed"/>
        <w:tblCellMar>
          <w:left w:w="60" w:type="dxa"/>
          <w:right w:w="60" w:type="dxa"/>
        </w:tblCellMar>
        <w:tblLook w:val="0000"/>
      </w:tblPr>
      <w:tblGrid>
        <w:gridCol w:w="1500"/>
        <w:gridCol w:w="2031"/>
        <w:gridCol w:w="2769"/>
        <w:gridCol w:w="3498"/>
      </w:tblGrid>
      <w:tr w:rsidR="006E7EFD" w:rsidRPr="000B31EC" w:rsidTr="004A6A1B"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bookmarkStart w:id="834" w:name="BKM_9918E540_9D81_482b_9F81_B0CED4240C8D"/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Use Case:</w:t>
            </w:r>
          </w:p>
        </w:tc>
        <w:tc>
          <w:tcPr>
            <w:tcW w:w="4800" w:type="dxa"/>
            <w:gridSpan w:val="2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Element.Name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Edit task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Test Id: T61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Element.Alias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6E7EFD" w:rsidRPr="000B31EC" w:rsidTr="004A6A1B"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Status:</w:t>
            </w:r>
          </w:p>
        </w:tc>
        <w:tc>
          <w:tcPr>
            <w:tcW w:w="2031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tabs>
                <w:tab w:val="left" w:pos="2160"/>
                <w:tab w:val="left" w:pos="3150"/>
                <w:tab w:val="left" w:pos="567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Element.Status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del w:id="835" w:author="David Silva" w:date="2013-05-27T21:24:00Z">
              <w:r w:rsidR="006E7EFD" w:rsidRPr="00F6228A" w:rsidDel="00A46F0C">
                <w:rPr>
                  <w:rFonts w:ascii="Times New Roman" w:hAnsi="Times New Roman"/>
                  <w:szCs w:val="24"/>
                  <w:lang w:val="en-US"/>
                </w:rPr>
                <w:delText>Proposed</w:delText>
              </w:r>
            </w:del>
            <w:ins w:id="836" w:author="David Silva" w:date="2013-05-27T21:24:00Z">
              <w:r w:rsidR="00A46F0C">
                <w:rPr>
                  <w:rFonts w:ascii="Times New Roman" w:hAnsi="Times New Roman"/>
                  <w:szCs w:val="24"/>
                  <w:lang w:val="en-US"/>
                </w:rPr>
                <w:t>Draft</w:t>
              </w:r>
            </w:ins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2769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tabs>
                <w:tab w:val="left" w:pos="900"/>
                <w:tab w:val="left" w:pos="3150"/>
                <w:tab w:val="left" w:pos="5670"/>
              </w:tabs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Version: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Element.Version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1.0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tabs>
                <w:tab w:val="left" w:pos="990"/>
                <w:tab w:val="left" w:pos="4590"/>
                <w:tab w:val="left" w:pos="567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Phase: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Element.Phase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1.0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6E7EFD" w:rsidRPr="000B31EC" w:rsidTr="004A6A1B">
        <w:trPr>
          <w:trHeight w:val="280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Author:</w:t>
            </w:r>
          </w:p>
        </w:tc>
        <w:tc>
          <w:tcPr>
            <w:tcW w:w="2031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tabs>
                <w:tab w:val="left" w:pos="216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Element.Author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João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2769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tabs>
                <w:tab w:val="left" w:pos="90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Created: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Element.DateCreatedShort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18-05-2013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tabs>
                <w:tab w:val="left" w:pos="99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del w:id="837" w:author="David Silva" w:date="2013-05-27T21:23:00Z">
              <w:r w:rsidRPr="00F6228A" w:rsidDel="00A46F0C">
                <w:rPr>
                  <w:rFonts w:ascii="Times New Roman" w:hAnsi="Times New Roman"/>
                  <w:szCs w:val="24"/>
                  <w:lang w:val="en-US"/>
                </w:rPr>
                <w:delText>Modified:</w:delText>
              </w:r>
              <w:r w:rsidRPr="00F6228A" w:rsidDel="00A46F0C">
                <w:rPr>
                  <w:rFonts w:ascii="Times New Roman" w:hAnsi="Times New Roman"/>
                  <w:szCs w:val="24"/>
                  <w:lang w:val="en-US"/>
                </w:rPr>
                <w:tab/>
              </w:r>
              <w:r w:rsidR="00DF5B6C" w:rsidRPr="00F6228A" w:rsidDel="00A46F0C">
                <w:rPr>
                  <w:rFonts w:ascii="Times New Roman" w:hAnsi="Times New Roman"/>
                  <w:szCs w:val="24"/>
                  <w:lang w:val="en-US"/>
                </w:rPr>
                <w:fldChar w:fldCharType="begin" w:fldLock="1"/>
              </w:r>
              <w:r w:rsidRPr="00F6228A" w:rsidDel="00A46F0C">
                <w:rPr>
                  <w:rFonts w:ascii="Times New Roman" w:hAnsi="Times New Roman"/>
                  <w:szCs w:val="24"/>
                  <w:lang w:val="en-US"/>
                </w:rPr>
                <w:delInstrText>MERGEFIELD Element.DateModifiedShort</w:delInstrText>
              </w:r>
              <w:r w:rsidR="00DF5B6C" w:rsidRPr="00F6228A" w:rsidDel="00A46F0C">
                <w:rPr>
                  <w:rFonts w:ascii="Times New Roman" w:hAnsi="Times New Roman"/>
                  <w:szCs w:val="24"/>
                  <w:lang w:val="en-US"/>
                </w:rPr>
                <w:fldChar w:fldCharType="separate"/>
              </w:r>
              <w:r w:rsidRPr="00F6228A" w:rsidDel="00A46F0C">
                <w:rPr>
                  <w:rFonts w:ascii="Times New Roman" w:hAnsi="Times New Roman"/>
                  <w:szCs w:val="24"/>
                  <w:lang w:val="en-US"/>
                </w:rPr>
                <w:delText>18-05-2013</w:delText>
              </w:r>
              <w:r w:rsidR="00DF5B6C" w:rsidRPr="00F6228A" w:rsidDel="00A46F0C">
                <w:rPr>
                  <w:rFonts w:ascii="Times New Roman" w:hAnsi="Times New Roman"/>
                  <w:szCs w:val="24"/>
                  <w:lang w:val="en-US"/>
                </w:rPr>
                <w:fldChar w:fldCharType="end"/>
              </w:r>
            </w:del>
            <w:ins w:id="838" w:author="David Silva" w:date="2013-05-27T21:23:00Z">
              <w:r w:rsidR="00A46F0C">
                <w:rPr>
                  <w:rFonts w:ascii="Times New Roman" w:hAnsi="Times New Roman"/>
                  <w:szCs w:val="24"/>
                  <w:lang w:val="en-US"/>
                </w:rPr>
                <w:t>Modified: 21-05-2013</w:t>
              </w:r>
            </w:ins>
          </w:p>
        </w:tc>
      </w:tr>
      <w:tr w:rsidR="006E7EFD" w:rsidRPr="00F0171D" w:rsidTr="004A6A1B">
        <w:trPr>
          <w:trHeight w:val="387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50" w:type="dxa"/>
              <w:left w:w="0" w:type="dxa"/>
              <w:bottom w:w="0" w:type="dxa"/>
              <w:right w:w="5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Notes:</w:t>
            </w:r>
          </w:p>
        </w:tc>
        <w:tc>
          <w:tcPr>
            <w:tcW w:w="8298" w:type="dxa"/>
            <w:gridSpan w:val="3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50" w:type="dxa"/>
              <w:left w:w="0" w:type="dxa"/>
              <w:bottom w:w="0" w:type="dxa"/>
              <w:right w:w="50" w:type="dxa"/>
            </w:tcMar>
          </w:tcPr>
          <w:p w:rsidR="006E7EFD" w:rsidRPr="000B31EC" w:rsidRDefault="00DF5B6C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0B31EC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instrText>Element.Notes</w:instrTex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t>The user should be able to edit a task with no more than 6 mouse clicks.</w:t>
            </w:r>
          </w:p>
          <w:p w:rsidR="006E7EFD" w:rsidRPr="000B31EC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>The user should be able to find the edit procedure in less than 2 minutes.</w:t>
            </w:r>
          </w:p>
        </w:tc>
      </w:tr>
    </w:tbl>
    <w:p w:rsidR="006E7EFD" w:rsidRPr="000B31EC" w:rsidRDefault="006E7EFD" w:rsidP="006E7EFD">
      <w:pPr>
        <w:spacing w:before="60" w:after="60"/>
        <w:rPr>
          <w:rFonts w:ascii="Times New Roman" w:hAnsi="Times New Roman"/>
          <w:szCs w:val="24"/>
          <w:lang w:val="en-US"/>
        </w:rPr>
      </w:pPr>
    </w:p>
    <w:p w:rsidR="006E7EFD" w:rsidRPr="000B31EC" w:rsidRDefault="006E7EFD" w:rsidP="006E7EFD">
      <w:pPr>
        <w:spacing w:before="60" w:after="60"/>
        <w:rPr>
          <w:rFonts w:ascii="Times New Roman" w:hAnsi="Times New Roman"/>
          <w:szCs w:val="24"/>
          <w:lang w:val="en-US"/>
        </w:rPr>
      </w:pPr>
    </w:p>
    <w:bookmarkEnd w:id="834"/>
    <w:p w:rsidR="006E7EFD" w:rsidRPr="000B31EC" w:rsidRDefault="006E7EFD" w:rsidP="006E7EFD">
      <w:pPr>
        <w:rPr>
          <w:rFonts w:eastAsia="Times New Roman"/>
          <w:szCs w:val="24"/>
          <w:lang w:val="en-US"/>
        </w:rPr>
      </w:pPr>
    </w:p>
    <w:tbl>
      <w:tblPr>
        <w:tblW w:w="0" w:type="auto"/>
        <w:tblLayout w:type="fixed"/>
        <w:tblCellMar>
          <w:left w:w="60" w:type="dxa"/>
          <w:right w:w="60" w:type="dxa"/>
        </w:tblCellMar>
        <w:tblLook w:val="0000"/>
      </w:tblPr>
      <w:tblGrid>
        <w:gridCol w:w="1500"/>
        <w:gridCol w:w="2031"/>
        <w:gridCol w:w="2769"/>
        <w:gridCol w:w="3498"/>
      </w:tblGrid>
      <w:tr w:rsidR="006E7EFD" w:rsidRPr="000B31EC" w:rsidTr="004A6A1B"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bookmarkStart w:id="839" w:name="BKM_B4D511AD_9E64_4df6_A461_CDC094CB51A8"/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Use Case:</w:t>
            </w:r>
          </w:p>
        </w:tc>
        <w:tc>
          <w:tcPr>
            <w:tcW w:w="4800" w:type="dxa"/>
            <w:gridSpan w:val="2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Element.Name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Export data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Test Id: T62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Element.Alias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6E7EFD" w:rsidRPr="000B31EC" w:rsidTr="004A6A1B"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Status:</w:t>
            </w:r>
          </w:p>
        </w:tc>
        <w:tc>
          <w:tcPr>
            <w:tcW w:w="2031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tabs>
                <w:tab w:val="left" w:pos="2160"/>
                <w:tab w:val="left" w:pos="3150"/>
                <w:tab w:val="left" w:pos="567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Element.Status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del w:id="840" w:author="David Silva" w:date="2013-05-27T21:24:00Z">
              <w:r w:rsidR="006E7EFD" w:rsidRPr="00F6228A" w:rsidDel="00A46F0C">
                <w:rPr>
                  <w:rFonts w:ascii="Times New Roman" w:hAnsi="Times New Roman"/>
                  <w:szCs w:val="24"/>
                  <w:lang w:val="en-US"/>
                </w:rPr>
                <w:delText>Proposed</w:delText>
              </w:r>
            </w:del>
            <w:ins w:id="841" w:author="David Silva" w:date="2013-05-27T21:24:00Z">
              <w:r w:rsidR="00A46F0C">
                <w:rPr>
                  <w:rFonts w:ascii="Times New Roman" w:hAnsi="Times New Roman"/>
                  <w:szCs w:val="24"/>
                  <w:lang w:val="en-US"/>
                </w:rPr>
                <w:t>Draft</w:t>
              </w:r>
            </w:ins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2769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tabs>
                <w:tab w:val="left" w:pos="900"/>
                <w:tab w:val="left" w:pos="3150"/>
                <w:tab w:val="left" w:pos="5670"/>
              </w:tabs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Version: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Element.Version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1.0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tabs>
                <w:tab w:val="left" w:pos="990"/>
                <w:tab w:val="left" w:pos="4590"/>
                <w:tab w:val="left" w:pos="567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Phase: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Element.Phase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1.0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6E7EFD" w:rsidRPr="000B31EC" w:rsidTr="004A6A1B">
        <w:trPr>
          <w:trHeight w:val="280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Author:</w:t>
            </w:r>
          </w:p>
        </w:tc>
        <w:tc>
          <w:tcPr>
            <w:tcW w:w="2031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tabs>
                <w:tab w:val="left" w:pos="216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Element.Author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João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2769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tabs>
                <w:tab w:val="left" w:pos="90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Created: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Element.DateCreatedShort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18-05-2013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tabs>
                <w:tab w:val="left" w:pos="99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del w:id="842" w:author="David Silva" w:date="2013-05-27T21:23:00Z">
              <w:r w:rsidRPr="00F6228A" w:rsidDel="00A46F0C">
                <w:rPr>
                  <w:rFonts w:ascii="Times New Roman" w:hAnsi="Times New Roman"/>
                  <w:szCs w:val="24"/>
                  <w:lang w:val="en-US"/>
                </w:rPr>
                <w:delText>Modified:</w:delText>
              </w:r>
              <w:r w:rsidRPr="00F6228A" w:rsidDel="00A46F0C">
                <w:rPr>
                  <w:rFonts w:ascii="Times New Roman" w:hAnsi="Times New Roman"/>
                  <w:szCs w:val="24"/>
                  <w:lang w:val="en-US"/>
                </w:rPr>
                <w:tab/>
              </w:r>
              <w:r w:rsidR="00DF5B6C" w:rsidRPr="00F6228A" w:rsidDel="00A46F0C">
                <w:rPr>
                  <w:rFonts w:ascii="Times New Roman" w:hAnsi="Times New Roman"/>
                  <w:szCs w:val="24"/>
                  <w:lang w:val="en-US"/>
                </w:rPr>
                <w:fldChar w:fldCharType="begin" w:fldLock="1"/>
              </w:r>
              <w:r w:rsidRPr="00F6228A" w:rsidDel="00A46F0C">
                <w:rPr>
                  <w:rFonts w:ascii="Times New Roman" w:hAnsi="Times New Roman"/>
                  <w:szCs w:val="24"/>
                  <w:lang w:val="en-US"/>
                </w:rPr>
                <w:delInstrText>MERGEFIELD Element.DateModifiedShort</w:delInstrText>
              </w:r>
              <w:r w:rsidR="00DF5B6C" w:rsidRPr="00F6228A" w:rsidDel="00A46F0C">
                <w:rPr>
                  <w:rFonts w:ascii="Times New Roman" w:hAnsi="Times New Roman"/>
                  <w:szCs w:val="24"/>
                  <w:lang w:val="en-US"/>
                </w:rPr>
                <w:fldChar w:fldCharType="separate"/>
              </w:r>
              <w:r w:rsidRPr="00F6228A" w:rsidDel="00A46F0C">
                <w:rPr>
                  <w:rFonts w:ascii="Times New Roman" w:hAnsi="Times New Roman"/>
                  <w:szCs w:val="24"/>
                  <w:lang w:val="en-US"/>
                </w:rPr>
                <w:delText>18-05-2013</w:delText>
              </w:r>
              <w:r w:rsidR="00DF5B6C" w:rsidRPr="00F6228A" w:rsidDel="00A46F0C">
                <w:rPr>
                  <w:rFonts w:ascii="Times New Roman" w:hAnsi="Times New Roman"/>
                  <w:szCs w:val="24"/>
                  <w:lang w:val="en-US"/>
                </w:rPr>
                <w:fldChar w:fldCharType="end"/>
              </w:r>
            </w:del>
            <w:ins w:id="843" w:author="David Silva" w:date="2013-05-27T21:23:00Z">
              <w:r w:rsidR="00A46F0C">
                <w:rPr>
                  <w:rFonts w:ascii="Times New Roman" w:hAnsi="Times New Roman"/>
                  <w:szCs w:val="24"/>
                  <w:lang w:val="en-US"/>
                </w:rPr>
                <w:t>Modified: 21-05-2013</w:t>
              </w:r>
            </w:ins>
          </w:p>
        </w:tc>
      </w:tr>
      <w:tr w:rsidR="006E7EFD" w:rsidRPr="00F0171D" w:rsidTr="004A6A1B">
        <w:trPr>
          <w:trHeight w:val="387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50" w:type="dxa"/>
              <w:left w:w="0" w:type="dxa"/>
              <w:bottom w:w="0" w:type="dxa"/>
              <w:right w:w="5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lastRenderedPageBreak/>
              <w:t>Notes:</w:t>
            </w:r>
          </w:p>
        </w:tc>
        <w:tc>
          <w:tcPr>
            <w:tcW w:w="8298" w:type="dxa"/>
            <w:gridSpan w:val="3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50" w:type="dxa"/>
              <w:left w:w="0" w:type="dxa"/>
              <w:bottom w:w="0" w:type="dxa"/>
              <w:right w:w="50" w:type="dxa"/>
            </w:tcMar>
          </w:tcPr>
          <w:p w:rsidR="006E7EFD" w:rsidRPr="000B31EC" w:rsidRDefault="00DF5B6C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0B31EC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instrText>Element.Notes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t>The user should be able to find how to export all data in less than 3 minutes and no more than 6 mouse clicks.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</w:tr>
    </w:tbl>
    <w:p w:rsidR="006E7EFD" w:rsidRPr="000B31EC" w:rsidRDefault="006E7EFD" w:rsidP="006E7EFD">
      <w:pPr>
        <w:rPr>
          <w:rFonts w:ascii="Times New Roman" w:hAnsi="Times New Roman"/>
          <w:szCs w:val="24"/>
          <w:lang w:val="en-US"/>
        </w:rPr>
      </w:pPr>
    </w:p>
    <w:p w:rsidR="006E7EFD" w:rsidRPr="000B31EC" w:rsidRDefault="006E7EFD" w:rsidP="006E7EFD">
      <w:pPr>
        <w:rPr>
          <w:rFonts w:eastAsia="Times New Roman"/>
          <w:szCs w:val="24"/>
          <w:lang w:val="en-US"/>
        </w:rPr>
      </w:pPr>
    </w:p>
    <w:tbl>
      <w:tblPr>
        <w:tblW w:w="0" w:type="auto"/>
        <w:tblLayout w:type="fixed"/>
        <w:tblCellMar>
          <w:left w:w="60" w:type="dxa"/>
          <w:right w:w="60" w:type="dxa"/>
        </w:tblCellMar>
        <w:tblLook w:val="0000"/>
      </w:tblPr>
      <w:tblGrid>
        <w:gridCol w:w="1500"/>
        <w:gridCol w:w="2031"/>
        <w:gridCol w:w="2769"/>
        <w:gridCol w:w="3498"/>
      </w:tblGrid>
      <w:tr w:rsidR="006E7EFD" w:rsidRPr="000B31EC" w:rsidTr="004A6A1B"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bookmarkStart w:id="844" w:name="BKM_37C6394D_665B_423e_9420_460A775DF4AA"/>
            <w:bookmarkEnd w:id="839"/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Use Case:</w:t>
            </w:r>
          </w:p>
        </w:tc>
        <w:tc>
          <w:tcPr>
            <w:tcW w:w="4800" w:type="dxa"/>
            <w:gridSpan w:val="2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Element.Name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Handle inactivity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Test Id: T63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Element.Alias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6E7EFD" w:rsidRPr="000B31EC" w:rsidTr="004A6A1B"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Status:</w:t>
            </w:r>
          </w:p>
        </w:tc>
        <w:tc>
          <w:tcPr>
            <w:tcW w:w="2031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tabs>
                <w:tab w:val="left" w:pos="2160"/>
                <w:tab w:val="left" w:pos="3150"/>
                <w:tab w:val="left" w:pos="567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Element.Status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del w:id="845" w:author="David Silva" w:date="2013-05-27T21:24:00Z">
              <w:r w:rsidR="006E7EFD" w:rsidRPr="00F6228A" w:rsidDel="00A46F0C">
                <w:rPr>
                  <w:rFonts w:ascii="Times New Roman" w:hAnsi="Times New Roman"/>
                  <w:szCs w:val="24"/>
                  <w:lang w:val="en-US"/>
                </w:rPr>
                <w:delText>Proposed</w:delText>
              </w:r>
            </w:del>
            <w:ins w:id="846" w:author="David Silva" w:date="2013-05-27T21:24:00Z">
              <w:r w:rsidR="00A46F0C">
                <w:rPr>
                  <w:rFonts w:ascii="Times New Roman" w:hAnsi="Times New Roman"/>
                  <w:szCs w:val="24"/>
                  <w:lang w:val="en-US"/>
                </w:rPr>
                <w:t>Draft</w:t>
              </w:r>
            </w:ins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2769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tabs>
                <w:tab w:val="left" w:pos="900"/>
                <w:tab w:val="left" w:pos="3150"/>
                <w:tab w:val="left" w:pos="5670"/>
              </w:tabs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Version: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Element.Version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1.0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tabs>
                <w:tab w:val="left" w:pos="990"/>
                <w:tab w:val="left" w:pos="4590"/>
                <w:tab w:val="left" w:pos="567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Phase: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Element.Phase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1.0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6E7EFD" w:rsidRPr="000B31EC" w:rsidTr="004A6A1B">
        <w:trPr>
          <w:trHeight w:val="280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Author:</w:t>
            </w:r>
          </w:p>
        </w:tc>
        <w:tc>
          <w:tcPr>
            <w:tcW w:w="2031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tabs>
                <w:tab w:val="left" w:pos="216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Element.Author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João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2769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tabs>
                <w:tab w:val="left" w:pos="90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Created: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Element.DateCreatedShort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18-05-2013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tabs>
                <w:tab w:val="left" w:pos="99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del w:id="847" w:author="David Silva" w:date="2013-05-27T21:23:00Z">
              <w:r w:rsidRPr="00F6228A" w:rsidDel="00A46F0C">
                <w:rPr>
                  <w:rFonts w:ascii="Times New Roman" w:hAnsi="Times New Roman"/>
                  <w:szCs w:val="24"/>
                  <w:lang w:val="en-US"/>
                </w:rPr>
                <w:delText>Modified:</w:delText>
              </w:r>
              <w:r w:rsidRPr="00F6228A" w:rsidDel="00A46F0C">
                <w:rPr>
                  <w:rFonts w:ascii="Times New Roman" w:hAnsi="Times New Roman"/>
                  <w:szCs w:val="24"/>
                  <w:lang w:val="en-US"/>
                </w:rPr>
                <w:tab/>
              </w:r>
              <w:r w:rsidR="00DF5B6C" w:rsidRPr="00F6228A" w:rsidDel="00A46F0C">
                <w:rPr>
                  <w:rFonts w:ascii="Times New Roman" w:hAnsi="Times New Roman"/>
                  <w:szCs w:val="24"/>
                  <w:lang w:val="en-US"/>
                </w:rPr>
                <w:fldChar w:fldCharType="begin" w:fldLock="1"/>
              </w:r>
              <w:r w:rsidRPr="00F6228A" w:rsidDel="00A46F0C">
                <w:rPr>
                  <w:rFonts w:ascii="Times New Roman" w:hAnsi="Times New Roman"/>
                  <w:szCs w:val="24"/>
                  <w:lang w:val="en-US"/>
                </w:rPr>
                <w:delInstrText>MERGEFIELD Element.DateModifiedShort</w:delInstrText>
              </w:r>
              <w:r w:rsidR="00DF5B6C" w:rsidRPr="00F6228A" w:rsidDel="00A46F0C">
                <w:rPr>
                  <w:rFonts w:ascii="Times New Roman" w:hAnsi="Times New Roman"/>
                  <w:szCs w:val="24"/>
                  <w:lang w:val="en-US"/>
                </w:rPr>
                <w:fldChar w:fldCharType="separate"/>
              </w:r>
              <w:r w:rsidRPr="00F6228A" w:rsidDel="00A46F0C">
                <w:rPr>
                  <w:rFonts w:ascii="Times New Roman" w:hAnsi="Times New Roman"/>
                  <w:szCs w:val="24"/>
                  <w:lang w:val="en-US"/>
                </w:rPr>
                <w:delText>18-05-2013</w:delText>
              </w:r>
              <w:r w:rsidR="00DF5B6C" w:rsidRPr="00F6228A" w:rsidDel="00A46F0C">
                <w:rPr>
                  <w:rFonts w:ascii="Times New Roman" w:hAnsi="Times New Roman"/>
                  <w:szCs w:val="24"/>
                  <w:lang w:val="en-US"/>
                </w:rPr>
                <w:fldChar w:fldCharType="end"/>
              </w:r>
            </w:del>
            <w:ins w:id="848" w:author="David Silva" w:date="2013-05-27T21:23:00Z">
              <w:r w:rsidR="00A46F0C">
                <w:rPr>
                  <w:rFonts w:ascii="Times New Roman" w:hAnsi="Times New Roman"/>
                  <w:szCs w:val="24"/>
                  <w:lang w:val="en-US"/>
                </w:rPr>
                <w:t>Modified: 21-05-2013</w:t>
              </w:r>
            </w:ins>
          </w:p>
        </w:tc>
      </w:tr>
      <w:tr w:rsidR="006E7EFD" w:rsidRPr="00F0171D" w:rsidTr="004A6A1B">
        <w:trPr>
          <w:trHeight w:val="387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50" w:type="dxa"/>
              <w:left w:w="0" w:type="dxa"/>
              <w:bottom w:w="0" w:type="dxa"/>
              <w:right w:w="5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Notes:</w:t>
            </w:r>
          </w:p>
        </w:tc>
        <w:tc>
          <w:tcPr>
            <w:tcW w:w="8298" w:type="dxa"/>
            <w:gridSpan w:val="3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50" w:type="dxa"/>
              <w:left w:w="0" w:type="dxa"/>
              <w:bottom w:w="0" w:type="dxa"/>
              <w:right w:w="50" w:type="dxa"/>
            </w:tcMar>
          </w:tcPr>
          <w:p w:rsidR="006E7EFD" w:rsidRPr="000B31EC" w:rsidRDefault="00DF5B6C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0B31EC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instrText>Element.Notes</w:instrTex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t>The user should be able to configure the inactivity system in less than 3 minutes.</w:t>
            </w:r>
          </w:p>
          <w:p w:rsidR="006E7EFD" w:rsidRPr="000B31EC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0B31EC">
              <w:rPr>
                <w:rFonts w:ascii="Times New Roman" w:hAnsi="Times New Roman"/>
                <w:szCs w:val="24"/>
                <w:lang w:val="en-US"/>
              </w:rPr>
              <w:t>The user should be able to understand how the inactivity system works and be able to make it appear in the configured time.</w:t>
            </w:r>
          </w:p>
        </w:tc>
      </w:tr>
      <w:bookmarkEnd w:id="844"/>
    </w:tbl>
    <w:p w:rsidR="006E7EFD" w:rsidRPr="000B31EC" w:rsidRDefault="006E7EFD" w:rsidP="006E7EFD">
      <w:pPr>
        <w:rPr>
          <w:rFonts w:eastAsia="Times New Roman"/>
          <w:szCs w:val="24"/>
          <w:lang w:val="en-US"/>
        </w:rPr>
      </w:pPr>
    </w:p>
    <w:tbl>
      <w:tblPr>
        <w:tblW w:w="0" w:type="auto"/>
        <w:tblLayout w:type="fixed"/>
        <w:tblCellMar>
          <w:left w:w="60" w:type="dxa"/>
          <w:right w:w="60" w:type="dxa"/>
        </w:tblCellMar>
        <w:tblLook w:val="0000"/>
      </w:tblPr>
      <w:tblGrid>
        <w:gridCol w:w="1500"/>
        <w:gridCol w:w="2031"/>
        <w:gridCol w:w="2769"/>
        <w:gridCol w:w="3498"/>
      </w:tblGrid>
      <w:tr w:rsidR="006E7EFD" w:rsidRPr="000B31EC" w:rsidTr="004A6A1B"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bookmarkStart w:id="849" w:name="BKM_7DAAF9DE_BC71_4dbc_9549_70A80DB0C1A5"/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Use Case:</w:t>
            </w:r>
          </w:p>
        </w:tc>
        <w:tc>
          <w:tcPr>
            <w:tcW w:w="4800" w:type="dxa"/>
            <w:gridSpan w:val="2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Element.Name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Start time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Test Id: T64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Element.Alias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6E7EFD" w:rsidRPr="000B31EC" w:rsidTr="004A6A1B"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Status:</w:t>
            </w:r>
          </w:p>
        </w:tc>
        <w:tc>
          <w:tcPr>
            <w:tcW w:w="2031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tabs>
                <w:tab w:val="left" w:pos="2160"/>
                <w:tab w:val="left" w:pos="3150"/>
                <w:tab w:val="left" w:pos="567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Element.Status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del w:id="850" w:author="David Silva" w:date="2013-05-27T21:24:00Z">
              <w:r w:rsidR="006E7EFD" w:rsidRPr="00F6228A" w:rsidDel="00A46F0C">
                <w:rPr>
                  <w:rFonts w:ascii="Times New Roman" w:hAnsi="Times New Roman"/>
                  <w:szCs w:val="24"/>
                  <w:lang w:val="en-US"/>
                </w:rPr>
                <w:delText>Proposed</w:delText>
              </w:r>
            </w:del>
            <w:ins w:id="851" w:author="David Silva" w:date="2013-05-27T21:24:00Z">
              <w:r w:rsidR="00A46F0C">
                <w:rPr>
                  <w:rFonts w:ascii="Times New Roman" w:hAnsi="Times New Roman"/>
                  <w:szCs w:val="24"/>
                  <w:lang w:val="en-US"/>
                </w:rPr>
                <w:t>Draft</w:t>
              </w:r>
            </w:ins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2769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tabs>
                <w:tab w:val="left" w:pos="900"/>
                <w:tab w:val="left" w:pos="3150"/>
                <w:tab w:val="left" w:pos="5670"/>
              </w:tabs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Version: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Element.Version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1.0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tabs>
                <w:tab w:val="left" w:pos="990"/>
                <w:tab w:val="left" w:pos="4590"/>
                <w:tab w:val="left" w:pos="567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Phase: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Element.Phase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1.0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6E7EFD" w:rsidRPr="000B31EC" w:rsidTr="004A6A1B">
        <w:trPr>
          <w:trHeight w:val="280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Author:</w:t>
            </w:r>
          </w:p>
        </w:tc>
        <w:tc>
          <w:tcPr>
            <w:tcW w:w="2031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tabs>
                <w:tab w:val="left" w:pos="216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Element.Author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João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2769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tabs>
                <w:tab w:val="left" w:pos="90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Created: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Element.DateCreatedShort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18-05-2013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tabs>
                <w:tab w:val="left" w:pos="99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del w:id="852" w:author="David Silva" w:date="2013-05-27T21:23:00Z">
              <w:r w:rsidRPr="00F6228A" w:rsidDel="00A46F0C">
                <w:rPr>
                  <w:rFonts w:ascii="Times New Roman" w:hAnsi="Times New Roman"/>
                  <w:szCs w:val="24"/>
                  <w:lang w:val="en-US"/>
                </w:rPr>
                <w:delText>Modified:</w:delText>
              </w:r>
              <w:r w:rsidRPr="00F6228A" w:rsidDel="00A46F0C">
                <w:rPr>
                  <w:rFonts w:ascii="Times New Roman" w:hAnsi="Times New Roman"/>
                  <w:szCs w:val="24"/>
                  <w:lang w:val="en-US"/>
                </w:rPr>
                <w:tab/>
              </w:r>
              <w:r w:rsidR="00DF5B6C" w:rsidRPr="00F6228A" w:rsidDel="00A46F0C">
                <w:rPr>
                  <w:rFonts w:ascii="Times New Roman" w:hAnsi="Times New Roman"/>
                  <w:szCs w:val="24"/>
                  <w:lang w:val="en-US"/>
                </w:rPr>
                <w:fldChar w:fldCharType="begin" w:fldLock="1"/>
              </w:r>
              <w:r w:rsidRPr="00F6228A" w:rsidDel="00A46F0C">
                <w:rPr>
                  <w:rFonts w:ascii="Times New Roman" w:hAnsi="Times New Roman"/>
                  <w:szCs w:val="24"/>
                  <w:lang w:val="en-US"/>
                </w:rPr>
                <w:delInstrText>MERGEFIELD Element.DateModifiedShort</w:delInstrText>
              </w:r>
              <w:r w:rsidR="00DF5B6C" w:rsidRPr="00F6228A" w:rsidDel="00A46F0C">
                <w:rPr>
                  <w:rFonts w:ascii="Times New Roman" w:hAnsi="Times New Roman"/>
                  <w:szCs w:val="24"/>
                  <w:lang w:val="en-US"/>
                </w:rPr>
                <w:fldChar w:fldCharType="separate"/>
              </w:r>
              <w:r w:rsidRPr="00F6228A" w:rsidDel="00A46F0C">
                <w:rPr>
                  <w:rFonts w:ascii="Times New Roman" w:hAnsi="Times New Roman"/>
                  <w:szCs w:val="24"/>
                  <w:lang w:val="en-US"/>
                </w:rPr>
                <w:delText>18-05-2013</w:delText>
              </w:r>
              <w:r w:rsidR="00DF5B6C" w:rsidRPr="00F6228A" w:rsidDel="00A46F0C">
                <w:rPr>
                  <w:rFonts w:ascii="Times New Roman" w:hAnsi="Times New Roman"/>
                  <w:szCs w:val="24"/>
                  <w:lang w:val="en-US"/>
                </w:rPr>
                <w:fldChar w:fldCharType="end"/>
              </w:r>
            </w:del>
            <w:ins w:id="853" w:author="David Silva" w:date="2013-05-27T21:23:00Z">
              <w:r w:rsidR="00A46F0C">
                <w:rPr>
                  <w:rFonts w:ascii="Times New Roman" w:hAnsi="Times New Roman"/>
                  <w:szCs w:val="24"/>
                  <w:lang w:val="en-US"/>
                </w:rPr>
                <w:t>Modified: 21-05-2013</w:t>
              </w:r>
            </w:ins>
          </w:p>
        </w:tc>
      </w:tr>
      <w:tr w:rsidR="006E7EFD" w:rsidRPr="00F0171D" w:rsidTr="004A6A1B">
        <w:trPr>
          <w:trHeight w:val="387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50" w:type="dxa"/>
              <w:left w:w="0" w:type="dxa"/>
              <w:bottom w:w="0" w:type="dxa"/>
              <w:right w:w="5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Notes:</w:t>
            </w:r>
          </w:p>
        </w:tc>
        <w:tc>
          <w:tcPr>
            <w:tcW w:w="8298" w:type="dxa"/>
            <w:gridSpan w:val="3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50" w:type="dxa"/>
              <w:left w:w="0" w:type="dxa"/>
              <w:bottom w:w="0" w:type="dxa"/>
              <w:right w:w="50" w:type="dxa"/>
            </w:tcMar>
          </w:tcPr>
          <w:p w:rsidR="006E7EFD" w:rsidRPr="000B31EC" w:rsidRDefault="00DF5B6C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0B31EC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instrText>Element.Notes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t>The user should be able to start time logging in less than 30 seconds and less than 4 mouse clicks.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</w:tr>
    </w:tbl>
    <w:p w:rsidR="006E7EFD" w:rsidRPr="000B31EC" w:rsidRDefault="006E7EFD" w:rsidP="006E7EFD">
      <w:pPr>
        <w:rPr>
          <w:rFonts w:ascii="Times New Roman" w:hAnsi="Times New Roman"/>
          <w:szCs w:val="24"/>
          <w:lang w:val="en-US"/>
        </w:rPr>
      </w:pPr>
    </w:p>
    <w:bookmarkEnd w:id="849"/>
    <w:p w:rsidR="006E7EFD" w:rsidRPr="000B31EC" w:rsidRDefault="006E7EFD" w:rsidP="006E7EFD">
      <w:pPr>
        <w:rPr>
          <w:rFonts w:eastAsia="Times New Roman"/>
          <w:szCs w:val="24"/>
          <w:lang w:val="en-US"/>
        </w:rPr>
      </w:pPr>
    </w:p>
    <w:tbl>
      <w:tblPr>
        <w:tblW w:w="0" w:type="auto"/>
        <w:tblLayout w:type="fixed"/>
        <w:tblCellMar>
          <w:left w:w="60" w:type="dxa"/>
          <w:right w:w="60" w:type="dxa"/>
        </w:tblCellMar>
        <w:tblLook w:val="0000"/>
      </w:tblPr>
      <w:tblGrid>
        <w:gridCol w:w="1500"/>
        <w:gridCol w:w="2031"/>
        <w:gridCol w:w="2769"/>
        <w:gridCol w:w="3498"/>
      </w:tblGrid>
      <w:tr w:rsidR="006E7EFD" w:rsidRPr="000B31EC" w:rsidTr="004A6A1B"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bookmarkStart w:id="854" w:name="BKM_EAAB8ED4_C5EB_45c6_BCE3_4174048BFAD1"/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Use Case:</w:t>
            </w:r>
          </w:p>
        </w:tc>
        <w:tc>
          <w:tcPr>
            <w:tcW w:w="4800" w:type="dxa"/>
            <w:gridSpan w:val="2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Element.Name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Stop time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Test Id: T65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Element.Alias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6E7EFD" w:rsidRPr="000B31EC" w:rsidTr="004A6A1B"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Status:</w:t>
            </w:r>
          </w:p>
        </w:tc>
        <w:tc>
          <w:tcPr>
            <w:tcW w:w="2031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tabs>
                <w:tab w:val="left" w:pos="2160"/>
                <w:tab w:val="left" w:pos="3150"/>
                <w:tab w:val="left" w:pos="567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Element.Status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del w:id="855" w:author="David Silva" w:date="2013-05-27T21:24:00Z">
              <w:r w:rsidR="006E7EFD" w:rsidRPr="00F6228A" w:rsidDel="00A46F0C">
                <w:rPr>
                  <w:rFonts w:ascii="Times New Roman" w:hAnsi="Times New Roman"/>
                  <w:szCs w:val="24"/>
                  <w:lang w:val="en-US"/>
                </w:rPr>
                <w:delText>Proposed</w:delText>
              </w:r>
            </w:del>
            <w:ins w:id="856" w:author="David Silva" w:date="2013-05-27T21:24:00Z">
              <w:r w:rsidR="00A46F0C">
                <w:rPr>
                  <w:rFonts w:ascii="Times New Roman" w:hAnsi="Times New Roman"/>
                  <w:szCs w:val="24"/>
                  <w:lang w:val="en-US"/>
                </w:rPr>
                <w:t>Draft</w:t>
              </w:r>
            </w:ins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2769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tabs>
                <w:tab w:val="left" w:pos="900"/>
                <w:tab w:val="left" w:pos="3150"/>
                <w:tab w:val="left" w:pos="5670"/>
              </w:tabs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Version: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Element.Version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1.0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tabs>
                <w:tab w:val="left" w:pos="990"/>
                <w:tab w:val="left" w:pos="4590"/>
                <w:tab w:val="left" w:pos="567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Phase: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Element.Phase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1.0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6E7EFD" w:rsidRPr="000B31EC" w:rsidTr="004A6A1B">
        <w:trPr>
          <w:trHeight w:val="280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Author:</w:t>
            </w:r>
          </w:p>
        </w:tc>
        <w:tc>
          <w:tcPr>
            <w:tcW w:w="2031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DF5B6C" w:rsidP="004A6A1B">
            <w:pPr>
              <w:tabs>
                <w:tab w:val="left" w:pos="216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instrText>Element.Author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F6228A">
              <w:rPr>
                <w:rFonts w:ascii="Times New Roman" w:hAnsi="Times New Roman"/>
                <w:szCs w:val="24"/>
                <w:lang w:val="en-US"/>
              </w:rPr>
              <w:t>João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2769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tabs>
                <w:tab w:val="left" w:pos="90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Created: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Element.DateCreatedShort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18-05-2013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6E7EFD" w:rsidRPr="00F6228A" w:rsidRDefault="006E7EFD" w:rsidP="004A6A1B">
            <w:pPr>
              <w:tabs>
                <w:tab w:val="left" w:pos="99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del w:id="857" w:author="David Silva" w:date="2013-05-27T21:23:00Z">
              <w:r w:rsidRPr="00F6228A" w:rsidDel="00A46F0C">
                <w:rPr>
                  <w:rFonts w:ascii="Times New Roman" w:hAnsi="Times New Roman"/>
                  <w:szCs w:val="24"/>
                  <w:lang w:val="en-US"/>
                </w:rPr>
                <w:delText>Modified:</w:delText>
              </w:r>
              <w:r w:rsidRPr="00F6228A" w:rsidDel="00A46F0C">
                <w:rPr>
                  <w:rFonts w:ascii="Times New Roman" w:hAnsi="Times New Roman"/>
                  <w:szCs w:val="24"/>
                  <w:lang w:val="en-US"/>
                </w:rPr>
                <w:tab/>
              </w:r>
              <w:r w:rsidR="00DF5B6C" w:rsidRPr="00F6228A" w:rsidDel="00A46F0C">
                <w:rPr>
                  <w:rFonts w:ascii="Times New Roman" w:hAnsi="Times New Roman"/>
                  <w:szCs w:val="24"/>
                  <w:lang w:val="en-US"/>
                </w:rPr>
                <w:fldChar w:fldCharType="begin" w:fldLock="1"/>
              </w:r>
              <w:r w:rsidRPr="00F6228A" w:rsidDel="00A46F0C">
                <w:rPr>
                  <w:rFonts w:ascii="Times New Roman" w:hAnsi="Times New Roman"/>
                  <w:szCs w:val="24"/>
                  <w:lang w:val="en-US"/>
                </w:rPr>
                <w:delInstrText>MERGEFIELD Element.DateModifiedShort</w:delInstrText>
              </w:r>
              <w:r w:rsidR="00DF5B6C" w:rsidRPr="00F6228A" w:rsidDel="00A46F0C">
                <w:rPr>
                  <w:rFonts w:ascii="Times New Roman" w:hAnsi="Times New Roman"/>
                  <w:szCs w:val="24"/>
                  <w:lang w:val="en-US"/>
                </w:rPr>
                <w:fldChar w:fldCharType="separate"/>
              </w:r>
              <w:r w:rsidRPr="00F6228A" w:rsidDel="00A46F0C">
                <w:rPr>
                  <w:rFonts w:ascii="Times New Roman" w:hAnsi="Times New Roman"/>
                  <w:szCs w:val="24"/>
                  <w:lang w:val="en-US"/>
                </w:rPr>
                <w:delText>18-05-2013</w:delText>
              </w:r>
              <w:r w:rsidR="00DF5B6C" w:rsidRPr="00F6228A" w:rsidDel="00A46F0C">
                <w:rPr>
                  <w:rFonts w:ascii="Times New Roman" w:hAnsi="Times New Roman"/>
                  <w:szCs w:val="24"/>
                  <w:lang w:val="en-US"/>
                </w:rPr>
                <w:fldChar w:fldCharType="end"/>
              </w:r>
            </w:del>
            <w:ins w:id="858" w:author="David Silva" w:date="2013-05-27T21:23:00Z">
              <w:r w:rsidR="00A46F0C">
                <w:rPr>
                  <w:rFonts w:ascii="Times New Roman" w:hAnsi="Times New Roman"/>
                  <w:szCs w:val="24"/>
                  <w:lang w:val="en-US"/>
                </w:rPr>
                <w:t>Modified: 21-05-2013</w:t>
              </w:r>
            </w:ins>
          </w:p>
        </w:tc>
      </w:tr>
      <w:tr w:rsidR="006E7EFD" w:rsidRPr="00F0171D" w:rsidTr="004A6A1B">
        <w:trPr>
          <w:trHeight w:val="387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50" w:type="dxa"/>
              <w:left w:w="0" w:type="dxa"/>
              <w:bottom w:w="0" w:type="dxa"/>
              <w:right w:w="50" w:type="dxa"/>
            </w:tcMar>
          </w:tcPr>
          <w:p w:rsidR="006E7EFD" w:rsidRPr="00F6228A" w:rsidRDefault="006E7EFD" w:rsidP="004A6A1B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Notes:</w:t>
            </w:r>
          </w:p>
        </w:tc>
        <w:tc>
          <w:tcPr>
            <w:tcW w:w="8298" w:type="dxa"/>
            <w:gridSpan w:val="3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50" w:type="dxa"/>
              <w:left w:w="0" w:type="dxa"/>
              <w:bottom w:w="0" w:type="dxa"/>
              <w:right w:w="50" w:type="dxa"/>
            </w:tcMar>
          </w:tcPr>
          <w:p w:rsidR="006E7EFD" w:rsidRPr="000B31EC" w:rsidRDefault="00DF5B6C" w:rsidP="004A6A1B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6E7EFD" w:rsidRPr="000B31EC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instrText>Element.Notes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6E7EFD" w:rsidRPr="000B31EC">
              <w:rPr>
                <w:rFonts w:ascii="Times New Roman" w:hAnsi="Times New Roman"/>
                <w:szCs w:val="24"/>
                <w:lang w:val="en-US"/>
              </w:rPr>
              <w:t>The user should be able to stop a running task in less than 30 seconds and no more than 3 mouse clicks.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</w:tr>
    </w:tbl>
    <w:p w:rsidR="006E7EFD" w:rsidRPr="000B31EC" w:rsidRDefault="006E7EFD" w:rsidP="006E7EFD">
      <w:pPr>
        <w:rPr>
          <w:rFonts w:ascii="Times New Roman" w:hAnsi="Times New Roman"/>
          <w:szCs w:val="24"/>
          <w:lang w:val="en-US"/>
        </w:rPr>
      </w:pPr>
    </w:p>
    <w:p w:rsidR="003E2EFB" w:rsidRPr="00F6228A" w:rsidRDefault="000B31EC" w:rsidP="003E2EFB">
      <w:pPr>
        <w:pStyle w:val="Ttulo3"/>
        <w:rPr>
          <w:rFonts w:eastAsia="Times New Roman"/>
          <w:bCs/>
          <w:lang w:val="en-US"/>
        </w:rPr>
      </w:pPr>
      <w:bookmarkStart w:id="859" w:name="_Toc357353637"/>
      <w:r w:rsidRPr="00F6228A">
        <w:rPr>
          <w:rFonts w:eastAsia="Times New Roman"/>
          <w:bCs/>
          <w:lang w:val="en-US"/>
        </w:rPr>
        <w:t>Usability test protocol</w:t>
      </w:r>
      <w:bookmarkEnd w:id="859"/>
    </w:p>
    <w:p w:rsidR="000B31EC" w:rsidRPr="00F6228A" w:rsidRDefault="000B31EC" w:rsidP="00F6228A">
      <w:pPr>
        <w:rPr>
          <w:lang w:val="en-US"/>
        </w:rPr>
      </w:pPr>
      <w:r w:rsidRPr="00F6228A">
        <w:rPr>
          <w:lang w:val="en-US"/>
        </w:rPr>
        <w:t>An additional final test is added. The final Test is to combine all the usability tests into one single test.</w:t>
      </w:r>
    </w:p>
    <w:p w:rsidR="000B31EC" w:rsidRPr="00F6228A" w:rsidRDefault="000B31EC" w:rsidP="00F6228A">
      <w:pPr>
        <w:rPr>
          <w:lang w:val="en-US"/>
        </w:rPr>
      </w:pPr>
      <w:r w:rsidRPr="00F6228A">
        <w:rPr>
          <w:lang w:val="en-US"/>
        </w:rPr>
        <w:t xml:space="preserve">The test consists in </w:t>
      </w:r>
      <w:del w:id="860" w:author="Carla" w:date="2013-05-30T00:52:00Z">
        <w:r w:rsidRPr="00F6228A" w:rsidDel="00AC1B45">
          <w:rPr>
            <w:lang w:val="en-US"/>
          </w:rPr>
          <w:delText>to do</w:delText>
        </w:r>
      </w:del>
      <w:ins w:id="861" w:author="Carla" w:date="2013-05-30T00:52:00Z">
        <w:r w:rsidR="00AC1B45">
          <w:rPr>
            <w:lang w:val="en-US"/>
          </w:rPr>
          <w:t>doing</w:t>
        </w:r>
      </w:ins>
      <w:r w:rsidRPr="00F6228A">
        <w:rPr>
          <w:lang w:val="en-US"/>
        </w:rPr>
        <w:t xml:space="preserve"> all</w:t>
      </w:r>
      <w:ins w:id="862" w:author="Carla" w:date="2013-05-30T00:52:00Z">
        <w:r w:rsidR="00AC1B45">
          <w:rPr>
            <w:lang w:val="en-US"/>
          </w:rPr>
          <w:t xml:space="preserve"> the</w:t>
        </w:r>
      </w:ins>
      <w:r w:rsidRPr="00F6228A">
        <w:rPr>
          <w:lang w:val="en-US"/>
        </w:rPr>
        <w:t xml:space="preserve"> usability tests:</w:t>
      </w:r>
    </w:p>
    <w:tbl>
      <w:tblPr>
        <w:tblW w:w="0" w:type="auto"/>
        <w:tblLayout w:type="fixed"/>
        <w:tblCellMar>
          <w:left w:w="60" w:type="dxa"/>
          <w:right w:w="60" w:type="dxa"/>
        </w:tblCellMar>
        <w:tblLook w:val="0000"/>
      </w:tblPr>
      <w:tblGrid>
        <w:gridCol w:w="1500"/>
        <w:gridCol w:w="2031"/>
        <w:gridCol w:w="2769"/>
        <w:gridCol w:w="3498"/>
      </w:tblGrid>
      <w:tr w:rsidR="000B31EC" w:rsidRPr="000B31EC" w:rsidTr="000636FA"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0B31EC" w:rsidRPr="00F6228A" w:rsidRDefault="000B31EC" w:rsidP="000636FA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Use Case:</w:t>
            </w:r>
          </w:p>
        </w:tc>
        <w:tc>
          <w:tcPr>
            <w:tcW w:w="4800" w:type="dxa"/>
            <w:gridSpan w:val="2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0B31EC" w:rsidRPr="00DF3449" w:rsidRDefault="00DF5B6C" w:rsidP="000636FA">
            <w:pPr>
              <w:spacing w:before="60" w:after="60"/>
              <w:rPr>
                <w:rFonts w:ascii="Times New Roman" w:hAnsi="Times New Roman" w:cs="Times New Roman"/>
                <w:lang w:val="en-US"/>
              </w:rPr>
            </w:pPr>
            <w:r w:rsidRPr="00DF5B6C">
              <w:rPr>
                <w:rFonts w:ascii="Times New Roman" w:hAnsi="Times New Roman" w:cs="Times New Roman"/>
                <w:lang w:val="en-US"/>
                <w:rPrChange w:id="863" w:author="João Martins" w:date="2013-05-26T21:43:00Z">
                  <w:rPr>
                    <w:color w:val="0000FF" w:themeColor="hyperlink"/>
                    <w:sz w:val="20"/>
                    <w:szCs w:val="24"/>
                    <w:u w:val="single"/>
                    <w:lang w:val="en-US"/>
                  </w:rPr>
                </w:rPrChange>
              </w:rPr>
              <w:t xml:space="preserve">Usability final </w:t>
            </w:r>
            <w:commentRangeStart w:id="864"/>
            <w:r w:rsidRPr="00DF5B6C">
              <w:rPr>
                <w:rFonts w:ascii="Times New Roman" w:hAnsi="Times New Roman" w:cs="Times New Roman"/>
                <w:lang w:val="en-US"/>
                <w:rPrChange w:id="865" w:author="João Martins" w:date="2013-05-26T21:43:00Z">
                  <w:rPr>
                    <w:color w:val="0000FF" w:themeColor="hyperlink"/>
                    <w:sz w:val="20"/>
                    <w:szCs w:val="24"/>
                    <w:u w:val="single"/>
                    <w:lang w:val="en-US"/>
                  </w:rPr>
                </w:rPrChange>
              </w:rPr>
              <w:t>test</w:t>
            </w:r>
            <w:commentRangeEnd w:id="864"/>
            <w:r w:rsidR="00A928A4">
              <w:rPr>
                <w:rStyle w:val="Refdecomentrio"/>
                <w:rFonts w:ascii="Arial" w:eastAsiaTheme="minorEastAsia" w:hAnsi="Arial"/>
                <w:color w:val="000000"/>
                <w:lang w:val="en-AU" w:eastAsia="pt-PT"/>
              </w:rPr>
              <w:commentReference w:id="864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C4EDFB"/>
            <w:tcMar>
              <w:top w:w="60" w:type="dxa"/>
              <w:left w:w="0" w:type="dxa"/>
              <w:bottom w:w="0" w:type="dxa"/>
              <w:right w:w="60" w:type="dxa"/>
            </w:tcMar>
          </w:tcPr>
          <w:p w:rsidR="000B31EC" w:rsidRPr="00F6228A" w:rsidRDefault="000B31EC" w:rsidP="000636FA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>
              <w:rPr>
                <w:rFonts w:ascii="Times New Roman" w:hAnsi="Times New Roman"/>
                <w:szCs w:val="24"/>
                <w:lang w:val="en-US"/>
              </w:rPr>
              <w:t>Test Id: T67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Element.Alias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0B31EC" w:rsidRPr="000B31EC" w:rsidTr="000636FA"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0B31EC" w:rsidRPr="00F6228A" w:rsidRDefault="000B31EC" w:rsidP="000636FA">
            <w:pPr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Status:</w:t>
            </w:r>
          </w:p>
        </w:tc>
        <w:tc>
          <w:tcPr>
            <w:tcW w:w="2031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0B31EC" w:rsidRPr="00F6228A" w:rsidRDefault="00DF5B6C" w:rsidP="000636FA">
            <w:pPr>
              <w:tabs>
                <w:tab w:val="left" w:pos="2160"/>
                <w:tab w:val="left" w:pos="3150"/>
                <w:tab w:val="left" w:pos="567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0B31EC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0B31EC" w:rsidRPr="00F6228A">
              <w:rPr>
                <w:rFonts w:ascii="Times New Roman" w:hAnsi="Times New Roman"/>
                <w:szCs w:val="24"/>
                <w:lang w:val="en-US"/>
              </w:rPr>
              <w:instrText>Element.Status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del w:id="866" w:author="David Silva" w:date="2013-05-27T21:24:00Z">
              <w:r w:rsidR="000B31EC" w:rsidRPr="00F6228A" w:rsidDel="00A46F0C">
                <w:rPr>
                  <w:rFonts w:ascii="Times New Roman" w:hAnsi="Times New Roman"/>
                  <w:szCs w:val="24"/>
                  <w:lang w:val="en-US"/>
                </w:rPr>
                <w:delText>Proposed</w:delText>
              </w:r>
            </w:del>
            <w:ins w:id="867" w:author="David Silva" w:date="2013-05-27T21:24:00Z">
              <w:r w:rsidR="00A46F0C">
                <w:rPr>
                  <w:rFonts w:ascii="Times New Roman" w:hAnsi="Times New Roman"/>
                  <w:szCs w:val="24"/>
                  <w:lang w:val="en-US"/>
                </w:rPr>
                <w:t>Draft</w:t>
              </w:r>
            </w:ins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2769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0B31EC" w:rsidRPr="00F6228A" w:rsidRDefault="000B31EC" w:rsidP="000636FA">
            <w:pPr>
              <w:tabs>
                <w:tab w:val="left" w:pos="900"/>
                <w:tab w:val="left" w:pos="3150"/>
                <w:tab w:val="left" w:pos="5670"/>
              </w:tabs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Version: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Element.Version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1.0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0B31EC" w:rsidRPr="00F6228A" w:rsidRDefault="000B31EC" w:rsidP="000636FA">
            <w:pPr>
              <w:tabs>
                <w:tab w:val="left" w:pos="990"/>
                <w:tab w:val="left" w:pos="4590"/>
                <w:tab w:val="left" w:pos="567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Phase: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Element.Phase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1.0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0B31EC" w:rsidRPr="000B31EC" w:rsidTr="000636FA">
        <w:trPr>
          <w:trHeight w:val="280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0B31EC" w:rsidRPr="00F6228A" w:rsidRDefault="000B31EC" w:rsidP="000636FA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lastRenderedPageBreak/>
              <w:t>Author:</w:t>
            </w:r>
          </w:p>
        </w:tc>
        <w:tc>
          <w:tcPr>
            <w:tcW w:w="2031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0B31EC" w:rsidRPr="00F6228A" w:rsidRDefault="00DF5B6C" w:rsidP="000636FA">
            <w:pPr>
              <w:tabs>
                <w:tab w:val="left" w:pos="216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sz w:val="20"/>
                <w:szCs w:val="24"/>
                <w:lang w:val="en-US"/>
              </w:rPr>
              <w:fldChar w:fldCharType="begin" w:fldLock="1"/>
            </w:r>
            <w:r w:rsidR="000B31EC" w:rsidRPr="00F6228A">
              <w:rPr>
                <w:sz w:val="20"/>
                <w:szCs w:val="24"/>
                <w:lang w:val="en-US"/>
              </w:rPr>
              <w:instrText xml:space="preserve">MERGEFIELD </w:instrText>
            </w:r>
            <w:r w:rsidR="000B31EC" w:rsidRPr="00F6228A">
              <w:rPr>
                <w:rFonts w:ascii="Times New Roman" w:hAnsi="Times New Roman"/>
                <w:szCs w:val="24"/>
                <w:lang w:val="en-US"/>
              </w:rPr>
              <w:instrText>Element.Author</w:instrText>
            </w:r>
            <w:r w:rsidRPr="00F6228A">
              <w:rPr>
                <w:sz w:val="20"/>
                <w:szCs w:val="24"/>
                <w:lang w:val="en-US"/>
              </w:rPr>
              <w:fldChar w:fldCharType="separate"/>
            </w:r>
            <w:r w:rsidR="000B31EC" w:rsidRPr="00F6228A">
              <w:rPr>
                <w:rFonts w:ascii="Times New Roman" w:hAnsi="Times New Roman"/>
                <w:szCs w:val="24"/>
                <w:lang w:val="en-US"/>
              </w:rPr>
              <w:t>João</w:t>
            </w:r>
            <w:r w:rsidRPr="00F6228A">
              <w:rPr>
                <w:sz w:val="20"/>
                <w:szCs w:val="24"/>
                <w:lang w:val="en-US"/>
              </w:rPr>
              <w:fldChar w:fldCharType="end"/>
            </w:r>
          </w:p>
        </w:tc>
        <w:tc>
          <w:tcPr>
            <w:tcW w:w="2769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0B31EC" w:rsidRPr="00F6228A" w:rsidRDefault="000B31EC">
            <w:pPr>
              <w:tabs>
                <w:tab w:val="left" w:pos="90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eastAsia="Times New Roman"/>
                <w:sz w:val="24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Created: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Element.DateCreatedShort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>
              <w:rPr>
                <w:rFonts w:ascii="Times New Roman" w:hAnsi="Times New Roman"/>
                <w:szCs w:val="24"/>
                <w:lang w:val="en-US"/>
              </w:rPr>
              <w:t>24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-05-2013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  <w:tc>
          <w:tcPr>
            <w:tcW w:w="3498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60" w:type="dxa"/>
            </w:tcMar>
          </w:tcPr>
          <w:p w:rsidR="000B31EC" w:rsidRPr="00F6228A" w:rsidRDefault="000B31EC">
            <w:pPr>
              <w:tabs>
                <w:tab w:val="left" w:pos="990"/>
                <w:tab w:val="left" w:pos="3150"/>
                <w:tab w:val="left" w:pos="5850"/>
                <w:tab w:val="left" w:pos="6210"/>
              </w:tabs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szCs w:val="24"/>
                <w:lang w:val="en-US"/>
              </w:rPr>
              <w:t>Modified: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ab/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begin" w:fldLock="1"/>
            </w:r>
            <w:r w:rsidRPr="00F6228A">
              <w:rPr>
                <w:rFonts w:ascii="Times New Roman" w:hAnsi="Times New Roman"/>
                <w:szCs w:val="24"/>
                <w:lang w:val="en-US"/>
              </w:rPr>
              <w:instrText>MERGEFIELD Element.DateModifiedShort</w:instrTex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separate"/>
            </w:r>
            <w:r>
              <w:rPr>
                <w:rFonts w:ascii="Times New Roman" w:hAnsi="Times New Roman"/>
                <w:szCs w:val="24"/>
                <w:lang w:val="en-US"/>
              </w:rPr>
              <w:t>24</w:t>
            </w:r>
            <w:r w:rsidRPr="00F6228A">
              <w:rPr>
                <w:rFonts w:ascii="Times New Roman" w:hAnsi="Times New Roman"/>
                <w:szCs w:val="24"/>
                <w:lang w:val="en-US"/>
              </w:rPr>
              <w:t>-05-2013</w:t>
            </w:r>
            <w:r w:rsidR="00DF5B6C" w:rsidRPr="00F6228A">
              <w:rPr>
                <w:rFonts w:ascii="Times New Roman" w:hAnsi="Times New Roman"/>
                <w:szCs w:val="24"/>
                <w:lang w:val="en-US"/>
              </w:rPr>
              <w:fldChar w:fldCharType="end"/>
            </w:r>
          </w:p>
        </w:tc>
      </w:tr>
      <w:tr w:rsidR="000B31EC" w:rsidRPr="00F0171D" w:rsidTr="000636FA">
        <w:trPr>
          <w:trHeight w:val="387"/>
        </w:trPr>
        <w:tc>
          <w:tcPr>
            <w:tcW w:w="1500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50" w:type="dxa"/>
              <w:left w:w="0" w:type="dxa"/>
              <w:bottom w:w="0" w:type="dxa"/>
              <w:right w:w="50" w:type="dxa"/>
            </w:tcMar>
          </w:tcPr>
          <w:p w:rsidR="000B31EC" w:rsidRPr="00F6228A" w:rsidRDefault="000B31EC" w:rsidP="000636FA">
            <w:pPr>
              <w:spacing w:before="60" w:after="60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F6228A">
              <w:rPr>
                <w:rFonts w:ascii="Times New Roman" w:hAnsi="Times New Roman"/>
                <w:b/>
                <w:szCs w:val="24"/>
                <w:lang w:val="en-US"/>
              </w:rPr>
              <w:t>Notes:</w:t>
            </w:r>
          </w:p>
        </w:tc>
        <w:tc>
          <w:tcPr>
            <w:tcW w:w="8298" w:type="dxa"/>
            <w:gridSpan w:val="3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50" w:type="dxa"/>
              <w:left w:w="0" w:type="dxa"/>
              <w:bottom w:w="0" w:type="dxa"/>
              <w:right w:w="50" w:type="dxa"/>
            </w:tcMar>
          </w:tcPr>
          <w:p w:rsidR="000B31EC" w:rsidRPr="000B31EC" w:rsidRDefault="000B31EC" w:rsidP="000636FA">
            <w:pPr>
              <w:spacing w:before="60" w:after="60"/>
              <w:rPr>
                <w:rFonts w:ascii="Times New Roman" w:hAnsi="Times New Roman"/>
                <w:szCs w:val="24"/>
                <w:lang w:val="en-US"/>
              </w:rPr>
            </w:pPr>
            <w:r>
              <w:rPr>
                <w:sz w:val="20"/>
                <w:szCs w:val="24"/>
                <w:lang w:val="en-US"/>
              </w:rPr>
              <w:t>All usability tests must be completed in less than 15 minutes without any break or questions from the tester.</w:t>
            </w:r>
          </w:p>
        </w:tc>
      </w:tr>
    </w:tbl>
    <w:p w:rsidR="003E2EFB" w:rsidRPr="000B31EC" w:rsidRDefault="003E2EFB" w:rsidP="006E7EFD">
      <w:pPr>
        <w:rPr>
          <w:rFonts w:ascii="Times New Roman" w:hAnsi="Times New Roman"/>
          <w:szCs w:val="24"/>
          <w:lang w:val="en-US"/>
        </w:rPr>
      </w:pPr>
    </w:p>
    <w:p w:rsidR="006E7EFD" w:rsidRPr="000B31EC" w:rsidRDefault="006E7EFD" w:rsidP="006E7EFD">
      <w:pPr>
        <w:rPr>
          <w:rFonts w:eastAsia="Times New Roman"/>
          <w:szCs w:val="24"/>
          <w:lang w:val="en-US"/>
        </w:rPr>
      </w:pPr>
    </w:p>
    <w:bookmarkEnd w:id="854"/>
    <w:p w:rsidR="006E7EFD" w:rsidRPr="000B31EC" w:rsidRDefault="006E7EFD" w:rsidP="006E7EFD">
      <w:pPr>
        <w:rPr>
          <w:rFonts w:eastAsia="Times New Roman"/>
          <w:szCs w:val="24"/>
          <w:lang w:val="en-US"/>
        </w:rPr>
      </w:pPr>
      <w:r w:rsidRPr="000B31EC">
        <w:rPr>
          <w:rFonts w:eastAsia="Times New Roman"/>
          <w:szCs w:val="24"/>
          <w:lang w:val="en-US"/>
        </w:rPr>
        <w:br w:type="page"/>
      </w:r>
      <w:r w:rsidRPr="000B31EC">
        <w:rPr>
          <w:rFonts w:eastAsia="Times New Roman"/>
          <w:szCs w:val="24"/>
          <w:lang w:val="en-US"/>
        </w:rPr>
        <w:lastRenderedPageBreak/>
        <w:t xml:space="preserve">  </w:t>
      </w:r>
      <w:bookmarkEnd w:id="132"/>
      <w:bookmarkEnd w:id="133"/>
    </w:p>
    <w:p w:rsidR="006E7EFD" w:rsidRPr="00F6228A" w:rsidRDefault="006E7EFD" w:rsidP="006E7EFD">
      <w:pPr>
        <w:pStyle w:val="Ttulo3"/>
        <w:rPr>
          <w:rFonts w:eastAsia="Times New Roman"/>
          <w:bCs/>
          <w:lang w:val="en-US"/>
        </w:rPr>
      </w:pPr>
      <w:bookmarkStart w:id="868" w:name="_Toc357353638"/>
      <w:r w:rsidRPr="00F6228A">
        <w:rPr>
          <w:rFonts w:eastAsia="Times New Roman"/>
          <w:bCs/>
          <w:lang w:val="en-US"/>
        </w:rPr>
        <w:t>Test Sequence</w:t>
      </w:r>
      <w:bookmarkEnd w:id="868"/>
    </w:p>
    <w:p w:rsidR="006E7EFD" w:rsidRPr="00F6228A" w:rsidRDefault="006E7EFD" w:rsidP="006E7EFD">
      <w:pPr>
        <w:rPr>
          <w:rFonts w:eastAsia="Times New Roman"/>
          <w:szCs w:val="24"/>
          <w:lang w:val="en-US"/>
        </w:rPr>
      </w:pPr>
    </w:p>
    <w:tbl>
      <w:tblPr>
        <w:tblStyle w:val="Tabelacomgrelha"/>
        <w:tblW w:w="0" w:type="auto"/>
        <w:tblLook w:val="04A0"/>
      </w:tblPr>
      <w:tblGrid>
        <w:gridCol w:w="1526"/>
        <w:gridCol w:w="3118"/>
        <w:gridCol w:w="5244"/>
      </w:tblGrid>
      <w:tr w:rsidR="006E7EFD" w:rsidRPr="000B31EC" w:rsidTr="004A6A1B">
        <w:tc>
          <w:tcPr>
            <w:tcW w:w="1526" w:type="dxa"/>
          </w:tcPr>
          <w:p w:rsidR="006E7EFD" w:rsidRPr="00F6228A" w:rsidRDefault="006E7EFD" w:rsidP="004A6A1B">
            <w:pPr>
              <w:jc w:val="center"/>
              <w:rPr>
                <w:rFonts w:eastAsia="Times New Roman"/>
                <w:szCs w:val="24"/>
                <w:lang w:val="en-US"/>
              </w:rPr>
            </w:pPr>
            <w:r w:rsidRPr="00F6228A">
              <w:rPr>
                <w:rFonts w:eastAsia="Times New Roman"/>
                <w:szCs w:val="24"/>
                <w:lang w:val="en-US"/>
              </w:rPr>
              <w:t>Test Order</w:t>
            </w:r>
          </w:p>
        </w:tc>
        <w:tc>
          <w:tcPr>
            <w:tcW w:w="3118" w:type="dxa"/>
          </w:tcPr>
          <w:p w:rsidR="006E7EFD" w:rsidRPr="00F6228A" w:rsidRDefault="006E7EFD" w:rsidP="004A6A1B">
            <w:pPr>
              <w:jc w:val="center"/>
              <w:rPr>
                <w:rFonts w:eastAsia="Times New Roman"/>
                <w:szCs w:val="24"/>
                <w:lang w:val="en-US"/>
              </w:rPr>
            </w:pPr>
            <w:r w:rsidRPr="00F6228A">
              <w:rPr>
                <w:rFonts w:eastAsia="Times New Roman"/>
                <w:szCs w:val="24"/>
                <w:lang w:val="en-US"/>
              </w:rPr>
              <w:t>Test ID</w:t>
            </w:r>
          </w:p>
        </w:tc>
        <w:tc>
          <w:tcPr>
            <w:tcW w:w="5244" w:type="dxa"/>
          </w:tcPr>
          <w:p w:rsidR="006E7EFD" w:rsidRPr="00F6228A" w:rsidRDefault="006E7EFD" w:rsidP="004A6A1B">
            <w:pPr>
              <w:jc w:val="center"/>
              <w:rPr>
                <w:rFonts w:eastAsia="Times New Roman"/>
                <w:szCs w:val="24"/>
                <w:lang w:val="en-US"/>
              </w:rPr>
            </w:pPr>
            <w:r w:rsidRPr="00F6228A">
              <w:rPr>
                <w:rFonts w:eastAsia="Times New Roman"/>
                <w:szCs w:val="24"/>
                <w:lang w:val="en-US"/>
              </w:rPr>
              <w:t>Test Group</w:t>
            </w:r>
          </w:p>
        </w:tc>
      </w:tr>
      <w:tr w:rsidR="00047268" w:rsidRPr="000B31EC" w:rsidTr="008E51E2">
        <w:tc>
          <w:tcPr>
            <w:tcW w:w="1526" w:type="dxa"/>
            <w:vAlign w:val="bottom"/>
          </w:tcPr>
          <w:p w:rsidR="00047268" w:rsidRPr="00F6228A" w:rsidRDefault="00047268" w:rsidP="00047268">
            <w:pPr>
              <w:rPr>
                <w:rFonts w:eastAsia="Times New Roman"/>
                <w:szCs w:val="24"/>
                <w:lang w:val="en-US"/>
              </w:rPr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3118" w:type="dxa"/>
          </w:tcPr>
          <w:p w:rsidR="00047268" w:rsidRPr="00F6228A" w:rsidRDefault="00047268" w:rsidP="00047268">
            <w:pPr>
              <w:rPr>
                <w:rFonts w:eastAsia="Times New Roman"/>
                <w:szCs w:val="24"/>
                <w:lang w:val="en-US"/>
              </w:rPr>
            </w:pPr>
            <w:r>
              <w:rPr>
                <w:rFonts w:eastAsia="Times New Roman"/>
                <w:szCs w:val="24"/>
                <w:lang w:val="en-US"/>
              </w:rPr>
              <w:t>T1</w:t>
            </w:r>
          </w:p>
        </w:tc>
        <w:tc>
          <w:tcPr>
            <w:tcW w:w="5244" w:type="dxa"/>
            <w:vMerge w:val="restart"/>
          </w:tcPr>
          <w:p w:rsidR="00047268" w:rsidRPr="00F6228A" w:rsidRDefault="00047268" w:rsidP="00047268">
            <w:pPr>
              <w:rPr>
                <w:rFonts w:eastAsia="Times New Roman"/>
                <w:szCs w:val="24"/>
                <w:lang w:val="en-US"/>
              </w:rPr>
            </w:pPr>
          </w:p>
          <w:p w:rsidR="00047268" w:rsidRPr="00F6228A" w:rsidRDefault="00047268" w:rsidP="00047268">
            <w:pPr>
              <w:rPr>
                <w:rFonts w:eastAsia="Times New Roman"/>
                <w:szCs w:val="24"/>
                <w:lang w:val="en-US"/>
              </w:rPr>
            </w:pPr>
          </w:p>
          <w:p w:rsidR="00047268" w:rsidRPr="00F6228A" w:rsidRDefault="00047268" w:rsidP="00047268">
            <w:pPr>
              <w:jc w:val="center"/>
              <w:rPr>
                <w:rFonts w:eastAsia="Times New Roman"/>
                <w:szCs w:val="24"/>
                <w:lang w:val="en-US"/>
              </w:rPr>
            </w:pPr>
            <w:r w:rsidRPr="00F6228A">
              <w:rPr>
                <w:rFonts w:eastAsia="Times New Roman"/>
                <w:szCs w:val="24"/>
                <w:lang w:val="en-US"/>
              </w:rPr>
              <w:t>Configurations</w:t>
            </w:r>
          </w:p>
        </w:tc>
      </w:tr>
      <w:tr w:rsidR="00047268" w:rsidRPr="000B31EC" w:rsidTr="008E51E2">
        <w:tc>
          <w:tcPr>
            <w:tcW w:w="1526" w:type="dxa"/>
            <w:vAlign w:val="bottom"/>
          </w:tcPr>
          <w:p w:rsidR="00047268" w:rsidRPr="00F6228A" w:rsidRDefault="00047268" w:rsidP="00047268">
            <w:pPr>
              <w:rPr>
                <w:rFonts w:eastAsia="Times New Roman"/>
                <w:szCs w:val="24"/>
                <w:lang w:val="en-US"/>
              </w:rPr>
            </w:pPr>
            <w:r>
              <w:rPr>
                <w:rFonts w:ascii="Calibri" w:hAnsi="Calibri"/>
                <w:color w:val="000000"/>
              </w:rPr>
              <w:t>2</w:t>
            </w:r>
          </w:p>
        </w:tc>
        <w:tc>
          <w:tcPr>
            <w:tcW w:w="3118" w:type="dxa"/>
          </w:tcPr>
          <w:p w:rsidR="00047268" w:rsidRPr="00F6228A" w:rsidRDefault="00047268" w:rsidP="00047268">
            <w:pPr>
              <w:rPr>
                <w:rFonts w:eastAsia="Times New Roman"/>
                <w:szCs w:val="24"/>
                <w:lang w:val="en-US"/>
              </w:rPr>
            </w:pPr>
            <w:r>
              <w:rPr>
                <w:rFonts w:eastAsia="Times New Roman"/>
                <w:szCs w:val="24"/>
                <w:lang w:val="en-US"/>
              </w:rPr>
              <w:t>T</w:t>
            </w:r>
            <w:r w:rsidRPr="00F6228A">
              <w:rPr>
                <w:rFonts w:eastAsia="Times New Roman"/>
                <w:szCs w:val="24"/>
                <w:lang w:val="en-US"/>
              </w:rPr>
              <w:t>2</w:t>
            </w:r>
          </w:p>
        </w:tc>
        <w:tc>
          <w:tcPr>
            <w:tcW w:w="5244" w:type="dxa"/>
            <w:vMerge/>
          </w:tcPr>
          <w:p w:rsidR="00047268" w:rsidRPr="00F6228A" w:rsidRDefault="00047268" w:rsidP="00047268">
            <w:pPr>
              <w:rPr>
                <w:rFonts w:eastAsia="Times New Roman"/>
                <w:szCs w:val="24"/>
                <w:lang w:val="en-US"/>
              </w:rPr>
            </w:pPr>
          </w:p>
        </w:tc>
      </w:tr>
      <w:tr w:rsidR="00047268" w:rsidRPr="000B31EC" w:rsidTr="008E51E2">
        <w:tc>
          <w:tcPr>
            <w:tcW w:w="1526" w:type="dxa"/>
            <w:vAlign w:val="bottom"/>
          </w:tcPr>
          <w:p w:rsidR="00047268" w:rsidRPr="00F6228A" w:rsidRDefault="00047268" w:rsidP="00047268">
            <w:pPr>
              <w:rPr>
                <w:rFonts w:eastAsia="Times New Roman"/>
                <w:szCs w:val="24"/>
                <w:lang w:val="en-US"/>
              </w:rPr>
            </w:pPr>
            <w:r>
              <w:rPr>
                <w:rFonts w:ascii="Calibri" w:hAnsi="Calibri"/>
                <w:color w:val="000000"/>
              </w:rPr>
              <w:t>3</w:t>
            </w:r>
          </w:p>
        </w:tc>
        <w:tc>
          <w:tcPr>
            <w:tcW w:w="3118" w:type="dxa"/>
          </w:tcPr>
          <w:p w:rsidR="00047268" w:rsidRPr="00F6228A" w:rsidRDefault="00047268" w:rsidP="00047268">
            <w:pPr>
              <w:rPr>
                <w:rFonts w:eastAsia="Times New Roman"/>
                <w:szCs w:val="24"/>
                <w:lang w:val="en-US"/>
              </w:rPr>
            </w:pPr>
            <w:r>
              <w:rPr>
                <w:rFonts w:eastAsia="Times New Roman"/>
                <w:szCs w:val="24"/>
                <w:lang w:val="en-US"/>
              </w:rPr>
              <w:t>T3</w:t>
            </w:r>
          </w:p>
        </w:tc>
        <w:tc>
          <w:tcPr>
            <w:tcW w:w="5244" w:type="dxa"/>
            <w:vMerge/>
          </w:tcPr>
          <w:p w:rsidR="00047268" w:rsidRPr="00F6228A" w:rsidRDefault="00047268" w:rsidP="00047268">
            <w:pPr>
              <w:rPr>
                <w:rFonts w:eastAsia="Times New Roman"/>
                <w:szCs w:val="24"/>
                <w:lang w:val="en-US"/>
              </w:rPr>
            </w:pPr>
          </w:p>
        </w:tc>
      </w:tr>
      <w:tr w:rsidR="00047268" w:rsidRPr="000B31EC" w:rsidTr="008E51E2">
        <w:tc>
          <w:tcPr>
            <w:tcW w:w="1526" w:type="dxa"/>
            <w:vAlign w:val="bottom"/>
          </w:tcPr>
          <w:p w:rsidR="00047268" w:rsidRPr="00F6228A" w:rsidRDefault="00047268" w:rsidP="00047268">
            <w:pPr>
              <w:rPr>
                <w:rFonts w:eastAsia="Times New Roman"/>
                <w:szCs w:val="24"/>
                <w:lang w:val="en-US"/>
              </w:rPr>
            </w:pPr>
            <w:r>
              <w:rPr>
                <w:rFonts w:ascii="Calibri" w:hAnsi="Calibri"/>
                <w:color w:val="000000"/>
              </w:rPr>
              <w:t>4</w:t>
            </w:r>
          </w:p>
        </w:tc>
        <w:tc>
          <w:tcPr>
            <w:tcW w:w="3118" w:type="dxa"/>
          </w:tcPr>
          <w:p w:rsidR="00047268" w:rsidRPr="00F6228A" w:rsidRDefault="00047268" w:rsidP="00047268">
            <w:pPr>
              <w:rPr>
                <w:rFonts w:eastAsia="Times New Roman"/>
                <w:szCs w:val="24"/>
                <w:lang w:val="en-US"/>
              </w:rPr>
            </w:pPr>
            <w:r>
              <w:rPr>
                <w:rFonts w:eastAsia="Times New Roman"/>
                <w:szCs w:val="24"/>
                <w:lang w:val="en-US"/>
              </w:rPr>
              <w:t>T4</w:t>
            </w:r>
          </w:p>
        </w:tc>
        <w:tc>
          <w:tcPr>
            <w:tcW w:w="5244" w:type="dxa"/>
            <w:vMerge w:val="restart"/>
          </w:tcPr>
          <w:p w:rsidR="00047268" w:rsidRPr="00F6228A" w:rsidRDefault="00047268" w:rsidP="00047268">
            <w:pPr>
              <w:rPr>
                <w:rFonts w:eastAsia="Times New Roman"/>
                <w:szCs w:val="24"/>
                <w:lang w:val="en-US"/>
              </w:rPr>
            </w:pPr>
          </w:p>
          <w:p w:rsidR="00047268" w:rsidRPr="00F6228A" w:rsidRDefault="00047268" w:rsidP="00047268">
            <w:pPr>
              <w:rPr>
                <w:rFonts w:eastAsia="Times New Roman"/>
                <w:szCs w:val="24"/>
                <w:lang w:val="en-US"/>
              </w:rPr>
            </w:pPr>
          </w:p>
          <w:p w:rsidR="00047268" w:rsidRPr="00F6228A" w:rsidRDefault="00047268" w:rsidP="00047268">
            <w:pPr>
              <w:jc w:val="center"/>
              <w:rPr>
                <w:rFonts w:eastAsia="Times New Roman"/>
                <w:szCs w:val="24"/>
                <w:lang w:val="en-US"/>
              </w:rPr>
            </w:pPr>
            <w:r w:rsidRPr="00F6228A">
              <w:rPr>
                <w:rFonts w:eastAsia="Times New Roman"/>
                <w:szCs w:val="24"/>
                <w:lang w:val="en-US"/>
              </w:rPr>
              <w:t>Add Task</w:t>
            </w:r>
          </w:p>
        </w:tc>
      </w:tr>
      <w:tr w:rsidR="00047268" w:rsidRPr="000B31EC" w:rsidTr="008E51E2">
        <w:tc>
          <w:tcPr>
            <w:tcW w:w="1526" w:type="dxa"/>
            <w:vAlign w:val="bottom"/>
          </w:tcPr>
          <w:p w:rsidR="00047268" w:rsidRPr="00F6228A" w:rsidRDefault="00047268" w:rsidP="00047268">
            <w:pPr>
              <w:rPr>
                <w:rFonts w:eastAsia="Times New Roman"/>
                <w:szCs w:val="24"/>
                <w:lang w:val="en-US"/>
              </w:rPr>
            </w:pPr>
            <w:r>
              <w:rPr>
                <w:rFonts w:ascii="Calibri" w:hAnsi="Calibri"/>
                <w:color w:val="000000"/>
              </w:rPr>
              <w:t>5</w:t>
            </w:r>
          </w:p>
        </w:tc>
        <w:tc>
          <w:tcPr>
            <w:tcW w:w="3118" w:type="dxa"/>
          </w:tcPr>
          <w:p w:rsidR="00047268" w:rsidRPr="00F6228A" w:rsidRDefault="00047268" w:rsidP="00047268">
            <w:pPr>
              <w:rPr>
                <w:rFonts w:eastAsia="Times New Roman"/>
                <w:szCs w:val="24"/>
                <w:lang w:val="en-US"/>
              </w:rPr>
            </w:pPr>
            <w:r w:rsidRPr="00F6228A">
              <w:rPr>
                <w:rFonts w:eastAsia="Times New Roman"/>
                <w:szCs w:val="24"/>
                <w:lang w:val="en-US"/>
              </w:rPr>
              <w:t>T</w:t>
            </w:r>
            <w:r>
              <w:rPr>
                <w:rFonts w:eastAsia="Times New Roman"/>
                <w:szCs w:val="24"/>
                <w:lang w:val="en-US"/>
              </w:rPr>
              <w:t>5</w:t>
            </w:r>
          </w:p>
        </w:tc>
        <w:tc>
          <w:tcPr>
            <w:tcW w:w="5244" w:type="dxa"/>
            <w:vMerge/>
          </w:tcPr>
          <w:p w:rsidR="00047268" w:rsidRPr="00F6228A" w:rsidRDefault="00047268" w:rsidP="00047268">
            <w:pPr>
              <w:rPr>
                <w:rFonts w:eastAsia="Times New Roman"/>
                <w:szCs w:val="24"/>
                <w:lang w:val="en-US"/>
              </w:rPr>
            </w:pPr>
          </w:p>
        </w:tc>
      </w:tr>
      <w:tr w:rsidR="00047268" w:rsidRPr="000B31EC" w:rsidTr="008E51E2">
        <w:tc>
          <w:tcPr>
            <w:tcW w:w="1526" w:type="dxa"/>
            <w:vAlign w:val="bottom"/>
          </w:tcPr>
          <w:p w:rsidR="00047268" w:rsidRPr="00F6228A" w:rsidRDefault="00047268" w:rsidP="00047268">
            <w:pPr>
              <w:rPr>
                <w:rFonts w:eastAsia="Times New Roman"/>
                <w:szCs w:val="24"/>
                <w:lang w:val="en-US"/>
              </w:rPr>
            </w:pPr>
            <w:r>
              <w:rPr>
                <w:rFonts w:ascii="Calibri" w:hAnsi="Calibri"/>
                <w:color w:val="000000"/>
              </w:rPr>
              <w:t>6</w:t>
            </w:r>
          </w:p>
        </w:tc>
        <w:tc>
          <w:tcPr>
            <w:tcW w:w="3118" w:type="dxa"/>
          </w:tcPr>
          <w:p w:rsidR="00047268" w:rsidRPr="00F6228A" w:rsidRDefault="00047268" w:rsidP="00047268">
            <w:pPr>
              <w:rPr>
                <w:rFonts w:eastAsia="Times New Roman"/>
                <w:szCs w:val="24"/>
                <w:lang w:val="en-US"/>
              </w:rPr>
            </w:pPr>
            <w:r>
              <w:rPr>
                <w:rFonts w:eastAsia="Times New Roman"/>
                <w:szCs w:val="24"/>
                <w:lang w:val="en-US"/>
              </w:rPr>
              <w:t>T6 x2</w:t>
            </w:r>
          </w:p>
        </w:tc>
        <w:tc>
          <w:tcPr>
            <w:tcW w:w="5244" w:type="dxa"/>
            <w:vMerge/>
          </w:tcPr>
          <w:p w:rsidR="00047268" w:rsidRPr="00F6228A" w:rsidRDefault="00047268" w:rsidP="00047268">
            <w:pPr>
              <w:rPr>
                <w:rFonts w:eastAsia="Times New Roman"/>
                <w:szCs w:val="24"/>
                <w:lang w:val="en-US"/>
              </w:rPr>
            </w:pPr>
          </w:p>
        </w:tc>
      </w:tr>
      <w:tr w:rsidR="00047268" w:rsidRPr="000B31EC" w:rsidTr="008E51E2">
        <w:tc>
          <w:tcPr>
            <w:tcW w:w="1526" w:type="dxa"/>
            <w:vAlign w:val="bottom"/>
          </w:tcPr>
          <w:p w:rsidR="00047268" w:rsidRPr="00F6228A" w:rsidRDefault="00047268" w:rsidP="00047268">
            <w:pPr>
              <w:rPr>
                <w:rFonts w:eastAsia="Times New Roman"/>
                <w:szCs w:val="24"/>
                <w:lang w:val="en-US"/>
              </w:rPr>
            </w:pPr>
            <w:r>
              <w:rPr>
                <w:rFonts w:ascii="Calibri" w:hAnsi="Calibri"/>
                <w:color w:val="000000"/>
              </w:rPr>
              <w:t>7</w:t>
            </w:r>
          </w:p>
        </w:tc>
        <w:tc>
          <w:tcPr>
            <w:tcW w:w="3118" w:type="dxa"/>
          </w:tcPr>
          <w:p w:rsidR="00047268" w:rsidRPr="00F6228A" w:rsidRDefault="00047268" w:rsidP="00047268">
            <w:pPr>
              <w:rPr>
                <w:rFonts w:eastAsia="Times New Roman"/>
                <w:szCs w:val="24"/>
                <w:lang w:val="en-US"/>
              </w:rPr>
            </w:pPr>
            <w:r>
              <w:rPr>
                <w:rFonts w:eastAsia="Times New Roman"/>
                <w:szCs w:val="24"/>
                <w:lang w:val="en-US"/>
              </w:rPr>
              <w:t>T7</w:t>
            </w:r>
          </w:p>
        </w:tc>
        <w:tc>
          <w:tcPr>
            <w:tcW w:w="5244" w:type="dxa"/>
            <w:vMerge/>
          </w:tcPr>
          <w:p w:rsidR="00047268" w:rsidRPr="00F6228A" w:rsidRDefault="00047268" w:rsidP="00047268">
            <w:pPr>
              <w:rPr>
                <w:rFonts w:eastAsia="Times New Roman"/>
                <w:szCs w:val="24"/>
                <w:lang w:val="en-US"/>
              </w:rPr>
            </w:pPr>
          </w:p>
        </w:tc>
      </w:tr>
      <w:tr w:rsidR="00047268" w:rsidRPr="000B31EC" w:rsidTr="008E51E2">
        <w:tc>
          <w:tcPr>
            <w:tcW w:w="1526" w:type="dxa"/>
            <w:vAlign w:val="bottom"/>
          </w:tcPr>
          <w:p w:rsidR="00047268" w:rsidRPr="00F6228A" w:rsidRDefault="00047268" w:rsidP="00047268">
            <w:pPr>
              <w:rPr>
                <w:rFonts w:eastAsia="Times New Roman"/>
                <w:szCs w:val="24"/>
                <w:lang w:val="en-US"/>
              </w:rPr>
            </w:pPr>
            <w:r>
              <w:rPr>
                <w:rFonts w:ascii="Calibri" w:hAnsi="Calibri"/>
                <w:color w:val="000000"/>
              </w:rPr>
              <w:t>8</w:t>
            </w:r>
          </w:p>
        </w:tc>
        <w:tc>
          <w:tcPr>
            <w:tcW w:w="3118" w:type="dxa"/>
          </w:tcPr>
          <w:p w:rsidR="00047268" w:rsidRPr="00F6228A" w:rsidRDefault="00047268" w:rsidP="00047268">
            <w:pPr>
              <w:rPr>
                <w:rFonts w:eastAsia="Times New Roman"/>
                <w:szCs w:val="24"/>
                <w:lang w:val="en-US"/>
              </w:rPr>
            </w:pPr>
            <w:r>
              <w:rPr>
                <w:rFonts w:eastAsia="Times New Roman"/>
                <w:szCs w:val="24"/>
                <w:lang w:val="en-US"/>
              </w:rPr>
              <w:t>T8</w:t>
            </w:r>
            <w:r w:rsidRPr="00F6228A">
              <w:rPr>
                <w:rFonts w:eastAsia="Times New Roman"/>
                <w:szCs w:val="24"/>
                <w:lang w:val="en-US"/>
              </w:rPr>
              <w:t xml:space="preserve"> x2</w:t>
            </w:r>
          </w:p>
        </w:tc>
        <w:tc>
          <w:tcPr>
            <w:tcW w:w="5244" w:type="dxa"/>
          </w:tcPr>
          <w:p w:rsidR="00047268" w:rsidRPr="00F6228A" w:rsidRDefault="00047268" w:rsidP="00047268">
            <w:pPr>
              <w:jc w:val="center"/>
              <w:rPr>
                <w:rFonts w:eastAsia="Times New Roman"/>
                <w:szCs w:val="24"/>
                <w:lang w:val="en-US"/>
              </w:rPr>
            </w:pPr>
            <w:r w:rsidRPr="00F6228A">
              <w:rPr>
                <w:rFonts w:eastAsia="Times New Roman"/>
                <w:szCs w:val="24"/>
                <w:lang w:val="en-US"/>
              </w:rPr>
              <w:t>Define Shortcut</w:t>
            </w:r>
          </w:p>
        </w:tc>
      </w:tr>
      <w:tr w:rsidR="00047268" w:rsidRPr="000B31EC" w:rsidTr="008E51E2">
        <w:tc>
          <w:tcPr>
            <w:tcW w:w="1526" w:type="dxa"/>
            <w:vAlign w:val="bottom"/>
          </w:tcPr>
          <w:p w:rsidR="00047268" w:rsidRPr="00F6228A" w:rsidRDefault="00047268" w:rsidP="00047268">
            <w:pPr>
              <w:rPr>
                <w:rFonts w:eastAsia="Times New Roman"/>
                <w:szCs w:val="24"/>
                <w:lang w:val="en-US"/>
              </w:rPr>
            </w:pPr>
            <w:r>
              <w:rPr>
                <w:rFonts w:ascii="Calibri" w:hAnsi="Calibri"/>
                <w:color w:val="000000"/>
              </w:rPr>
              <w:t>9</w:t>
            </w:r>
          </w:p>
        </w:tc>
        <w:tc>
          <w:tcPr>
            <w:tcW w:w="3118" w:type="dxa"/>
          </w:tcPr>
          <w:p w:rsidR="00047268" w:rsidRPr="00F6228A" w:rsidRDefault="00047268" w:rsidP="00047268">
            <w:pPr>
              <w:rPr>
                <w:rFonts w:eastAsia="Times New Roman"/>
                <w:szCs w:val="24"/>
                <w:lang w:val="en-US"/>
              </w:rPr>
            </w:pPr>
            <w:r>
              <w:rPr>
                <w:rFonts w:eastAsia="Times New Roman"/>
                <w:szCs w:val="24"/>
                <w:lang w:val="en-US"/>
              </w:rPr>
              <w:t>T9</w:t>
            </w:r>
          </w:p>
        </w:tc>
        <w:tc>
          <w:tcPr>
            <w:tcW w:w="5244" w:type="dxa"/>
            <w:vMerge w:val="restart"/>
          </w:tcPr>
          <w:p w:rsidR="00047268" w:rsidRPr="00F6228A" w:rsidRDefault="00047268" w:rsidP="00047268">
            <w:pPr>
              <w:jc w:val="center"/>
              <w:rPr>
                <w:rFonts w:eastAsia="Times New Roman"/>
                <w:szCs w:val="24"/>
                <w:lang w:val="en-US"/>
              </w:rPr>
            </w:pPr>
          </w:p>
          <w:p w:rsidR="00047268" w:rsidRPr="00F6228A" w:rsidRDefault="00047268" w:rsidP="00047268">
            <w:pPr>
              <w:jc w:val="center"/>
              <w:rPr>
                <w:rFonts w:eastAsia="Times New Roman"/>
                <w:szCs w:val="24"/>
                <w:lang w:val="en-US"/>
              </w:rPr>
            </w:pPr>
          </w:p>
          <w:p w:rsidR="00047268" w:rsidRPr="00F6228A" w:rsidRDefault="00047268" w:rsidP="00047268">
            <w:pPr>
              <w:jc w:val="center"/>
              <w:rPr>
                <w:rFonts w:eastAsia="Times New Roman"/>
                <w:szCs w:val="24"/>
                <w:lang w:val="en-US"/>
              </w:rPr>
            </w:pPr>
            <w:r w:rsidRPr="00F6228A">
              <w:rPr>
                <w:rFonts w:eastAsia="Times New Roman"/>
                <w:szCs w:val="24"/>
                <w:lang w:val="en-US"/>
              </w:rPr>
              <w:t>Start timer</w:t>
            </w:r>
          </w:p>
        </w:tc>
      </w:tr>
      <w:tr w:rsidR="00047268" w:rsidRPr="000B31EC" w:rsidTr="008E51E2">
        <w:tc>
          <w:tcPr>
            <w:tcW w:w="1526" w:type="dxa"/>
            <w:vAlign w:val="bottom"/>
          </w:tcPr>
          <w:p w:rsidR="00047268" w:rsidRPr="00F6228A" w:rsidRDefault="00047268" w:rsidP="00047268">
            <w:pPr>
              <w:rPr>
                <w:rFonts w:eastAsia="Times New Roman"/>
                <w:szCs w:val="24"/>
                <w:lang w:val="en-US"/>
              </w:rPr>
            </w:pPr>
            <w:r>
              <w:rPr>
                <w:rFonts w:ascii="Calibri" w:hAnsi="Calibri"/>
                <w:color w:val="000000"/>
              </w:rPr>
              <w:t>11</w:t>
            </w:r>
          </w:p>
        </w:tc>
        <w:tc>
          <w:tcPr>
            <w:tcW w:w="3118" w:type="dxa"/>
          </w:tcPr>
          <w:p w:rsidR="00047268" w:rsidRPr="00F6228A" w:rsidRDefault="00796DB7" w:rsidP="00047268">
            <w:pPr>
              <w:rPr>
                <w:rFonts w:eastAsia="Times New Roman"/>
                <w:szCs w:val="24"/>
                <w:lang w:val="en-US"/>
              </w:rPr>
            </w:pPr>
            <w:ins w:id="869" w:author="David Silva" w:date="2013-05-27T19:26:00Z">
              <w:r>
                <w:rPr>
                  <w:rFonts w:eastAsia="Times New Roman"/>
                  <w:szCs w:val="24"/>
                  <w:lang w:val="en-US"/>
                </w:rPr>
                <w:t>T10</w:t>
              </w:r>
            </w:ins>
            <w:del w:id="870" w:author="David Silva" w:date="2013-05-27T19:26:00Z">
              <w:r w:rsidR="00047268" w:rsidDel="00796DB7">
                <w:rPr>
                  <w:rFonts w:eastAsia="Times New Roman"/>
                  <w:szCs w:val="24"/>
                  <w:lang w:val="en-US"/>
                </w:rPr>
                <w:delText>T11</w:delText>
              </w:r>
            </w:del>
          </w:p>
        </w:tc>
        <w:tc>
          <w:tcPr>
            <w:tcW w:w="5244" w:type="dxa"/>
            <w:vMerge/>
          </w:tcPr>
          <w:p w:rsidR="00047268" w:rsidRPr="00F6228A" w:rsidRDefault="00047268" w:rsidP="00047268">
            <w:pPr>
              <w:rPr>
                <w:rFonts w:eastAsia="Times New Roman"/>
                <w:szCs w:val="24"/>
                <w:lang w:val="en-US"/>
              </w:rPr>
            </w:pPr>
          </w:p>
        </w:tc>
      </w:tr>
      <w:tr w:rsidR="00796DB7" w:rsidRPr="000B31EC" w:rsidTr="008E51E2">
        <w:tc>
          <w:tcPr>
            <w:tcW w:w="1526" w:type="dxa"/>
            <w:vAlign w:val="bottom"/>
          </w:tcPr>
          <w:p w:rsidR="00796DB7" w:rsidRPr="00F6228A" w:rsidRDefault="00796DB7" w:rsidP="00796DB7">
            <w:pPr>
              <w:rPr>
                <w:rFonts w:eastAsia="Times New Roman"/>
                <w:szCs w:val="24"/>
                <w:lang w:val="en-US"/>
              </w:rPr>
            </w:pPr>
            <w:r>
              <w:rPr>
                <w:rFonts w:ascii="Calibri" w:hAnsi="Calibri"/>
                <w:color w:val="000000"/>
              </w:rPr>
              <w:t>12</w:t>
            </w:r>
          </w:p>
        </w:tc>
        <w:tc>
          <w:tcPr>
            <w:tcW w:w="3118" w:type="dxa"/>
          </w:tcPr>
          <w:p w:rsidR="00796DB7" w:rsidRPr="00F6228A" w:rsidRDefault="00796DB7" w:rsidP="00796DB7">
            <w:pPr>
              <w:rPr>
                <w:rFonts w:eastAsia="Times New Roman"/>
                <w:szCs w:val="24"/>
                <w:lang w:val="en-US"/>
              </w:rPr>
            </w:pPr>
            <w:ins w:id="871" w:author="David Silva" w:date="2013-05-27T19:26:00Z">
              <w:r>
                <w:rPr>
                  <w:rFonts w:eastAsia="Times New Roman"/>
                  <w:szCs w:val="24"/>
                  <w:lang w:val="en-US"/>
                </w:rPr>
                <w:t>T11</w:t>
              </w:r>
            </w:ins>
            <w:del w:id="872" w:author="David Silva" w:date="2013-05-27T19:26:00Z">
              <w:r w:rsidDel="00796DB7">
                <w:rPr>
                  <w:rFonts w:eastAsia="Times New Roman"/>
                  <w:szCs w:val="24"/>
                  <w:lang w:val="en-US"/>
                </w:rPr>
                <w:delText>T12</w:delText>
              </w:r>
            </w:del>
          </w:p>
        </w:tc>
        <w:tc>
          <w:tcPr>
            <w:tcW w:w="5244" w:type="dxa"/>
            <w:vMerge/>
          </w:tcPr>
          <w:p w:rsidR="00796DB7" w:rsidRPr="00F6228A" w:rsidRDefault="00796DB7" w:rsidP="00796DB7">
            <w:pPr>
              <w:rPr>
                <w:rFonts w:eastAsia="Times New Roman"/>
                <w:szCs w:val="24"/>
                <w:lang w:val="en-US"/>
              </w:rPr>
            </w:pPr>
          </w:p>
        </w:tc>
      </w:tr>
      <w:tr w:rsidR="00796DB7" w:rsidRPr="000B31EC" w:rsidTr="008E51E2">
        <w:tc>
          <w:tcPr>
            <w:tcW w:w="1526" w:type="dxa"/>
            <w:vAlign w:val="bottom"/>
          </w:tcPr>
          <w:p w:rsidR="00796DB7" w:rsidRPr="00F6228A" w:rsidRDefault="00796DB7" w:rsidP="00796DB7">
            <w:pPr>
              <w:rPr>
                <w:rFonts w:eastAsia="Times New Roman"/>
                <w:szCs w:val="24"/>
                <w:lang w:val="en-US"/>
              </w:rPr>
            </w:pPr>
            <w:r>
              <w:rPr>
                <w:rFonts w:ascii="Calibri" w:hAnsi="Calibri"/>
                <w:color w:val="000000"/>
              </w:rPr>
              <w:t>13</w:t>
            </w:r>
          </w:p>
        </w:tc>
        <w:tc>
          <w:tcPr>
            <w:tcW w:w="3118" w:type="dxa"/>
          </w:tcPr>
          <w:p w:rsidR="00796DB7" w:rsidRPr="00F6228A" w:rsidRDefault="00796DB7" w:rsidP="00796DB7">
            <w:pPr>
              <w:rPr>
                <w:rFonts w:eastAsia="Times New Roman"/>
                <w:szCs w:val="24"/>
                <w:lang w:val="en-US"/>
              </w:rPr>
            </w:pPr>
            <w:ins w:id="873" w:author="David Silva" w:date="2013-05-27T19:26:00Z">
              <w:r>
                <w:rPr>
                  <w:rFonts w:eastAsia="Times New Roman"/>
                  <w:szCs w:val="24"/>
                  <w:lang w:val="en-US"/>
                </w:rPr>
                <w:t>T12</w:t>
              </w:r>
            </w:ins>
            <w:del w:id="874" w:author="David Silva" w:date="2013-05-27T19:26:00Z">
              <w:r w:rsidDel="00796DB7">
                <w:rPr>
                  <w:rFonts w:eastAsia="Times New Roman"/>
                  <w:szCs w:val="24"/>
                  <w:lang w:val="en-US"/>
                </w:rPr>
                <w:delText>T13</w:delText>
              </w:r>
            </w:del>
          </w:p>
        </w:tc>
        <w:tc>
          <w:tcPr>
            <w:tcW w:w="5244" w:type="dxa"/>
          </w:tcPr>
          <w:p w:rsidR="00796DB7" w:rsidRPr="00F6228A" w:rsidRDefault="00796DB7" w:rsidP="00796DB7">
            <w:pPr>
              <w:jc w:val="center"/>
              <w:rPr>
                <w:rFonts w:eastAsia="Times New Roman"/>
                <w:szCs w:val="24"/>
                <w:lang w:val="en-US"/>
              </w:rPr>
            </w:pPr>
            <w:r w:rsidRPr="00F6228A">
              <w:rPr>
                <w:rFonts w:eastAsia="Times New Roman"/>
                <w:szCs w:val="24"/>
                <w:lang w:val="en-US"/>
              </w:rPr>
              <w:t>Stop timer</w:t>
            </w:r>
          </w:p>
        </w:tc>
      </w:tr>
      <w:tr w:rsidR="00796DB7" w:rsidRPr="000B31EC" w:rsidTr="008E51E2">
        <w:tc>
          <w:tcPr>
            <w:tcW w:w="1526" w:type="dxa"/>
            <w:vAlign w:val="bottom"/>
          </w:tcPr>
          <w:p w:rsidR="00796DB7" w:rsidRPr="00F6228A" w:rsidRDefault="00796DB7" w:rsidP="00796DB7">
            <w:pPr>
              <w:rPr>
                <w:rFonts w:eastAsia="Times New Roman"/>
                <w:szCs w:val="24"/>
                <w:lang w:val="en-US"/>
              </w:rPr>
            </w:pPr>
            <w:r>
              <w:rPr>
                <w:rFonts w:ascii="Calibri" w:hAnsi="Calibri"/>
                <w:color w:val="000000"/>
              </w:rPr>
              <w:t>14</w:t>
            </w:r>
          </w:p>
        </w:tc>
        <w:tc>
          <w:tcPr>
            <w:tcW w:w="3118" w:type="dxa"/>
          </w:tcPr>
          <w:p w:rsidR="00796DB7" w:rsidRPr="00F6228A" w:rsidRDefault="00796DB7" w:rsidP="00796DB7">
            <w:pPr>
              <w:rPr>
                <w:rFonts w:eastAsia="Times New Roman"/>
                <w:szCs w:val="24"/>
                <w:lang w:val="en-US"/>
              </w:rPr>
            </w:pPr>
            <w:ins w:id="875" w:author="David Silva" w:date="2013-05-27T19:26:00Z">
              <w:r>
                <w:rPr>
                  <w:rFonts w:eastAsia="Times New Roman"/>
                  <w:szCs w:val="24"/>
                  <w:lang w:val="en-US"/>
                </w:rPr>
                <w:t>T13</w:t>
              </w:r>
            </w:ins>
            <w:del w:id="876" w:author="David Silva" w:date="2013-05-27T19:26:00Z">
              <w:r w:rsidDel="00796DB7">
                <w:rPr>
                  <w:rFonts w:eastAsia="Times New Roman"/>
                  <w:szCs w:val="24"/>
                  <w:lang w:val="en-US"/>
                </w:rPr>
                <w:delText>T14</w:delText>
              </w:r>
            </w:del>
          </w:p>
        </w:tc>
        <w:tc>
          <w:tcPr>
            <w:tcW w:w="5244" w:type="dxa"/>
          </w:tcPr>
          <w:p w:rsidR="00796DB7" w:rsidRPr="00F6228A" w:rsidRDefault="00796DB7" w:rsidP="00796DB7">
            <w:pPr>
              <w:jc w:val="center"/>
              <w:rPr>
                <w:rFonts w:eastAsia="Times New Roman"/>
                <w:szCs w:val="24"/>
                <w:lang w:val="en-US"/>
              </w:rPr>
            </w:pPr>
            <w:r w:rsidRPr="00F6228A">
              <w:rPr>
                <w:rFonts w:eastAsia="Times New Roman"/>
                <w:szCs w:val="24"/>
                <w:lang w:val="en-US"/>
              </w:rPr>
              <w:t>View details</w:t>
            </w:r>
          </w:p>
        </w:tc>
      </w:tr>
      <w:tr w:rsidR="00796DB7" w:rsidRPr="000B31EC" w:rsidTr="008E51E2">
        <w:tc>
          <w:tcPr>
            <w:tcW w:w="1526" w:type="dxa"/>
            <w:vAlign w:val="bottom"/>
          </w:tcPr>
          <w:p w:rsidR="00796DB7" w:rsidRPr="00F6228A" w:rsidRDefault="00796DB7" w:rsidP="00796DB7">
            <w:pPr>
              <w:rPr>
                <w:rFonts w:eastAsia="Times New Roman"/>
                <w:szCs w:val="24"/>
                <w:lang w:val="en-US"/>
              </w:rPr>
            </w:pPr>
            <w:r>
              <w:rPr>
                <w:rFonts w:ascii="Calibri" w:hAnsi="Calibri"/>
                <w:color w:val="000000"/>
              </w:rPr>
              <w:t>15</w:t>
            </w:r>
          </w:p>
        </w:tc>
        <w:tc>
          <w:tcPr>
            <w:tcW w:w="3118" w:type="dxa"/>
          </w:tcPr>
          <w:p w:rsidR="00796DB7" w:rsidRPr="00F6228A" w:rsidRDefault="00796DB7" w:rsidP="00796DB7">
            <w:pPr>
              <w:rPr>
                <w:rFonts w:eastAsia="Times New Roman"/>
                <w:szCs w:val="24"/>
                <w:lang w:val="en-US"/>
              </w:rPr>
            </w:pPr>
            <w:ins w:id="877" w:author="David Silva" w:date="2013-05-27T19:26:00Z">
              <w:r>
                <w:rPr>
                  <w:rFonts w:eastAsia="Times New Roman"/>
                  <w:szCs w:val="24"/>
                  <w:lang w:val="en-US"/>
                </w:rPr>
                <w:t>T14</w:t>
              </w:r>
            </w:ins>
            <w:del w:id="878" w:author="David Silva" w:date="2013-05-27T19:26:00Z">
              <w:r w:rsidDel="00796DB7">
                <w:rPr>
                  <w:rFonts w:eastAsia="Times New Roman"/>
                  <w:szCs w:val="24"/>
                  <w:lang w:val="en-US"/>
                </w:rPr>
                <w:delText>T15</w:delText>
              </w:r>
            </w:del>
          </w:p>
        </w:tc>
        <w:tc>
          <w:tcPr>
            <w:tcW w:w="5244" w:type="dxa"/>
            <w:vMerge w:val="restart"/>
          </w:tcPr>
          <w:p w:rsidR="00796DB7" w:rsidRPr="00F6228A" w:rsidRDefault="00796DB7" w:rsidP="00796DB7">
            <w:pPr>
              <w:jc w:val="center"/>
              <w:rPr>
                <w:rFonts w:eastAsia="Times New Roman"/>
                <w:szCs w:val="24"/>
                <w:lang w:val="en-US"/>
              </w:rPr>
            </w:pPr>
          </w:p>
          <w:p w:rsidR="00796DB7" w:rsidRPr="00F6228A" w:rsidRDefault="00796DB7" w:rsidP="00796DB7">
            <w:pPr>
              <w:jc w:val="center"/>
              <w:rPr>
                <w:rFonts w:eastAsia="Times New Roman"/>
                <w:szCs w:val="24"/>
                <w:lang w:val="en-US"/>
              </w:rPr>
            </w:pPr>
          </w:p>
          <w:p w:rsidR="00796DB7" w:rsidRPr="00F6228A" w:rsidRDefault="00796DB7" w:rsidP="00796DB7">
            <w:pPr>
              <w:jc w:val="center"/>
              <w:rPr>
                <w:rFonts w:eastAsia="Times New Roman"/>
                <w:szCs w:val="24"/>
                <w:lang w:val="en-US"/>
              </w:rPr>
            </w:pPr>
          </w:p>
          <w:p w:rsidR="00796DB7" w:rsidRPr="00F6228A" w:rsidRDefault="00796DB7" w:rsidP="00796DB7">
            <w:pPr>
              <w:jc w:val="center"/>
              <w:rPr>
                <w:rFonts w:eastAsia="Times New Roman"/>
                <w:szCs w:val="24"/>
                <w:lang w:val="en-US"/>
              </w:rPr>
            </w:pPr>
            <w:r w:rsidRPr="00F6228A">
              <w:rPr>
                <w:rFonts w:eastAsia="Times New Roman"/>
                <w:szCs w:val="24"/>
                <w:lang w:val="en-US"/>
              </w:rPr>
              <w:t>Edit task details</w:t>
            </w:r>
          </w:p>
        </w:tc>
      </w:tr>
      <w:tr w:rsidR="00796DB7" w:rsidRPr="000B31EC" w:rsidTr="008E51E2">
        <w:tc>
          <w:tcPr>
            <w:tcW w:w="1526" w:type="dxa"/>
            <w:vAlign w:val="bottom"/>
          </w:tcPr>
          <w:p w:rsidR="00796DB7" w:rsidRPr="00F6228A" w:rsidRDefault="00796DB7" w:rsidP="00796DB7">
            <w:pPr>
              <w:rPr>
                <w:rFonts w:eastAsia="Times New Roman"/>
                <w:szCs w:val="24"/>
                <w:lang w:val="en-US"/>
              </w:rPr>
            </w:pPr>
            <w:r>
              <w:rPr>
                <w:rFonts w:ascii="Calibri" w:hAnsi="Calibri"/>
                <w:color w:val="000000"/>
              </w:rPr>
              <w:t>16</w:t>
            </w:r>
          </w:p>
        </w:tc>
        <w:tc>
          <w:tcPr>
            <w:tcW w:w="3118" w:type="dxa"/>
          </w:tcPr>
          <w:p w:rsidR="00796DB7" w:rsidRPr="00F6228A" w:rsidRDefault="00796DB7" w:rsidP="00796DB7">
            <w:pPr>
              <w:rPr>
                <w:rFonts w:eastAsia="Times New Roman"/>
                <w:szCs w:val="24"/>
                <w:lang w:val="en-US"/>
              </w:rPr>
            </w:pPr>
            <w:ins w:id="879" w:author="David Silva" w:date="2013-05-27T19:26:00Z">
              <w:r>
                <w:rPr>
                  <w:rFonts w:eastAsia="Times New Roman"/>
                  <w:szCs w:val="24"/>
                  <w:lang w:val="en-US"/>
                </w:rPr>
                <w:t>T15</w:t>
              </w:r>
            </w:ins>
            <w:del w:id="880" w:author="David Silva" w:date="2013-05-27T19:26:00Z">
              <w:r w:rsidDel="00796DB7">
                <w:rPr>
                  <w:rFonts w:eastAsia="Times New Roman"/>
                  <w:szCs w:val="24"/>
                  <w:lang w:val="en-US"/>
                </w:rPr>
                <w:delText>T16</w:delText>
              </w:r>
            </w:del>
          </w:p>
        </w:tc>
        <w:tc>
          <w:tcPr>
            <w:tcW w:w="5244" w:type="dxa"/>
            <w:vMerge/>
          </w:tcPr>
          <w:p w:rsidR="00796DB7" w:rsidRPr="00F6228A" w:rsidRDefault="00796DB7" w:rsidP="00796DB7">
            <w:pPr>
              <w:rPr>
                <w:rFonts w:eastAsia="Times New Roman"/>
                <w:szCs w:val="24"/>
                <w:lang w:val="en-US"/>
              </w:rPr>
            </w:pPr>
          </w:p>
        </w:tc>
      </w:tr>
      <w:tr w:rsidR="00796DB7" w:rsidRPr="000B31EC" w:rsidTr="008E51E2">
        <w:tc>
          <w:tcPr>
            <w:tcW w:w="1526" w:type="dxa"/>
            <w:vAlign w:val="bottom"/>
          </w:tcPr>
          <w:p w:rsidR="00796DB7" w:rsidRPr="00F6228A" w:rsidRDefault="00796DB7" w:rsidP="00796DB7">
            <w:pPr>
              <w:rPr>
                <w:rFonts w:eastAsia="Times New Roman"/>
                <w:szCs w:val="24"/>
                <w:lang w:val="en-US"/>
              </w:rPr>
            </w:pPr>
            <w:r>
              <w:rPr>
                <w:rFonts w:ascii="Calibri" w:hAnsi="Calibri"/>
                <w:color w:val="000000"/>
              </w:rPr>
              <w:t>17</w:t>
            </w:r>
          </w:p>
        </w:tc>
        <w:tc>
          <w:tcPr>
            <w:tcW w:w="3118" w:type="dxa"/>
          </w:tcPr>
          <w:p w:rsidR="00796DB7" w:rsidRPr="00F6228A" w:rsidRDefault="00796DB7" w:rsidP="00796DB7">
            <w:pPr>
              <w:rPr>
                <w:rFonts w:eastAsia="Times New Roman"/>
                <w:szCs w:val="24"/>
                <w:lang w:val="en-US"/>
              </w:rPr>
            </w:pPr>
            <w:ins w:id="881" w:author="David Silva" w:date="2013-05-27T19:26:00Z">
              <w:r>
                <w:rPr>
                  <w:rFonts w:eastAsia="Times New Roman"/>
                  <w:szCs w:val="24"/>
                  <w:lang w:val="en-US"/>
                </w:rPr>
                <w:t>T16</w:t>
              </w:r>
            </w:ins>
            <w:del w:id="882" w:author="David Silva" w:date="2013-05-27T19:26:00Z">
              <w:r w:rsidDel="00796DB7">
                <w:rPr>
                  <w:rFonts w:eastAsia="Times New Roman"/>
                  <w:szCs w:val="24"/>
                  <w:lang w:val="en-US"/>
                </w:rPr>
                <w:delText>T17</w:delText>
              </w:r>
            </w:del>
          </w:p>
        </w:tc>
        <w:tc>
          <w:tcPr>
            <w:tcW w:w="5244" w:type="dxa"/>
            <w:vMerge/>
          </w:tcPr>
          <w:p w:rsidR="00796DB7" w:rsidRPr="00F6228A" w:rsidRDefault="00796DB7" w:rsidP="00796DB7">
            <w:pPr>
              <w:rPr>
                <w:rFonts w:eastAsia="Times New Roman"/>
                <w:szCs w:val="24"/>
                <w:lang w:val="en-US"/>
              </w:rPr>
            </w:pPr>
          </w:p>
        </w:tc>
      </w:tr>
      <w:tr w:rsidR="00796DB7" w:rsidRPr="000B31EC" w:rsidTr="008E51E2">
        <w:tc>
          <w:tcPr>
            <w:tcW w:w="1526" w:type="dxa"/>
            <w:vAlign w:val="bottom"/>
          </w:tcPr>
          <w:p w:rsidR="00796DB7" w:rsidRPr="00F6228A" w:rsidRDefault="00796DB7" w:rsidP="00796DB7">
            <w:pPr>
              <w:rPr>
                <w:rFonts w:eastAsia="Times New Roman"/>
                <w:szCs w:val="24"/>
                <w:lang w:val="en-US"/>
              </w:rPr>
            </w:pPr>
            <w:r>
              <w:rPr>
                <w:rFonts w:ascii="Calibri" w:hAnsi="Calibri"/>
                <w:color w:val="000000"/>
              </w:rPr>
              <w:t>18</w:t>
            </w:r>
          </w:p>
        </w:tc>
        <w:tc>
          <w:tcPr>
            <w:tcW w:w="3118" w:type="dxa"/>
          </w:tcPr>
          <w:p w:rsidR="00796DB7" w:rsidRPr="00F6228A" w:rsidRDefault="00796DB7" w:rsidP="00796DB7">
            <w:pPr>
              <w:rPr>
                <w:rFonts w:eastAsia="Times New Roman"/>
                <w:szCs w:val="24"/>
                <w:lang w:val="en-US"/>
              </w:rPr>
            </w:pPr>
            <w:ins w:id="883" w:author="David Silva" w:date="2013-05-27T19:26:00Z">
              <w:r>
                <w:rPr>
                  <w:rFonts w:eastAsia="Times New Roman"/>
                  <w:szCs w:val="24"/>
                  <w:lang w:val="en-US"/>
                </w:rPr>
                <w:t>T17</w:t>
              </w:r>
            </w:ins>
            <w:del w:id="884" w:author="David Silva" w:date="2013-05-27T19:26:00Z">
              <w:r w:rsidDel="00796DB7">
                <w:rPr>
                  <w:rFonts w:eastAsia="Times New Roman"/>
                  <w:szCs w:val="24"/>
                  <w:lang w:val="en-US"/>
                </w:rPr>
                <w:delText>T18</w:delText>
              </w:r>
            </w:del>
          </w:p>
        </w:tc>
        <w:tc>
          <w:tcPr>
            <w:tcW w:w="5244" w:type="dxa"/>
            <w:vMerge/>
          </w:tcPr>
          <w:p w:rsidR="00796DB7" w:rsidRPr="00F6228A" w:rsidRDefault="00796DB7" w:rsidP="00796DB7">
            <w:pPr>
              <w:rPr>
                <w:rFonts w:eastAsia="Times New Roman"/>
                <w:szCs w:val="24"/>
                <w:lang w:val="en-US"/>
              </w:rPr>
            </w:pPr>
          </w:p>
        </w:tc>
      </w:tr>
      <w:tr w:rsidR="00796DB7" w:rsidRPr="000B31EC" w:rsidTr="008E51E2">
        <w:tc>
          <w:tcPr>
            <w:tcW w:w="1526" w:type="dxa"/>
            <w:vAlign w:val="bottom"/>
          </w:tcPr>
          <w:p w:rsidR="00796DB7" w:rsidRPr="00F6228A" w:rsidRDefault="00796DB7" w:rsidP="00796DB7">
            <w:pPr>
              <w:rPr>
                <w:rFonts w:eastAsia="Times New Roman"/>
                <w:szCs w:val="24"/>
                <w:lang w:val="en-US"/>
              </w:rPr>
            </w:pPr>
            <w:r>
              <w:rPr>
                <w:rFonts w:ascii="Calibri" w:hAnsi="Calibri"/>
                <w:color w:val="000000"/>
              </w:rPr>
              <w:t>19</w:t>
            </w:r>
          </w:p>
        </w:tc>
        <w:tc>
          <w:tcPr>
            <w:tcW w:w="3118" w:type="dxa"/>
          </w:tcPr>
          <w:p w:rsidR="00796DB7" w:rsidRPr="00F6228A" w:rsidRDefault="00796DB7" w:rsidP="00796DB7">
            <w:pPr>
              <w:rPr>
                <w:rFonts w:eastAsia="Times New Roman"/>
                <w:szCs w:val="24"/>
                <w:lang w:val="en-US"/>
              </w:rPr>
            </w:pPr>
            <w:ins w:id="885" w:author="David Silva" w:date="2013-05-27T19:26:00Z">
              <w:r>
                <w:rPr>
                  <w:rFonts w:eastAsia="Times New Roman"/>
                  <w:szCs w:val="24"/>
                  <w:lang w:val="en-US"/>
                </w:rPr>
                <w:t>T18</w:t>
              </w:r>
            </w:ins>
            <w:del w:id="886" w:author="David Silva" w:date="2013-05-27T19:26:00Z">
              <w:r w:rsidDel="00796DB7">
                <w:rPr>
                  <w:rFonts w:eastAsia="Times New Roman"/>
                  <w:szCs w:val="24"/>
                  <w:lang w:val="en-US"/>
                </w:rPr>
                <w:delText>T19</w:delText>
              </w:r>
            </w:del>
          </w:p>
        </w:tc>
        <w:tc>
          <w:tcPr>
            <w:tcW w:w="5244" w:type="dxa"/>
            <w:vMerge/>
          </w:tcPr>
          <w:p w:rsidR="00796DB7" w:rsidRPr="00F6228A" w:rsidRDefault="00796DB7" w:rsidP="00796DB7">
            <w:pPr>
              <w:rPr>
                <w:rFonts w:eastAsia="Times New Roman"/>
                <w:szCs w:val="24"/>
                <w:lang w:val="en-US"/>
              </w:rPr>
            </w:pPr>
          </w:p>
        </w:tc>
      </w:tr>
      <w:tr w:rsidR="00796DB7" w:rsidRPr="000B31EC" w:rsidTr="008E51E2">
        <w:tc>
          <w:tcPr>
            <w:tcW w:w="1526" w:type="dxa"/>
            <w:vAlign w:val="bottom"/>
          </w:tcPr>
          <w:p w:rsidR="00796DB7" w:rsidRPr="00F6228A" w:rsidRDefault="00796DB7" w:rsidP="00796DB7">
            <w:pPr>
              <w:rPr>
                <w:rFonts w:eastAsia="Times New Roman"/>
                <w:szCs w:val="24"/>
                <w:lang w:val="en-US"/>
              </w:rPr>
            </w:pPr>
            <w:r>
              <w:rPr>
                <w:rFonts w:ascii="Calibri" w:hAnsi="Calibri"/>
                <w:color w:val="000000"/>
              </w:rPr>
              <w:t>20</w:t>
            </w:r>
          </w:p>
        </w:tc>
        <w:tc>
          <w:tcPr>
            <w:tcW w:w="3118" w:type="dxa"/>
          </w:tcPr>
          <w:p w:rsidR="00796DB7" w:rsidRPr="00F6228A" w:rsidRDefault="00796DB7" w:rsidP="00796DB7">
            <w:pPr>
              <w:rPr>
                <w:rFonts w:eastAsia="Times New Roman"/>
                <w:szCs w:val="24"/>
                <w:lang w:val="en-US"/>
              </w:rPr>
            </w:pPr>
            <w:ins w:id="887" w:author="David Silva" w:date="2013-05-27T19:26:00Z">
              <w:r>
                <w:rPr>
                  <w:rFonts w:eastAsia="Times New Roman"/>
                  <w:szCs w:val="24"/>
                  <w:lang w:val="en-US"/>
                </w:rPr>
                <w:t>T19</w:t>
              </w:r>
            </w:ins>
            <w:del w:id="888" w:author="David Silva" w:date="2013-05-27T19:26:00Z">
              <w:r w:rsidDel="00796DB7">
                <w:rPr>
                  <w:rFonts w:eastAsia="Times New Roman"/>
                  <w:szCs w:val="24"/>
                  <w:lang w:val="en-US"/>
                </w:rPr>
                <w:delText>T20</w:delText>
              </w:r>
            </w:del>
          </w:p>
        </w:tc>
        <w:tc>
          <w:tcPr>
            <w:tcW w:w="5244" w:type="dxa"/>
            <w:vMerge/>
          </w:tcPr>
          <w:p w:rsidR="00796DB7" w:rsidRPr="00F6228A" w:rsidRDefault="00796DB7" w:rsidP="00796DB7">
            <w:pPr>
              <w:rPr>
                <w:rFonts w:eastAsia="Times New Roman"/>
                <w:szCs w:val="24"/>
                <w:lang w:val="en-US"/>
              </w:rPr>
            </w:pPr>
          </w:p>
        </w:tc>
      </w:tr>
      <w:tr w:rsidR="00796DB7" w:rsidRPr="000B31EC" w:rsidTr="008E51E2">
        <w:tc>
          <w:tcPr>
            <w:tcW w:w="1526" w:type="dxa"/>
            <w:vAlign w:val="bottom"/>
          </w:tcPr>
          <w:p w:rsidR="00796DB7" w:rsidRPr="00F6228A" w:rsidRDefault="00796DB7" w:rsidP="00796DB7">
            <w:pPr>
              <w:rPr>
                <w:rFonts w:eastAsia="Times New Roman"/>
                <w:szCs w:val="24"/>
                <w:lang w:val="en-US"/>
              </w:rPr>
            </w:pPr>
            <w:r>
              <w:rPr>
                <w:rFonts w:ascii="Calibri" w:hAnsi="Calibri"/>
                <w:color w:val="000000"/>
              </w:rPr>
              <w:t>21</w:t>
            </w:r>
          </w:p>
        </w:tc>
        <w:tc>
          <w:tcPr>
            <w:tcW w:w="3118" w:type="dxa"/>
          </w:tcPr>
          <w:p w:rsidR="00796DB7" w:rsidRPr="00F6228A" w:rsidRDefault="00796DB7" w:rsidP="00796DB7">
            <w:pPr>
              <w:rPr>
                <w:rFonts w:eastAsia="Times New Roman"/>
                <w:szCs w:val="24"/>
                <w:lang w:val="en-US"/>
              </w:rPr>
            </w:pPr>
            <w:ins w:id="889" w:author="David Silva" w:date="2013-05-27T19:26:00Z">
              <w:r>
                <w:rPr>
                  <w:rFonts w:eastAsia="Times New Roman"/>
                  <w:szCs w:val="24"/>
                  <w:lang w:val="en-US"/>
                </w:rPr>
                <w:t>T20</w:t>
              </w:r>
            </w:ins>
            <w:del w:id="890" w:author="David Silva" w:date="2013-05-27T19:26:00Z">
              <w:r w:rsidDel="00796DB7">
                <w:rPr>
                  <w:rFonts w:eastAsia="Times New Roman"/>
                  <w:szCs w:val="24"/>
                  <w:lang w:val="en-US"/>
                </w:rPr>
                <w:delText>T21</w:delText>
              </w:r>
            </w:del>
          </w:p>
        </w:tc>
        <w:tc>
          <w:tcPr>
            <w:tcW w:w="5244" w:type="dxa"/>
          </w:tcPr>
          <w:p w:rsidR="00796DB7" w:rsidRPr="00F6228A" w:rsidRDefault="00796DB7" w:rsidP="00796DB7">
            <w:pPr>
              <w:jc w:val="center"/>
              <w:rPr>
                <w:rFonts w:eastAsia="Times New Roman"/>
                <w:szCs w:val="24"/>
                <w:lang w:val="en-US"/>
              </w:rPr>
            </w:pPr>
            <w:r w:rsidRPr="00F6228A">
              <w:rPr>
                <w:rFonts w:eastAsia="Times New Roman"/>
                <w:szCs w:val="24"/>
                <w:lang w:val="en-US"/>
              </w:rPr>
              <w:t>Deactivate task</w:t>
            </w:r>
          </w:p>
        </w:tc>
      </w:tr>
      <w:tr w:rsidR="00796DB7" w:rsidRPr="000B31EC" w:rsidTr="008E51E2">
        <w:tc>
          <w:tcPr>
            <w:tcW w:w="1526" w:type="dxa"/>
            <w:vAlign w:val="bottom"/>
          </w:tcPr>
          <w:p w:rsidR="00796DB7" w:rsidRPr="00F6228A" w:rsidRDefault="00796DB7" w:rsidP="00796DB7">
            <w:pPr>
              <w:rPr>
                <w:rFonts w:eastAsia="Times New Roman"/>
                <w:szCs w:val="24"/>
                <w:lang w:val="en-US"/>
              </w:rPr>
            </w:pPr>
            <w:r>
              <w:rPr>
                <w:rFonts w:ascii="Calibri" w:hAnsi="Calibri"/>
                <w:color w:val="000000"/>
              </w:rPr>
              <w:t>22</w:t>
            </w:r>
          </w:p>
        </w:tc>
        <w:tc>
          <w:tcPr>
            <w:tcW w:w="3118" w:type="dxa"/>
          </w:tcPr>
          <w:p w:rsidR="00796DB7" w:rsidRPr="00F6228A" w:rsidRDefault="00796DB7" w:rsidP="00796DB7">
            <w:pPr>
              <w:rPr>
                <w:rFonts w:eastAsia="Times New Roman"/>
                <w:szCs w:val="24"/>
                <w:lang w:val="en-US"/>
              </w:rPr>
            </w:pPr>
            <w:ins w:id="891" w:author="David Silva" w:date="2013-05-27T19:26:00Z">
              <w:r>
                <w:rPr>
                  <w:rFonts w:eastAsia="Times New Roman"/>
                  <w:szCs w:val="24"/>
                  <w:lang w:val="en-US"/>
                </w:rPr>
                <w:t>T21</w:t>
              </w:r>
            </w:ins>
            <w:del w:id="892" w:author="David Silva" w:date="2013-05-27T19:26:00Z">
              <w:r w:rsidDel="00796DB7">
                <w:rPr>
                  <w:rFonts w:eastAsia="Times New Roman"/>
                  <w:szCs w:val="24"/>
                  <w:lang w:val="en-US"/>
                </w:rPr>
                <w:delText>T22</w:delText>
              </w:r>
            </w:del>
          </w:p>
        </w:tc>
        <w:tc>
          <w:tcPr>
            <w:tcW w:w="5244" w:type="dxa"/>
            <w:vAlign w:val="center"/>
          </w:tcPr>
          <w:p w:rsidR="00796DB7" w:rsidRPr="00F6228A" w:rsidRDefault="00796DB7" w:rsidP="00796DB7">
            <w:pPr>
              <w:jc w:val="center"/>
              <w:rPr>
                <w:rFonts w:eastAsia="Times New Roman"/>
                <w:szCs w:val="24"/>
                <w:lang w:val="en-US"/>
              </w:rPr>
            </w:pPr>
            <w:r w:rsidRPr="00F6228A">
              <w:rPr>
                <w:rFonts w:eastAsia="Times New Roman"/>
                <w:szCs w:val="24"/>
                <w:lang w:val="en-US"/>
              </w:rPr>
              <w:t>Filters</w:t>
            </w:r>
          </w:p>
        </w:tc>
      </w:tr>
      <w:tr w:rsidR="00796DB7" w:rsidRPr="000B31EC" w:rsidTr="008E51E2">
        <w:tc>
          <w:tcPr>
            <w:tcW w:w="1526" w:type="dxa"/>
            <w:vAlign w:val="bottom"/>
          </w:tcPr>
          <w:p w:rsidR="00796DB7" w:rsidRPr="00F6228A" w:rsidRDefault="00796DB7" w:rsidP="00796DB7">
            <w:pPr>
              <w:rPr>
                <w:rFonts w:eastAsia="Times New Roman"/>
                <w:szCs w:val="24"/>
                <w:lang w:val="en-US"/>
              </w:rPr>
            </w:pPr>
            <w:r>
              <w:rPr>
                <w:rFonts w:ascii="Calibri" w:hAnsi="Calibri"/>
                <w:color w:val="000000"/>
              </w:rPr>
              <w:t>23</w:t>
            </w:r>
          </w:p>
        </w:tc>
        <w:tc>
          <w:tcPr>
            <w:tcW w:w="3118" w:type="dxa"/>
          </w:tcPr>
          <w:p w:rsidR="00796DB7" w:rsidRPr="00F6228A" w:rsidRDefault="00796DB7" w:rsidP="00796DB7">
            <w:pPr>
              <w:rPr>
                <w:rFonts w:eastAsia="Times New Roman"/>
                <w:szCs w:val="24"/>
                <w:lang w:val="en-US"/>
              </w:rPr>
            </w:pPr>
            <w:ins w:id="893" w:author="David Silva" w:date="2013-05-27T19:26:00Z">
              <w:r>
                <w:rPr>
                  <w:rFonts w:eastAsia="Times New Roman"/>
                  <w:szCs w:val="24"/>
                  <w:lang w:val="en-US"/>
                </w:rPr>
                <w:t>T22</w:t>
              </w:r>
            </w:ins>
            <w:del w:id="894" w:author="David Silva" w:date="2013-05-27T19:26:00Z">
              <w:r w:rsidDel="00796DB7">
                <w:rPr>
                  <w:rFonts w:eastAsia="Times New Roman"/>
                  <w:szCs w:val="24"/>
                  <w:lang w:val="en-US"/>
                </w:rPr>
                <w:delText>T23</w:delText>
              </w:r>
            </w:del>
          </w:p>
        </w:tc>
        <w:tc>
          <w:tcPr>
            <w:tcW w:w="5244" w:type="dxa"/>
            <w:vMerge w:val="restart"/>
            <w:vAlign w:val="center"/>
          </w:tcPr>
          <w:p w:rsidR="00796DB7" w:rsidRPr="00F6228A" w:rsidRDefault="00796DB7" w:rsidP="00796DB7">
            <w:pPr>
              <w:jc w:val="center"/>
              <w:rPr>
                <w:rFonts w:eastAsia="Times New Roman"/>
                <w:szCs w:val="24"/>
                <w:lang w:val="en-US"/>
              </w:rPr>
            </w:pPr>
            <w:r w:rsidRPr="00F6228A">
              <w:rPr>
                <w:rFonts w:eastAsia="Times New Roman"/>
                <w:szCs w:val="24"/>
                <w:lang w:val="en-US"/>
              </w:rPr>
              <w:t>Sorts</w:t>
            </w:r>
          </w:p>
        </w:tc>
      </w:tr>
      <w:tr w:rsidR="00796DB7" w:rsidRPr="000B31EC" w:rsidTr="008E51E2">
        <w:tc>
          <w:tcPr>
            <w:tcW w:w="1526" w:type="dxa"/>
            <w:vAlign w:val="bottom"/>
          </w:tcPr>
          <w:p w:rsidR="00796DB7" w:rsidRPr="00F6228A" w:rsidRDefault="00796DB7" w:rsidP="00796DB7">
            <w:pPr>
              <w:rPr>
                <w:rFonts w:eastAsia="Times New Roman"/>
                <w:szCs w:val="24"/>
                <w:lang w:val="en-US"/>
              </w:rPr>
            </w:pPr>
            <w:r>
              <w:rPr>
                <w:rFonts w:ascii="Calibri" w:hAnsi="Calibri"/>
                <w:color w:val="000000"/>
              </w:rPr>
              <w:t>24</w:t>
            </w:r>
          </w:p>
        </w:tc>
        <w:tc>
          <w:tcPr>
            <w:tcW w:w="3118" w:type="dxa"/>
          </w:tcPr>
          <w:p w:rsidR="00796DB7" w:rsidRPr="00F6228A" w:rsidRDefault="00796DB7" w:rsidP="00796DB7">
            <w:pPr>
              <w:rPr>
                <w:rFonts w:eastAsia="Times New Roman"/>
                <w:szCs w:val="24"/>
                <w:lang w:val="en-US"/>
              </w:rPr>
            </w:pPr>
            <w:ins w:id="895" w:author="David Silva" w:date="2013-05-27T19:26:00Z">
              <w:r>
                <w:rPr>
                  <w:rFonts w:eastAsia="Times New Roman"/>
                  <w:szCs w:val="24"/>
                  <w:lang w:val="en-US"/>
                </w:rPr>
                <w:t>T23</w:t>
              </w:r>
            </w:ins>
            <w:del w:id="896" w:author="David Silva" w:date="2013-05-27T19:26:00Z">
              <w:r w:rsidDel="00796DB7">
                <w:rPr>
                  <w:rFonts w:eastAsia="Times New Roman"/>
                  <w:szCs w:val="24"/>
                  <w:lang w:val="en-US"/>
                </w:rPr>
                <w:delText>T24</w:delText>
              </w:r>
            </w:del>
          </w:p>
        </w:tc>
        <w:tc>
          <w:tcPr>
            <w:tcW w:w="5244" w:type="dxa"/>
            <w:vMerge/>
          </w:tcPr>
          <w:p w:rsidR="00796DB7" w:rsidRPr="00F6228A" w:rsidRDefault="00796DB7" w:rsidP="00796DB7">
            <w:pPr>
              <w:jc w:val="center"/>
              <w:rPr>
                <w:rFonts w:eastAsia="Times New Roman"/>
                <w:szCs w:val="24"/>
                <w:lang w:val="en-US"/>
              </w:rPr>
            </w:pPr>
          </w:p>
        </w:tc>
      </w:tr>
      <w:tr w:rsidR="00796DB7" w:rsidRPr="000B31EC" w:rsidTr="008E51E2">
        <w:tc>
          <w:tcPr>
            <w:tcW w:w="1526" w:type="dxa"/>
            <w:vAlign w:val="bottom"/>
          </w:tcPr>
          <w:p w:rsidR="00796DB7" w:rsidRPr="00F6228A" w:rsidRDefault="00796DB7" w:rsidP="00796DB7">
            <w:pPr>
              <w:rPr>
                <w:rFonts w:eastAsia="Times New Roman"/>
                <w:szCs w:val="24"/>
                <w:lang w:val="en-US"/>
              </w:rPr>
            </w:pPr>
            <w:r>
              <w:rPr>
                <w:rFonts w:ascii="Calibri" w:hAnsi="Calibri"/>
                <w:color w:val="000000"/>
              </w:rPr>
              <w:t>25</w:t>
            </w:r>
          </w:p>
        </w:tc>
        <w:tc>
          <w:tcPr>
            <w:tcW w:w="3118" w:type="dxa"/>
          </w:tcPr>
          <w:p w:rsidR="00796DB7" w:rsidRPr="00F6228A" w:rsidRDefault="00796DB7" w:rsidP="00796DB7">
            <w:pPr>
              <w:rPr>
                <w:rFonts w:eastAsia="Times New Roman"/>
                <w:szCs w:val="24"/>
                <w:lang w:val="en-US"/>
              </w:rPr>
            </w:pPr>
            <w:ins w:id="897" w:author="David Silva" w:date="2013-05-27T19:26:00Z">
              <w:r>
                <w:rPr>
                  <w:rFonts w:eastAsia="Times New Roman"/>
                  <w:szCs w:val="24"/>
                  <w:lang w:val="en-US"/>
                </w:rPr>
                <w:t>T24</w:t>
              </w:r>
            </w:ins>
            <w:del w:id="898" w:author="David Silva" w:date="2013-05-27T19:26:00Z">
              <w:r w:rsidDel="00796DB7">
                <w:rPr>
                  <w:rFonts w:eastAsia="Times New Roman"/>
                  <w:szCs w:val="24"/>
                  <w:lang w:val="en-US"/>
                </w:rPr>
                <w:delText>T25</w:delText>
              </w:r>
            </w:del>
          </w:p>
        </w:tc>
        <w:tc>
          <w:tcPr>
            <w:tcW w:w="5244" w:type="dxa"/>
            <w:vMerge w:val="restart"/>
            <w:vAlign w:val="center"/>
          </w:tcPr>
          <w:p w:rsidR="00796DB7" w:rsidRPr="00F6228A" w:rsidRDefault="00796DB7" w:rsidP="00796DB7">
            <w:pPr>
              <w:jc w:val="center"/>
              <w:rPr>
                <w:rFonts w:eastAsia="Times New Roman"/>
                <w:szCs w:val="24"/>
                <w:lang w:val="en-US"/>
              </w:rPr>
            </w:pPr>
            <w:r>
              <w:rPr>
                <w:rFonts w:eastAsia="Times New Roman"/>
                <w:szCs w:val="24"/>
                <w:lang w:val="en-US"/>
              </w:rPr>
              <w:t>Filters</w:t>
            </w:r>
          </w:p>
        </w:tc>
      </w:tr>
      <w:tr w:rsidR="00796DB7" w:rsidRPr="000B31EC" w:rsidTr="008E51E2">
        <w:tc>
          <w:tcPr>
            <w:tcW w:w="1526" w:type="dxa"/>
            <w:vAlign w:val="bottom"/>
          </w:tcPr>
          <w:p w:rsidR="00796DB7" w:rsidRPr="00F6228A" w:rsidRDefault="00796DB7" w:rsidP="00796DB7">
            <w:pPr>
              <w:rPr>
                <w:rFonts w:eastAsia="Times New Roman"/>
                <w:szCs w:val="24"/>
                <w:lang w:val="en-US"/>
              </w:rPr>
            </w:pPr>
            <w:r>
              <w:rPr>
                <w:rFonts w:ascii="Calibri" w:hAnsi="Calibri"/>
                <w:color w:val="000000"/>
              </w:rPr>
              <w:t>26</w:t>
            </w:r>
          </w:p>
        </w:tc>
        <w:tc>
          <w:tcPr>
            <w:tcW w:w="3118" w:type="dxa"/>
          </w:tcPr>
          <w:p w:rsidR="00796DB7" w:rsidRPr="00F6228A" w:rsidRDefault="00796DB7" w:rsidP="00796DB7">
            <w:pPr>
              <w:rPr>
                <w:rFonts w:eastAsia="Times New Roman"/>
                <w:szCs w:val="24"/>
                <w:lang w:val="en-US"/>
              </w:rPr>
            </w:pPr>
            <w:ins w:id="899" w:author="David Silva" w:date="2013-05-27T19:26:00Z">
              <w:r>
                <w:rPr>
                  <w:rFonts w:eastAsia="Times New Roman"/>
                  <w:szCs w:val="24"/>
                  <w:lang w:val="en-US"/>
                </w:rPr>
                <w:t>T25</w:t>
              </w:r>
            </w:ins>
            <w:del w:id="900" w:author="David Silva" w:date="2013-05-27T19:26:00Z">
              <w:r w:rsidDel="00796DB7">
                <w:rPr>
                  <w:rFonts w:eastAsia="Times New Roman"/>
                  <w:szCs w:val="24"/>
                  <w:lang w:val="en-US"/>
                </w:rPr>
                <w:delText>T26</w:delText>
              </w:r>
            </w:del>
          </w:p>
        </w:tc>
        <w:tc>
          <w:tcPr>
            <w:tcW w:w="5244" w:type="dxa"/>
            <w:vMerge/>
            <w:vAlign w:val="center"/>
          </w:tcPr>
          <w:p w:rsidR="00796DB7" w:rsidRPr="00F6228A" w:rsidRDefault="00796DB7" w:rsidP="00796DB7">
            <w:pPr>
              <w:jc w:val="center"/>
              <w:rPr>
                <w:rFonts w:eastAsia="Times New Roman"/>
                <w:szCs w:val="24"/>
                <w:lang w:val="en-US"/>
              </w:rPr>
            </w:pPr>
          </w:p>
        </w:tc>
      </w:tr>
      <w:tr w:rsidR="00796DB7" w:rsidRPr="000B31EC" w:rsidTr="008E51E2">
        <w:tc>
          <w:tcPr>
            <w:tcW w:w="1526" w:type="dxa"/>
            <w:vAlign w:val="bottom"/>
          </w:tcPr>
          <w:p w:rsidR="00796DB7" w:rsidRPr="00F6228A" w:rsidRDefault="00796DB7" w:rsidP="00796DB7">
            <w:pPr>
              <w:rPr>
                <w:rFonts w:eastAsia="Times New Roman"/>
                <w:szCs w:val="24"/>
                <w:lang w:val="en-US"/>
              </w:rPr>
            </w:pPr>
            <w:r>
              <w:rPr>
                <w:rFonts w:ascii="Calibri" w:hAnsi="Calibri"/>
                <w:color w:val="000000"/>
              </w:rPr>
              <w:t>27</w:t>
            </w:r>
          </w:p>
        </w:tc>
        <w:tc>
          <w:tcPr>
            <w:tcW w:w="3118" w:type="dxa"/>
          </w:tcPr>
          <w:p w:rsidR="00796DB7" w:rsidRPr="00F6228A" w:rsidRDefault="00796DB7" w:rsidP="00796DB7">
            <w:pPr>
              <w:rPr>
                <w:rFonts w:eastAsia="Times New Roman"/>
                <w:szCs w:val="24"/>
                <w:lang w:val="en-US"/>
              </w:rPr>
            </w:pPr>
            <w:ins w:id="901" w:author="David Silva" w:date="2013-05-27T19:26:00Z">
              <w:r>
                <w:rPr>
                  <w:rFonts w:eastAsia="Times New Roman"/>
                  <w:szCs w:val="24"/>
                  <w:lang w:val="en-US"/>
                </w:rPr>
                <w:t>T26</w:t>
              </w:r>
            </w:ins>
            <w:del w:id="902" w:author="David Silva" w:date="2013-05-27T19:26:00Z">
              <w:r w:rsidDel="00796DB7">
                <w:rPr>
                  <w:rFonts w:eastAsia="Times New Roman"/>
                  <w:szCs w:val="24"/>
                  <w:lang w:val="en-US"/>
                </w:rPr>
                <w:delText>T27</w:delText>
              </w:r>
            </w:del>
          </w:p>
        </w:tc>
        <w:tc>
          <w:tcPr>
            <w:tcW w:w="5244" w:type="dxa"/>
            <w:vAlign w:val="center"/>
          </w:tcPr>
          <w:p w:rsidR="00796DB7" w:rsidRPr="00F6228A" w:rsidRDefault="00796DB7" w:rsidP="00796DB7">
            <w:pPr>
              <w:jc w:val="center"/>
              <w:rPr>
                <w:rFonts w:eastAsia="Times New Roman"/>
                <w:szCs w:val="24"/>
                <w:lang w:val="en-US"/>
              </w:rPr>
            </w:pPr>
            <w:r w:rsidRPr="00F6228A">
              <w:rPr>
                <w:rFonts w:eastAsia="Times New Roman"/>
                <w:szCs w:val="24"/>
                <w:lang w:val="en-US"/>
              </w:rPr>
              <w:t>Run task with shortcut</w:t>
            </w:r>
          </w:p>
        </w:tc>
      </w:tr>
      <w:tr w:rsidR="00796DB7" w:rsidRPr="000B31EC" w:rsidTr="008E51E2">
        <w:tc>
          <w:tcPr>
            <w:tcW w:w="1526" w:type="dxa"/>
            <w:vAlign w:val="bottom"/>
          </w:tcPr>
          <w:p w:rsidR="00796DB7" w:rsidRPr="00F6228A" w:rsidRDefault="00796DB7" w:rsidP="00796DB7">
            <w:pPr>
              <w:rPr>
                <w:rFonts w:eastAsia="Times New Roman"/>
                <w:szCs w:val="24"/>
                <w:lang w:val="en-US"/>
              </w:rPr>
            </w:pPr>
            <w:r>
              <w:rPr>
                <w:rFonts w:ascii="Calibri" w:hAnsi="Calibri"/>
                <w:color w:val="000000"/>
              </w:rPr>
              <w:t>28</w:t>
            </w:r>
          </w:p>
        </w:tc>
        <w:tc>
          <w:tcPr>
            <w:tcW w:w="3118" w:type="dxa"/>
          </w:tcPr>
          <w:p w:rsidR="00796DB7" w:rsidRPr="00F6228A" w:rsidRDefault="00796DB7" w:rsidP="00796DB7">
            <w:pPr>
              <w:rPr>
                <w:rFonts w:eastAsia="Times New Roman"/>
                <w:szCs w:val="24"/>
                <w:lang w:val="en-US"/>
              </w:rPr>
            </w:pPr>
            <w:ins w:id="903" w:author="David Silva" w:date="2013-05-27T19:26:00Z">
              <w:r>
                <w:rPr>
                  <w:rFonts w:eastAsia="Times New Roman"/>
                  <w:szCs w:val="24"/>
                  <w:lang w:val="en-US"/>
                </w:rPr>
                <w:t>T27</w:t>
              </w:r>
            </w:ins>
            <w:del w:id="904" w:author="David Silva" w:date="2013-05-27T19:26:00Z">
              <w:r w:rsidDel="00796DB7">
                <w:rPr>
                  <w:rFonts w:eastAsia="Times New Roman"/>
                  <w:szCs w:val="24"/>
                  <w:lang w:val="en-US"/>
                </w:rPr>
                <w:delText>T28</w:delText>
              </w:r>
            </w:del>
          </w:p>
        </w:tc>
        <w:tc>
          <w:tcPr>
            <w:tcW w:w="5244" w:type="dxa"/>
            <w:vAlign w:val="center"/>
          </w:tcPr>
          <w:p w:rsidR="00796DB7" w:rsidRPr="00F6228A" w:rsidRDefault="00796DB7" w:rsidP="00796DB7">
            <w:pPr>
              <w:jc w:val="center"/>
              <w:rPr>
                <w:rFonts w:eastAsia="Times New Roman"/>
                <w:szCs w:val="24"/>
                <w:lang w:val="en-US"/>
              </w:rPr>
            </w:pPr>
            <w:r>
              <w:rPr>
                <w:rFonts w:eastAsia="Times New Roman"/>
                <w:szCs w:val="24"/>
                <w:lang w:val="en-US"/>
              </w:rPr>
              <w:t>Sorts</w:t>
            </w:r>
          </w:p>
        </w:tc>
      </w:tr>
      <w:tr w:rsidR="00796DB7" w:rsidRPr="000B31EC" w:rsidTr="008E51E2">
        <w:tc>
          <w:tcPr>
            <w:tcW w:w="1526" w:type="dxa"/>
            <w:vAlign w:val="bottom"/>
          </w:tcPr>
          <w:p w:rsidR="00796DB7" w:rsidRPr="00F6228A" w:rsidRDefault="00796DB7" w:rsidP="00796DB7">
            <w:pPr>
              <w:rPr>
                <w:rFonts w:eastAsia="Times New Roman"/>
                <w:szCs w:val="24"/>
                <w:lang w:val="en-US"/>
              </w:rPr>
            </w:pPr>
            <w:r>
              <w:rPr>
                <w:rFonts w:ascii="Calibri" w:hAnsi="Calibri"/>
                <w:color w:val="000000"/>
              </w:rPr>
              <w:t>29</w:t>
            </w:r>
          </w:p>
        </w:tc>
        <w:tc>
          <w:tcPr>
            <w:tcW w:w="3118" w:type="dxa"/>
          </w:tcPr>
          <w:p w:rsidR="00796DB7" w:rsidRPr="00F6228A" w:rsidRDefault="00796DB7" w:rsidP="00796DB7">
            <w:pPr>
              <w:rPr>
                <w:rFonts w:eastAsia="Times New Roman"/>
                <w:szCs w:val="24"/>
                <w:lang w:val="en-US"/>
              </w:rPr>
            </w:pPr>
            <w:ins w:id="905" w:author="David Silva" w:date="2013-05-27T19:26:00Z">
              <w:r>
                <w:rPr>
                  <w:rFonts w:eastAsia="Times New Roman"/>
                  <w:szCs w:val="24"/>
                  <w:lang w:val="en-US"/>
                </w:rPr>
                <w:t>T28</w:t>
              </w:r>
            </w:ins>
            <w:del w:id="906" w:author="David Silva" w:date="2013-05-27T19:26:00Z">
              <w:r w:rsidDel="00796DB7">
                <w:rPr>
                  <w:rFonts w:eastAsia="Times New Roman"/>
                  <w:szCs w:val="24"/>
                  <w:lang w:val="en-US"/>
                </w:rPr>
                <w:delText>T29</w:delText>
              </w:r>
            </w:del>
          </w:p>
        </w:tc>
        <w:tc>
          <w:tcPr>
            <w:tcW w:w="5244" w:type="dxa"/>
            <w:vAlign w:val="center"/>
          </w:tcPr>
          <w:p w:rsidR="00796DB7" w:rsidRPr="00F6228A" w:rsidRDefault="00796DB7" w:rsidP="00796DB7">
            <w:pPr>
              <w:jc w:val="center"/>
              <w:rPr>
                <w:rFonts w:eastAsia="Times New Roman"/>
                <w:szCs w:val="24"/>
                <w:lang w:val="en-US"/>
              </w:rPr>
            </w:pPr>
            <w:r>
              <w:rPr>
                <w:rFonts w:eastAsia="Times New Roman"/>
                <w:szCs w:val="24"/>
                <w:lang w:val="en-US"/>
              </w:rPr>
              <w:t>Save Time</w:t>
            </w:r>
          </w:p>
        </w:tc>
      </w:tr>
      <w:tr w:rsidR="00796DB7" w:rsidRPr="000B31EC" w:rsidTr="008E51E2">
        <w:tc>
          <w:tcPr>
            <w:tcW w:w="1526" w:type="dxa"/>
            <w:vAlign w:val="bottom"/>
          </w:tcPr>
          <w:p w:rsidR="00796DB7" w:rsidRPr="00F6228A" w:rsidRDefault="00796DB7" w:rsidP="00796DB7">
            <w:pPr>
              <w:rPr>
                <w:rFonts w:eastAsia="Times New Roman"/>
                <w:szCs w:val="24"/>
                <w:lang w:val="en-US"/>
              </w:rPr>
            </w:pPr>
            <w:r>
              <w:rPr>
                <w:rFonts w:ascii="Calibri" w:hAnsi="Calibri"/>
                <w:color w:val="000000"/>
              </w:rPr>
              <w:t>30</w:t>
            </w:r>
          </w:p>
        </w:tc>
        <w:tc>
          <w:tcPr>
            <w:tcW w:w="3118" w:type="dxa"/>
          </w:tcPr>
          <w:p w:rsidR="00796DB7" w:rsidRPr="00F6228A" w:rsidRDefault="00796DB7" w:rsidP="00796DB7">
            <w:pPr>
              <w:rPr>
                <w:rFonts w:eastAsia="Times New Roman"/>
                <w:szCs w:val="24"/>
                <w:lang w:val="en-US"/>
              </w:rPr>
            </w:pPr>
            <w:ins w:id="907" w:author="David Silva" w:date="2013-05-27T19:26:00Z">
              <w:r>
                <w:rPr>
                  <w:rFonts w:eastAsia="Times New Roman"/>
                  <w:szCs w:val="24"/>
                  <w:lang w:val="en-US"/>
                </w:rPr>
                <w:t>T29</w:t>
              </w:r>
            </w:ins>
            <w:del w:id="908" w:author="David Silva" w:date="2013-05-27T19:26:00Z">
              <w:r w:rsidDel="00796DB7">
                <w:rPr>
                  <w:rFonts w:eastAsia="Times New Roman"/>
                  <w:szCs w:val="24"/>
                  <w:lang w:val="en-US"/>
                </w:rPr>
                <w:delText>T30</w:delText>
              </w:r>
            </w:del>
          </w:p>
        </w:tc>
        <w:tc>
          <w:tcPr>
            <w:tcW w:w="5244" w:type="dxa"/>
            <w:vAlign w:val="center"/>
          </w:tcPr>
          <w:p w:rsidR="00796DB7" w:rsidRPr="00F6228A" w:rsidRDefault="00796DB7" w:rsidP="00796DB7">
            <w:pPr>
              <w:jc w:val="center"/>
              <w:rPr>
                <w:rFonts w:eastAsia="Times New Roman"/>
                <w:szCs w:val="24"/>
                <w:lang w:val="en-US"/>
              </w:rPr>
            </w:pPr>
            <w:r>
              <w:rPr>
                <w:rFonts w:eastAsia="Times New Roman"/>
                <w:szCs w:val="24"/>
                <w:lang w:val="en-US"/>
              </w:rPr>
              <w:t>Ignore Time</w:t>
            </w:r>
          </w:p>
        </w:tc>
      </w:tr>
      <w:tr w:rsidR="00796DB7" w:rsidRPr="000B31EC" w:rsidTr="008E51E2">
        <w:tc>
          <w:tcPr>
            <w:tcW w:w="1526" w:type="dxa"/>
            <w:vAlign w:val="bottom"/>
          </w:tcPr>
          <w:p w:rsidR="00796DB7" w:rsidRPr="00F6228A" w:rsidRDefault="00796DB7" w:rsidP="00796DB7">
            <w:pPr>
              <w:rPr>
                <w:rFonts w:eastAsia="Times New Roman"/>
                <w:szCs w:val="24"/>
                <w:lang w:val="en-US"/>
              </w:rPr>
            </w:pPr>
            <w:r>
              <w:rPr>
                <w:rFonts w:ascii="Calibri" w:hAnsi="Calibri"/>
                <w:color w:val="000000"/>
              </w:rPr>
              <w:t>31</w:t>
            </w:r>
          </w:p>
        </w:tc>
        <w:tc>
          <w:tcPr>
            <w:tcW w:w="3118" w:type="dxa"/>
          </w:tcPr>
          <w:p w:rsidR="00796DB7" w:rsidRPr="00F6228A" w:rsidRDefault="00796DB7" w:rsidP="00796DB7">
            <w:pPr>
              <w:rPr>
                <w:rFonts w:eastAsia="Times New Roman"/>
                <w:szCs w:val="24"/>
                <w:lang w:val="en-US"/>
              </w:rPr>
            </w:pPr>
            <w:ins w:id="909" w:author="David Silva" w:date="2013-05-27T19:26:00Z">
              <w:r>
                <w:rPr>
                  <w:rFonts w:eastAsia="Times New Roman"/>
                  <w:szCs w:val="24"/>
                  <w:lang w:val="en-US"/>
                </w:rPr>
                <w:t>T30</w:t>
              </w:r>
            </w:ins>
            <w:del w:id="910" w:author="David Silva" w:date="2013-05-27T19:26:00Z">
              <w:r w:rsidDel="00796DB7">
                <w:rPr>
                  <w:rFonts w:eastAsia="Times New Roman"/>
                  <w:szCs w:val="24"/>
                  <w:lang w:val="en-US"/>
                </w:rPr>
                <w:delText>T31</w:delText>
              </w:r>
            </w:del>
          </w:p>
        </w:tc>
        <w:tc>
          <w:tcPr>
            <w:tcW w:w="5244" w:type="dxa"/>
            <w:vAlign w:val="center"/>
          </w:tcPr>
          <w:p w:rsidR="00796DB7" w:rsidRPr="00F6228A" w:rsidRDefault="00796DB7" w:rsidP="00796DB7">
            <w:pPr>
              <w:jc w:val="center"/>
              <w:rPr>
                <w:rFonts w:eastAsia="Times New Roman"/>
                <w:szCs w:val="24"/>
                <w:lang w:val="en-US"/>
              </w:rPr>
            </w:pPr>
            <w:r>
              <w:rPr>
                <w:rFonts w:eastAsia="Times New Roman"/>
                <w:szCs w:val="24"/>
                <w:lang w:val="en-US"/>
              </w:rPr>
              <w:t>Export Data</w:t>
            </w:r>
          </w:p>
        </w:tc>
      </w:tr>
      <w:tr w:rsidR="00796DB7" w:rsidRPr="000B31EC" w:rsidTr="008E51E2">
        <w:tc>
          <w:tcPr>
            <w:tcW w:w="1526" w:type="dxa"/>
            <w:vAlign w:val="bottom"/>
          </w:tcPr>
          <w:p w:rsidR="00796DB7" w:rsidRPr="00F6228A" w:rsidRDefault="00796DB7" w:rsidP="00796DB7">
            <w:pPr>
              <w:rPr>
                <w:rFonts w:eastAsia="Times New Roman"/>
                <w:szCs w:val="24"/>
                <w:lang w:val="en-US"/>
              </w:rPr>
            </w:pPr>
            <w:r>
              <w:rPr>
                <w:rFonts w:ascii="Calibri" w:hAnsi="Calibri"/>
                <w:color w:val="000000"/>
              </w:rPr>
              <w:t>32</w:t>
            </w:r>
          </w:p>
        </w:tc>
        <w:tc>
          <w:tcPr>
            <w:tcW w:w="3118" w:type="dxa"/>
          </w:tcPr>
          <w:p w:rsidR="00796DB7" w:rsidRPr="00F6228A" w:rsidRDefault="00796DB7" w:rsidP="00796DB7">
            <w:pPr>
              <w:rPr>
                <w:rFonts w:eastAsia="Times New Roman"/>
                <w:szCs w:val="24"/>
                <w:lang w:val="en-US"/>
              </w:rPr>
            </w:pPr>
            <w:ins w:id="911" w:author="David Silva" w:date="2013-05-27T19:26:00Z">
              <w:r>
                <w:rPr>
                  <w:rFonts w:eastAsia="Times New Roman"/>
                  <w:szCs w:val="24"/>
                  <w:lang w:val="en-US"/>
                </w:rPr>
                <w:t>T31</w:t>
              </w:r>
            </w:ins>
            <w:del w:id="912" w:author="David Silva" w:date="2013-05-27T19:26:00Z">
              <w:r w:rsidDel="00796DB7">
                <w:rPr>
                  <w:rFonts w:eastAsia="Times New Roman"/>
                  <w:szCs w:val="24"/>
                  <w:lang w:val="en-US"/>
                </w:rPr>
                <w:delText>T32</w:delText>
              </w:r>
            </w:del>
          </w:p>
        </w:tc>
        <w:tc>
          <w:tcPr>
            <w:tcW w:w="5244" w:type="dxa"/>
            <w:vMerge w:val="restart"/>
            <w:vAlign w:val="center"/>
          </w:tcPr>
          <w:p w:rsidR="00796DB7" w:rsidRPr="00F6228A" w:rsidRDefault="00796DB7" w:rsidP="00796DB7">
            <w:pPr>
              <w:jc w:val="center"/>
              <w:rPr>
                <w:rFonts w:eastAsia="Times New Roman"/>
                <w:szCs w:val="24"/>
                <w:lang w:val="en-US"/>
              </w:rPr>
            </w:pPr>
            <w:r>
              <w:rPr>
                <w:rFonts w:eastAsia="Times New Roman"/>
                <w:szCs w:val="24"/>
                <w:lang w:val="en-US"/>
              </w:rPr>
              <w:t>Delete Task</w:t>
            </w:r>
          </w:p>
        </w:tc>
      </w:tr>
      <w:tr w:rsidR="00796DB7" w:rsidRPr="000B31EC" w:rsidTr="008E51E2">
        <w:tc>
          <w:tcPr>
            <w:tcW w:w="1526" w:type="dxa"/>
            <w:vAlign w:val="bottom"/>
          </w:tcPr>
          <w:p w:rsidR="00796DB7" w:rsidRPr="00F6228A" w:rsidRDefault="00796DB7" w:rsidP="00796DB7">
            <w:pPr>
              <w:rPr>
                <w:rFonts w:eastAsia="Times New Roman"/>
                <w:szCs w:val="24"/>
                <w:lang w:val="en-US"/>
              </w:rPr>
            </w:pPr>
            <w:r>
              <w:rPr>
                <w:rFonts w:ascii="Calibri" w:hAnsi="Calibri"/>
                <w:color w:val="000000"/>
              </w:rPr>
              <w:t>33</w:t>
            </w:r>
          </w:p>
        </w:tc>
        <w:tc>
          <w:tcPr>
            <w:tcW w:w="3118" w:type="dxa"/>
          </w:tcPr>
          <w:p w:rsidR="00796DB7" w:rsidRPr="00F6228A" w:rsidRDefault="00796DB7" w:rsidP="00796DB7">
            <w:pPr>
              <w:rPr>
                <w:rFonts w:eastAsia="Times New Roman"/>
                <w:szCs w:val="24"/>
                <w:lang w:val="en-US"/>
              </w:rPr>
            </w:pPr>
            <w:ins w:id="913" w:author="David Silva" w:date="2013-05-27T19:26:00Z">
              <w:r>
                <w:rPr>
                  <w:rFonts w:eastAsia="Times New Roman"/>
                  <w:szCs w:val="24"/>
                  <w:lang w:val="en-US"/>
                </w:rPr>
                <w:t>T32</w:t>
              </w:r>
            </w:ins>
            <w:del w:id="914" w:author="David Silva" w:date="2013-05-27T19:26:00Z">
              <w:r w:rsidDel="00796DB7">
                <w:rPr>
                  <w:rFonts w:eastAsia="Times New Roman"/>
                  <w:szCs w:val="24"/>
                  <w:lang w:val="en-US"/>
                </w:rPr>
                <w:delText>T33</w:delText>
              </w:r>
            </w:del>
          </w:p>
        </w:tc>
        <w:tc>
          <w:tcPr>
            <w:tcW w:w="5244" w:type="dxa"/>
            <w:vMerge/>
            <w:vAlign w:val="center"/>
          </w:tcPr>
          <w:p w:rsidR="00796DB7" w:rsidRPr="00F6228A" w:rsidRDefault="00796DB7" w:rsidP="00796DB7">
            <w:pPr>
              <w:jc w:val="center"/>
              <w:rPr>
                <w:rFonts w:eastAsia="Times New Roman"/>
                <w:szCs w:val="24"/>
                <w:lang w:val="en-US"/>
              </w:rPr>
            </w:pPr>
          </w:p>
        </w:tc>
      </w:tr>
      <w:tr w:rsidR="00796DB7" w:rsidRPr="000B31EC" w:rsidTr="008E51E2">
        <w:tc>
          <w:tcPr>
            <w:tcW w:w="1526" w:type="dxa"/>
            <w:vAlign w:val="bottom"/>
          </w:tcPr>
          <w:p w:rsidR="00796DB7" w:rsidRPr="00F6228A" w:rsidRDefault="00796DB7" w:rsidP="00796DB7">
            <w:pPr>
              <w:rPr>
                <w:rFonts w:eastAsia="Times New Roman"/>
                <w:szCs w:val="24"/>
                <w:lang w:val="en-US"/>
              </w:rPr>
            </w:pPr>
            <w:r>
              <w:rPr>
                <w:rFonts w:ascii="Calibri" w:hAnsi="Calibri"/>
                <w:color w:val="000000"/>
              </w:rPr>
              <w:t>34</w:t>
            </w:r>
          </w:p>
        </w:tc>
        <w:tc>
          <w:tcPr>
            <w:tcW w:w="3118" w:type="dxa"/>
          </w:tcPr>
          <w:p w:rsidR="00796DB7" w:rsidRPr="00F6228A" w:rsidRDefault="00796DB7" w:rsidP="00796DB7">
            <w:pPr>
              <w:rPr>
                <w:rFonts w:eastAsia="Times New Roman"/>
                <w:szCs w:val="24"/>
                <w:lang w:val="en-US"/>
              </w:rPr>
            </w:pPr>
            <w:ins w:id="915" w:author="David Silva" w:date="2013-05-27T19:26:00Z">
              <w:r>
                <w:rPr>
                  <w:rFonts w:eastAsia="Times New Roman"/>
                  <w:szCs w:val="24"/>
                  <w:lang w:val="en-US"/>
                </w:rPr>
                <w:t>T33</w:t>
              </w:r>
            </w:ins>
            <w:del w:id="916" w:author="David Silva" w:date="2013-05-27T19:26:00Z">
              <w:r w:rsidDel="00796DB7">
                <w:rPr>
                  <w:rFonts w:eastAsia="Times New Roman"/>
                  <w:szCs w:val="24"/>
                  <w:lang w:val="en-US"/>
                </w:rPr>
                <w:delText>T34</w:delText>
              </w:r>
            </w:del>
          </w:p>
        </w:tc>
        <w:tc>
          <w:tcPr>
            <w:tcW w:w="5244" w:type="dxa"/>
            <w:vAlign w:val="center"/>
          </w:tcPr>
          <w:p w:rsidR="00796DB7" w:rsidRPr="00F6228A" w:rsidRDefault="00796DB7" w:rsidP="00796DB7">
            <w:pPr>
              <w:jc w:val="center"/>
              <w:rPr>
                <w:rFonts w:eastAsia="Times New Roman"/>
                <w:szCs w:val="24"/>
                <w:lang w:val="en-US"/>
              </w:rPr>
            </w:pPr>
            <w:r w:rsidRPr="00F6228A">
              <w:rPr>
                <w:rFonts w:eastAsia="Times New Roman"/>
                <w:szCs w:val="24"/>
                <w:lang w:val="en-US"/>
              </w:rPr>
              <w:t>Activate task</w:t>
            </w:r>
          </w:p>
        </w:tc>
      </w:tr>
      <w:tr w:rsidR="00796DB7" w:rsidRPr="000B31EC" w:rsidTr="008E51E2">
        <w:tc>
          <w:tcPr>
            <w:tcW w:w="1526" w:type="dxa"/>
            <w:vAlign w:val="bottom"/>
          </w:tcPr>
          <w:p w:rsidR="00796DB7" w:rsidRPr="00F6228A" w:rsidRDefault="00796DB7" w:rsidP="00796DB7">
            <w:pPr>
              <w:rPr>
                <w:rFonts w:eastAsia="Times New Roman"/>
                <w:szCs w:val="24"/>
                <w:lang w:val="en-US"/>
              </w:rPr>
            </w:pPr>
            <w:r>
              <w:rPr>
                <w:rFonts w:ascii="Calibri" w:hAnsi="Calibri"/>
                <w:color w:val="000000"/>
              </w:rPr>
              <w:t>35</w:t>
            </w:r>
          </w:p>
        </w:tc>
        <w:tc>
          <w:tcPr>
            <w:tcW w:w="3118" w:type="dxa"/>
          </w:tcPr>
          <w:p w:rsidR="00796DB7" w:rsidRPr="00F6228A" w:rsidRDefault="00796DB7" w:rsidP="00796DB7">
            <w:pPr>
              <w:rPr>
                <w:rFonts w:eastAsia="Times New Roman"/>
                <w:szCs w:val="24"/>
                <w:lang w:val="en-US"/>
              </w:rPr>
            </w:pPr>
            <w:ins w:id="917" w:author="David Silva" w:date="2013-05-27T19:26:00Z">
              <w:r>
                <w:rPr>
                  <w:rFonts w:eastAsia="Times New Roman"/>
                  <w:szCs w:val="24"/>
                  <w:lang w:val="en-US"/>
                </w:rPr>
                <w:t>T34</w:t>
              </w:r>
            </w:ins>
            <w:del w:id="918" w:author="David Silva" w:date="2013-05-27T19:26:00Z">
              <w:r w:rsidDel="00796DB7">
                <w:rPr>
                  <w:rFonts w:eastAsia="Times New Roman"/>
                  <w:szCs w:val="24"/>
                  <w:lang w:val="en-US"/>
                </w:rPr>
                <w:delText>T35</w:delText>
              </w:r>
            </w:del>
          </w:p>
        </w:tc>
        <w:tc>
          <w:tcPr>
            <w:tcW w:w="5244" w:type="dxa"/>
          </w:tcPr>
          <w:p w:rsidR="00796DB7" w:rsidRPr="00F6228A" w:rsidRDefault="00796DB7" w:rsidP="00796DB7">
            <w:pPr>
              <w:jc w:val="center"/>
              <w:rPr>
                <w:rFonts w:eastAsia="Times New Roman"/>
                <w:szCs w:val="24"/>
                <w:lang w:val="en-US"/>
              </w:rPr>
            </w:pPr>
            <w:r w:rsidRPr="00F6228A">
              <w:rPr>
                <w:rFonts w:eastAsia="Times New Roman"/>
                <w:szCs w:val="24"/>
                <w:lang w:val="en-US"/>
              </w:rPr>
              <w:t>Shortcut</w:t>
            </w:r>
          </w:p>
        </w:tc>
      </w:tr>
      <w:tr w:rsidR="00796DB7" w:rsidRPr="000B31EC" w:rsidTr="008E51E2">
        <w:tc>
          <w:tcPr>
            <w:tcW w:w="1526" w:type="dxa"/>
            <w:vAlign w:val="bottom"/>
          </w:tcPr>
          <w:p w:rsidR="00796DB7" w:rsidRPr="00F6228A" w:rsidRDefault="00796DB7" w:rsidP="00796DB7">
            <w:pPr>
              <w:rPr>
                <w:rFonts w:eastAsia="Times New Roman"/>
                <w:szCs w:val="24"/>
                <w:lang w:val="en-US"/>
              </w:rPr>
            </w:pPr>
            <w:r>
              <w:rPr>
                <w:rFonts w:ascii="Calibri" w:hAnsi="Calibri"/>
                <w:color w:val="000000"/>
              </w:rPr>
              <w:t>36</w:t>
            </w:r>
          </w:p>
        </w:tc>
        <w:tc>
          <w:tcPr>
            <w:tcW w:w="3118" w:type="dxa"/>
          </w:tcPr>
          <w:p w:rsidR="00796DB7" w:rsidRPr="00F6228A" w:rsidRDefault="00796DB7" w:rsidP="00796DB7">
            <w:pPr>
              <w:rPr>
                <w:rFonts w:eastAsia="Times New Roman"/>
                <w:szCs w:val="24"/>
                <w:lang w:val="en-US"/>
              </w:rPr>
            </w:pPr>
            <w:ins w:id="919" w:author="David Silva" w:date="2013-05-27T19:26:00Z">
              <w:r>
                <w:rPr>
                  <w:rFonts w:eastAsia="Times New Roman"/>
                  <w:szCs w:val="24"/>
                  <w:lang w:val="en-US"/>
                </w:rPr>
                <w:t>T35</w:t>
              </w:r>
            </w:ins>
            <w:del w:id="920" w:author="David Silva" w:date="2013-05-27T19:26:00Z">
              <w:r w:rsidDel="00796DB7">
                <w:rPr>
                  <w:rFonts w:eastAsia="Times New Roman"/>
                  <w:szCs w:val="24"/>
                  <w:lang w:val="en-US"/>
                </w:rPr>
                <w:delText>T36</w:delText>
              </w:r>
            </w:del>
          </w:p>
        </w:tc>
        <w:tc>
          <w:tcPr>
            <w:tcW w:w="5244" w:type="dxa"/>
          </w:tcPr>
          <w:p w:rsidR="00796DB7" w:rsidRPr="00F6228A" w:rsidRDefault="00796DB7" w:rsidP="00796DB7">
            <w:pPr>
              <w:jc w:val="center"/>
              <w:rPr>
                <w:rFonts w:eastAsia="Times New Roman"/>
                <w:szCs w:val="24"/>
                <w:lang w:val="en-US"/>
              </w:rPr>
            </w:pPr>
            <w:r>
              <w:rPr>
                <w:rFonts w:eastAsia="Times New Roman"/>
                <w:szCs w:val="24"/>
                <w:lang w:val="en-US"/>
              </w:rPr>
              <w:t>Hide Inactive Task</w:t>
            </w:r>
          </w:p>
        </w:tc>
      </w:tr>
      <w:tr w:rsidR="00796DB7" w:rsidRPr="000B31EC" w:rsidTr="008E51E2">
        <w:tc>
          <w:tcPr>
            <w:tcW w:w="1526" w:type="dxa"/>
            <w:vAlign w:val="bottom"/>
          </w:tcPr>
          <w:p w:rsidR="00796DB7" w:rsidRPr="00F6228A" w:rsidRDefault="00796DB7" w:rsidP="00796DB7">
            <w:pPr>
              <w:rPr>
                <w:rFonts w:eastAsia="Times New Roman"/>
                <w:szCs w:val="24"/>
                <w:lang w:val="en-US"/>
              </w:rPr>
            </w:pPr>
            <w:r>
              <w:rPr>
                <w:rFonts w:ascii="Calibri" w:hAnsi="Calibri"/>
                <w:color w:val="000000"/>
              </w:rPr>
              <w:t>37</w:t>
            </w:r>
          </w:p>
        </w:tc>
        <w:tc>
          <w:tcPr>
            <w:tcW w:w="3118" w:type="dxa"/>
          </w:tcPr>
          <w:p w:rsidR="00796DB7" w:rsidRPr="00F6228A" w:rsidRDefault="00796DB7" w:rsidP="00796DB7">
            <w:pPr>
              <w:rPr>
                <w:rFonts w:eastAsia="Times New Roman"/>
                <w:szCs w:val="24"/>
                <w:lang w:val="en-US"/>
              </w:rPr>
            </w:pPr>
            <w:ins w:id="921" w:author="David Silva" w:date="2013-05-27T19:26:00Z">
              <w:r>
                <w:rPr>
                  <w:rFonts w:eastAsia="Times New Roman"/>
                  <w:szCs w:val="24"/>
                  <w:lang w:val="en-US"/>
                </w:rPr>
                <w:t>T36</w:t>
              </w:r>
            </w:ins>
            <w:del w:id="922" w:author="David Silva" w:date="2013-05-27T19:26:00Z">
              <w:r w:rsidDel="009B6623">
                <w:rPr>
                  <w:rFonts w:eastAsia="Times New Roman"/>
                  <w:szCs w:val="24"/>
                  <w:lang w:val="en-US"/>
                </w:rPr>
                <w:delText>T37</w:delText>
              </w:r>
            </w:del>
          </w:p>
        </w:tc>
        <w:tc>
          <w:tcPr>
            <w:tcW w:w="5244" w:type="dxa"/>
          </w:tcPr>
          <w:p w:rsidR="00796DB7" w:rsidRPr="00F6228A" w:rsidRDefault="00796DB7" w:rsidP="00796DB7">
            <w:pPr>
              <w:jc w:val="center"/>
              <w:rPr>
                <w:rFonts w:eastAsia="Times New Roman"/>
                <w:szCs w:val="24"/>
                <w:lang w:val="en-US"/>
              </w:rPr>
            </w:pPr>
            <w:r w:rsidRPr="00F6228A">
              <w:rPr>
                <w:rFonts w:eastAsia="Times New Roman"/>
                <w:szCs w:val="24"/>
                <w:lang w:val="en-US"/>
              </w:rPr>
              <w:t>Shortcut Fail</w:t>
            </w:r>
          </w:p>
        </w:tc>
      </w:tr>
    </w:tbl>
    <w:p w:rsidR="006E7EFD" w:rsidRPr="00F6228A" w:rsidRDefault="006E7EFD" w:rsidP="006E7EFD">
      <w:pPr>
        <w:rPr>
          <w:rFonts w:eastAsia="Times New Roman"/>
          <w:szCs w:val="24"/>
          <w:lang w:val="en-US"/>
        </w:rPr>
      </w:pPr>
    </w:p>
    <w:p w:rsidR="00345E81" w:rsidRPr="000B31EC" w:rsidRDefault="00345E81">
      <w:pPr>
        <w:rPr>
          <w:lang w:val="en-US"/>
        </w:rPr>
      </w:pPr>
    </w:p>
    <w:sectPr w:rsidR="00345E81" w:rsidRPr="000B31EC" w:rsidSect="006E7EFD">
      <w:pgSz w:w="11908" w:h="16833"/>
      <w:pgMar w:top="1440" w:right="1080" w:bottom="1440" w:left="1080" w:header="720" w:footer="720" w:gutter="0"/>
      <w:cols w:space="720"/>
      <w:noEndnote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90" w:author="Carla" w:date="2013-05-29T22:38:00Z" w:initials="C">
    <w:p w:rsidR="001F19ED" w:rsidRPr="0035655E" w:rsidRDefault="001F19ED">
      <w:pPr>
        <w:pStyle w:val="Textodecomentrio"/>
        <w:rPr>
          <w:lang w:val="pt-PT"/>
        </w:rPr>
      </w:pPr>
      <w:r>
        <w:rPr>
          <w:rStyle w:val="Refdecomentrio"/>
        </w:rPr>
        <w:annotationRef/>
      </w:r>
      <w:r w:rsidRPr="0035655E">
        <w:rPr>
          <w:lang w:val="pt-PT"/>
        </w:rPr>
        <w:t xml:space="preserve">Se o João Martins também é autor, e </w:t>
      </w:r>
      <w:r>
        <w:rPr>
          <w:lang w:val="pt-PT"/>
        </w:rPr>
        <w:t>é apresentado na tabela numa dada data, também deve ser apresentado nesta nessa data</w:t>
      </w:r>
    </w:p>
  </w:comment>
  <w:comment w:id="113" w:author="Carla" w:date="2013-05-30T01:03:00Z" w:initials="C">
    <w:p w:rsidR="001F19ED" w:rsidRPr="00110751" w:rsidRDefault="001F19ED">
      <w:pPr>
        <w:pStyle w:val="Textodecomentrio"/>
        <w:rPr>
          <w:lang w:val="pt-PT"/>
        </w:rPr>
      </w:pPr>
      <w:r>
        <w:rPr>
          <w:rStyle w:val="Refdecomentrio"/>
        </w:rPr>
        <w:annotationRef/>
      </w:r>
      <w:r w:rsidRPr="00110751">
        <w:rPr>
          <w:lang w:val="pt-PT"/>
        </w:rPr>
        <w:t>Adicionar entrada de passage</w:t>
      </w:r>
      <w:r w:rsidR="00F0171D">
        <w:rPr>
          <w:lang w:val="pt-PT"/>
        </w:rPr>
        <w:t>m</w:t>
      </w:r>
      <w:r w:rsidRPr="00110751">
        <w:rPr>
          <w:lang w:val="pt-PT"/>
        </w:rPr>
        <w:t xml:space="preserve"> para aprovaç</w:t>
      </w:r>
      <w:r>
        <w:rPr>
          <w:lang w:val="pt-PT"/>
        </w:rPr>
        <w:t>ão</w:t>
      </w:r>
    </w:p>
  </w:comment>
  <w:comment w:id="136" w:author="Carla" w:date="2013-05-29T22:39:00Z" w:initials="C">
    <w:p w:rsidR="001F19ED" w:rsidRPr="0035655E" w:rsidRDefault="001F19ED">
      <w:pPr>
        <w:pStyle w:val="Textodecomentrio"/>
        <w:rPr>
          <w:lang w:val="pt-PT"/>
        </w:rPr>
      </w:pPr>
      <w:r>
        <w:rPr>
          <w:rStyle w:val="Refdecomentrio"/>
        </w:rPr>
        <w:annotationRef/>
      </w:r>
      <w:r w:rsidRPr="0035655E">
        <w:rPr>
          <w:lang w:val="pt-PT"/>
        </w:rPr>
        <w:t xml:space="preserve">Sendo para manter estes esquemas exportar do EA sem as marcas de </w:t>
      </w:r>
      <w:r>
        <w:rPr>
          <w:lang w:val="pt-PT"/>
        </w:rPr>
        <w:t>água</w:t>
      </w:r>
    </w:p>
  </w:comment>
  <w:comment w:id="137" w:author="Filipe Brandão" w:date="2013-05-28T21:00:00Z" w:initials="FB">
    <w:p w:rsidR="001F19ED" w:rsidRPr="004B3273" w:rsidRDefault="001F19ED">
      <w:pPr>
        <w:pStyle w:val="Textodecomentrio"/>
        <w:rPr>
          <w:lang w:val="pt-PT"/>
        </w:rPr>
      </w:pPr>
      <w:r>
        <w:rPr>
          <w:rStyle w:val="Refdecomentrio"/>
        </w:rPr>
        <w:annotationRef/>
      </w:r>
      <w:proofErr w:type="spellStart"/>
      <w:r w:rsidRPr="004B3273">
        <w:rPr>
          <w:lang w:val="pt-PT"/>
        </w:rPr>
        <w:t>Useless</w:t>
      </w:r>
      <w:proofErr w:type="spellEnd"/>
    </w:p>
  </w:comment>
  <w:comment w:id="139" w:author="Filipe Brandão" w:date="2013-05-28T21:01:00Z" w:initials="FB">
    <w:p w:rsidR="001F19ED" w:rsidRPr="004B3273" w:rsidRDefault="001F19ED">
      <w:pPr>
        <w:pStyle w:val="Textodecomentrio"/>
        <w:rPr>
          <w:lang w:val="pt-PT"/>
        </w:rPr>
      </w:pPr>
      <w:r>
        <w:rPr>
          <w:rStyle w:val="Refdecomentrio"/>
        </w:rPr>
        <w:annotationRef/>
      </w:r>
      <w:proofErr w:type="spellStart"/>
      <w:r w:rsidRPr="004B3273">
        <w:rPr>
          <w:lang w:val="pt-PT"/>
        </w:rPr>
        <w:t>Useless</w:t>
      </w:r>
      <w:proofErr w:type="spellEnd"/>
      <w:r w:rsidRPr="004B3273">
        <w:rPr>
          <w:lang w:val="pt-PT"/>
        </w:rPr>
        <w:t>, agora com a tabela</w:t>
      </w:r>
    </w:p>
  </w:comment>
  <w:comment w:id="147" w:author="Carla" w:date="2013-05-29T22:32:00Z" w:initials="C">
    <w:p w:rsidR="001F19ED" w:rsidRPr="00110751" w:rsidRDefault="001F19ED">
      <w:pPr>
        <w:pStyle w:val="Textodecomentrio"/>
        <w:rPr>
          <w:lang w:val="pt-PT"/>
        </w:rPr>
      </w:pPr>
      <w:r>
        <w:rPr>
          <w:rStyle w:val="Refdecomentrio"/>
        </w:rPr>
        <w:annotationRef/>
      </w:r>
      <w:r>
        <w:rPr>
          <w:lang w:val="pt-PT"/>
        </w:rPr>
        <w:t xml:space="preserve">Este passo devia contemplar o caso de o utilizador ir as </w:t>
      </w:r>
      <w:proofErr w:type="spellStart"/>
      <w:r>
        <w:rPr>
          <w:lang w:val="pt-PT"/>
        </w:rPr>
        <w:t>settings</w:t>
      </w:r>
      <w:proofErr w:type="spellEnd"/>
      <w:r>
        <w:rPr>
          <w:lang w:val="pt-PT"/>
        </w:rPr>
        <w:t xml:space="preserve"> e já estar </w:t>
      </w:r>
      <w:proofErr w:type="spellStart"/>
      <w:r>
        <w:rPr>
          <w:lang w:val="pt-PT"/>
        </w:rPr>
        <w:t>desactivado</w:t>
      </w:r>
      <w:proofErr w:type="spellEnd"/>
      <w:r>
        <w:rPr>
          <w:lang w:val="pt-PT"/>
        </w:rPr>
        <w:t>.</w:t>
      </w:r>
    </w:p>
  </w:comment>
  <w:comment w:id="149" w:author="Mário Oliveira" w:date="2013-05-26T17:51:00Z" w:initials="MO">
    <w:p w:rsidR="001F19ED" w:rsidRPr="00936EF0" w:rsidRDefault="001F19ED">
      <w:pPr>
        <w:pStyle w:val="Textodecomentrio"/>
        <w:rPr>
          <w:lang w:val="pt-PT"/>
        </w:rPr>
      </w:pPr>
      <w:r>
        <w:rPr>
          <w:rStyle w:val="Refdecomentrio"/>
        </w:rPr>
        <w:annotationRef/>
      </w:r>
      <w:r w:rsidRPr="00936EF0">
        <w:rPr>
          <w:lang w:val="pt-PT"/>
        </w:rPr>
        <w:t>Ser mais explícito</w:t>
      </w:r>
    </w:p>
  </w:comment>
  <w:comment w:id="150" w:author="Carla" w:date="2013-05-29T22:35:00Z" w:initials="C">
    <w:p w:rsidR="001F19ED" w:rsidRDefault="001F19ED">
      <w:pPr>
        <w:pStyle w:val="Textodecomentrio"/>
        <w:rPr>
          <w:lang w:val="pt-PT"/>
        </w:rPr>
      </w:pPr>
      <w:r>
        <w:rPr>
          <w:rStyle w:val="Refdecomentrio"/>
        </w:rPr>
        <w:annotationRef/>
      </w:r>
      <w:r w:rsidRPr="00110751">
        <w:rPr>
          <w:lang w:val="pt-PT"/>
        </w:rPr>
        <w:t xml:space="preserve">Se este teste </w:t>
      </w:r>
      <w:r>
        <w:rPr>
          <w:lang w:val="pt-PT"/>
        </w:rPr>
        <w:t xml:space="preserve">é para ver a </w:t>
      </w:r>
      <w:proofErr w:type="spellStart"/>
      <w:r>
        <w:rPr>
          <w:lang w:val="pt-PT"/>
        </w:rPr>
        <w:t>inactividade</w:t>
      </w:r>
      <w:proofErr w:type="spellEnd"/>
      <w:r>
        <w:rPr>
          <w:lang w:val="pt-PT"/>
        </w:rPr>
        <w:t xml:space="preserve"> não devia ser não interagir para ver que não e apresentada a janela.</w:t>
      </w:r>
    </w:p>
    <w:p w:rsidR="001F19ED" w:rsidRPr="00110751" w:rsidRDefault="001F19ED">
      <w:pPr>
        <w:pStyle w:val="Textodecomentrio"/>
        <w:rPr>
          <w:lang w:val="pt-PT"/>
        </w:rPr>
      </w:pPr>
      <w:r>
        <w:rPr>
          <w:lang w:val="pt-PT"/>
        </w:rPr>
        <w:t xml:space="preserve">Para validar isto não devia haver um passo para iniciar uma tarefa, ou uma </w:t>
      </w:r>
      <w:proofErr w:type="spellStart"/>
      <w:r>
        <w:rPr>
          <w:lang w:val="pt-PT"/>
        </w:rPr>
        <w:t>pre-condição</w:t>
      </w:r>
      <w:proofErr w:type="spellEnd"/>
      <w:r>
        <w:rPr>
          <w:lang w:val="pt-PT"/>
        </w:rPr>
        <w:t xml:space="preserve"> de que haja uma tarefa a contar</w:t>
      </w:r>
    </w:p>
  </w:comment>
  <w:comment w:id="152" w:author="Carla" w:date="2013-05-29T22:37:00Z" w:initials="C">
    <w:p w:rsidR="001F19ED" w:rsidRPr="00110751" w:rsidRDefault="001F19ED">
      <w:pPr>
        <w:pStyle w:val="Textodecomentrio"/>
        <w:rPr>
          <w:lang w:val="pt-PT"/>
        </w:rPr>
      </w:pPr>
      <w:r>
        <w:rPr>
          <w:rStyle w:val="Refdecomentrio"/>
        </w:rPr>
        <w:annotationRef/>
      </w:r>
      <w:r>
        <w:rPr>
          <w:lang w:val="pt-PT"/>
        </w:rPr>
        <w:t xml:space="preserve">Muito vago. O sistema pode apresentar janelas não relacionadas com a </w:t>
      </w:r>
      <w:proofErr w:type="spellStart"/>
      <w:r>
        <w:rPr>
          <w:lang w:val="pt-PT"/>
        </w:rPr>
        <w:t>inactividade</w:t>
      </w:r>
      <w:proofErr w:type="spellEnd"/>
      <w:r>
        <w:rPr>
          <w:lang w:val="pt-PT"/>
        </w:rPr>
        <w:t xml:space="preserve">. </w:t>
      </w:r>
    </w:p>
  </w:comment>
  <w:comment w:id="151" w:author="Filipe Brandão" w:date="2013-05-28T21:04:00Z" w:initials="FB">
    <w:p w:rsidR="001F19ED" w:rsidRPr="004B3273" w:rsidRDefault="001F19ED">
      <w:pPr>
        <w:pStyle w:val="Textodecomentrio"/>
        <w:rPr>
          <w:lang w:val="pt-PT"/>
        </w:rPr>
      </w:pPr>
      <w:r>
        <w:rPr>
          <w:rStyle w:val="Refdecomentrio"/>
        </w:rPr>
        <w:annotationRef/>
      </w:r>
      <w:r w:rsidRPr="004B3273">
        <w:rPr>
          <w:lang w:val="pt-PT"/>
        </w:rPr>
        <w:t>N</w:t>
      </w:r>
      <w:r>
        <w:rPr>
          <w:lang w:val="pt-PT"/>
        </w:rPr>
        <w:t xml:space="preserve">ão me parece que, num teste dedicado aos alertas de </w:t>
      </w:r>
      <w:proofErr w:type="spellStart"/>
      <w:r>
        <w:rPr>
          <w:lang w:val="pt-PT"/>
        </w:rPr>
        <w:t>inactividade</w:t>
      </w:r>
      <w:proofErr w:type="spellEnd"/>
      <w:r>
        <w:rPr>
          <w:lang w:val="pt-PT"/>
        </w:rPr>
        <w:t xml:space="preserve">, um resultado esperado apropriado seja uma janela fechar… É um resultado que não nos diz </w:t>
      </w:r>
      <w:proofErr w:type="spellStart"/>
      <w:r>
        <w:rPr>
          <w:lang w:val="pt-PT"/>
        </w:rPr>
        <w:t>nada.Se</w:t>
      </w:r>
      <w:proofErr w:type="spellEnd"/>
      <w:r>
        <w:rPr>
          <w:lang w:val="pt-PT"/>
        </w:rPr>
        <w:t xml:space="preserve"> os alertas de </w:t>
      </w:r>
      <w:proofErr w:type="spellStart"/>
      <w:r>
        <w:rPr>
          <w:lang w:val="pt-PT"/>
        </w:rPr>
        <w:t>inactividade</w:t>
      </w:r>
      <w:proofErr w:type="spellEnd"/>
      <w:r>
        <w:rPr>
          <w:lang w:val="pt-PT"/>
        </w:rPr>
        <w:t xml:space="preserve"> não estiverem a funcionar, não vai dar para perceber através deste caso de teste. Podia-se verificar na BD se os valores foram alterados e testar mesmo se os alertas não disparam em execução… Ou até voltar a abrir os </w:t>
      </w:r>
      <w:proofErr w:type="spellStart"/>
      <w:r>
        <w:rPr>
          <w:lang w:val="pt-PT"/>
        </w:rPr>
        <w:t>setting</w:t>
      </w:r>
      <w:proofErr w:type="spellEnd"/>
      <w:r>
        <w:rPr>
          <w:lang w:val="pt-PT"/>
        </w:rPr>
        <w:t xml:space="preserve"> para ver se a </w:t>
      </w:r>
      <w:proofErr w:type="spellStart"/>
      <w:r>
        <w:rPr>
          <w:lang w:val="pt-PT"/>
        </w:rPr>
        <w:t>check</w:t>
      </w:r>
      <w:proofErr w:type="spellEnd"/>
      <w:r>
        <w:rPr>
          <w:lang w:val="pt-PT"/>
        </w:rPr>
        <w:t xml:space="preserve"> se mantinha </w:t>
      </w:r>
      <w:proofErr w:type="spellStart"/>
      <w:proofErr w:type="gramStart"/>
      <w:r>
        <w:rPr>
          <w:lang w:val="pt-PT"/>
        </w:rPr>
        <w:t>off</w:t>
      </w:r>
      <w:proofErr w:type="spellEnd"/>
      <w:proofErr w:type="gramEnd"/>
      <w:r>
        <w:rPr>
          <w:lang w:val="pt-PT"/>
        </w:rPr>
        <w:t>.</w:t>
      </w:r>
    </w:p>
  </w:comment>
  <w:comment w:id="161" w:author="Carla" w:date="2013-05-29T22:41:00Z" w:initials="C">
    <w:p w:rsidR="001F19ED" w:rsidRPr="0035655E" w:rsidRDefault="001F19ED">
      <w:pPr>
        <w:pStyle w:val="Textodecomentrio"/>
        <w:rPr>
          <w:lang w:val="pt-PT"/>
        </w:rPr>
      </w:pPr>
      <w:r>
        <w:rPr>
          <w:rStyle w:val="Refdecomentrio"/>
        </w:rPr>
        <w:annotationRef/>
      </w:r>
      <w:r w:rsidRPr="0035655E">
        <w:rPr>
          <w:lang w:val="pt-PT"/>
        </w:rPr>
        <w:t xml:space="preserve">Pode dar </w:t>
      </w:r>
      <w:proofErr w:type="gramStart"/>
      <w:r w:rsidRPr="0035655E">
        <w:rPr>
          <w:lang w:val="pt-PT"/>
        </w:rPr>
        <w:t>a ideia que devem</w:t>
      </w:r>
      <w:proofErr w:type="gramEnd"/>
      <w:r w:rsidRPr="0035655E">
        <w:rPr>
          <w:lang w:val="pt-PT"/>
        </w:rPr>
        <w:t xml:space="preserve"> inserir as unidades. </w:t>
      </w:r>
      <w:r>
        <w:rPr>
          <w:lang w:val="pt-PT"/>
        </w:rPr>
        <w:t>Por 60 min e não apenas 60</w:t>
      </w:r>
    </w:p>
  </w:comment>
  <w:comment w:id="170" w:author="Carla" w:date="2013-05-29T22:43:00Z" w:initials="C">
    <w:p w:rsidR="001F19ED" w:rsidRPr="0035655E" w:rsidRDefault="001F19ED">
      <w:pPr>
        <w:pStyle w:val="Textodecomentrio"/>
        <w:rPr>
          <w:lang w:val="pt-PT"/>
        </w:rPr>
      </w:pPr>
      <w:r>
        <w:rPr>
          <w:rStyle w:val="Refdecomentrio"/>
        </w:rPr>
        <w:annotationRef/>
      </w:r>
      <w:r w:rsidRPr="0035655E">
        <w:rPr>
          <w:lang w:val="pt-PT"/>
        </w:rPr>
        <w:t>Devia ser dito quais as opç</w:t>
      </w:r>
      <w:r>
        <w:rPr>
          <w:lang w:val="pt-PT"/>
        </w:rPr>
        <w:t>ões.</w:t>
      </w:r>
    </w:p>
  </w:comment>
  <w:comment w:id="177" w:author="Carla" w:date="2013-05-29T22:45:00Z" w:initials="C">
    <w:p w:rsidR="001F19ED" w:rsidRPr="0035655E" w:rsidRDefault="001F19ED">
      <w:pPr>
        <w:pStyle w:val="Textodecomentrio"/>
        <w:rPr>
          <w:lang w:val="pt-PT"/>
        </w:rPr>
      </w:pPr>
      <w:r>
        <w:rPr>
          <w:rStyle w:val="Refdecomentrio"/>
        </w:rPr>
        <w:annotationRef/>
      </w:r>
      <w:r w:rsidRPr="0035655E">
        <w:rPr>
          <w:lang w:val="pt-PT"/>
        </w:rPr>
        <w:t xml:space="preserve">Porque </w:t>
      </w:r>
      <w:proofErr w:type="gramStart"/>
      <w:r w:rsidRPr="0035655E">
        <w:rPr>
          <w:lang w:val="pt-PT"/>
        </w:rPr>
        <w:t>esta eliminado</w:t>
      </w:r>
      <w:proofErr w:type="gramEnd"/>
      <w:r w:rsidRPr="0035655E">
        <w:rPr>
          <w:lang w:val="pt-PT"/>
        </w:rPr>
        <w:t xml:space="preserve">. Antes do passo 2 tem que se assegurar que o utilizador esta nas </w:t>
      </w:r>
      <w:proofErr w:type="spellStart"/>
      <w:r w:rsidRPr="0035655E">
        <w:rPr>
          <w:lang w:val="pt-PT"/>
        </w:rPr>
        <w:t>settings</w:t>
      </w:r>
      <w:proofErr w:type="spellEnd"/>
      <w:r w:rsidRPr="0035655E">
        <w:rPr>
          <w:lang w:val="pt-PT"/>
        </w:rPr>
        <w:t xml:space="preserve"> </w:t>
      </w:r>
    </w:p>
  </w:comment>
  <w:comment w:id="187" w:author="Carla" w:date="2013-05-29T22:53:00Z" w:initials="C">
    <w:p w:rsidR="001F19ED" w:rsidRPr="00603EEB" w:rsidRDefault="001F19ED">
      <w:pPr>
        <w:pStyle w:val="Textodecomentrio"/>
        <w:rPr>
          <w:lang w:val="pt-PT"/>
        </w:rPr>
      </w:pPr>
      <w:r>
        <w:rPr>
          <w:rStyle w:val="Refdecomentrio"/>
        </w:rPr>
        <w:annotationRef/>
      </w:r>
      <w:r w:rsidRPr="00603EEB">
        <w:rPr>
          <w:lang w:val="pt-PT"/>
        </w:rPr>
        <w:t>O resultado deve indicar qual a resposta da aplicaç</w:t>
      </w:r>
      <w:r>
        <w:rPr>
          <w:lang w:val="pt-PT"/>
        </w:rPr>
        <w:t>ão. Não como se deve comportar. Apresenta mensagem de validação, não deixa inserir mais que os 50, outro resultado</w:t>
      </w:r>
    </w:p>
  </w:comment>
  <w:comment w:id="208" w:author="Filipe Brandão" w:date="2013-05-28T21:44:00Z" w:initials="FB">
    <w:p w:rsidR="001F19ED" w:rsidRPr="00DD327C" w:rsidRDefault="001F19ED">
      <w:pPr>
        <w:pStyle w:val="Textodecomentrio"/>
        <w:rPr>
          <w:lang w:val="pt-PT"/>
        </w:rPr>
      </w:pPr>
      <w:r>
        <w:rPr>
          <w:rStyle w:val="Refdecomentrio"/>
        </w:rPr>
        <w:annotationRef/>
      </w:r>
      <w:r w:rsidRPr="00DD327C">
        <w:rPr>
          <w:lang w:val="pt-PT"/>
        </w:rPr>
        <w:t xml:space="preserve">Devia ser especificado </w:t>
      </w:r>
      <w:r>
        <w:rPr>
          <w:lang w:val="pt-PT"/>
        </w:rPr>
        <w:t xml:space="preserve">aqui </w:t>
      </w:r>
      <w:r w:rsidRPr="00DD327C">
        <w:rPr>
          <w:lang w:val="pt-PT"/>
        </w:rPr>
        <w:t xml:space="preserve">que essas 3 letras coincidiam com as primeiras 3 de uma tarefa </w:t>
      </w:r>
      <w:proofErr w:type="spellStart"/>
      <w:r w:rsidRPr="00DD327C">
        <w:rPr>
          <w:lang w:val="pt-PT"/>
        </w:rPr>
        <w:t>ja</w:t>
      </w:r>
      <w:proofErr w:type="spellEnd"/>
      <w:r w:rsidRPr="00DD327C">
        <w:rPr>
          <w:lang w:val="pt-PT"/>
        </w:rPr>
        <w:t xml:space="preserve"> </w:t>
      </w:r>
      <w:proofErr w:type="gramStart"/>
      <w:r w:rsidRPr="00DD327C">
        <w:rPr>
          <w:lang w:val="pt-PT"/>
        </w:rPr>
        <w:t>existente</w:t>
      </w:r>
      <w:r>
        <w:rPr>
          <w:lang w:val="pt-PT"/>
        </w:rPr>
        <w:t>..</w:t>
      </w:r>
      <w:proofErr w:type="gramEnd"/>
      <w:r>
        <w:rPr>
          <w:lang w:val="pt-PT"/>
        </w:rPr>
        <w:t xml:space="preserve"> </w:t>
      </w:r>
      <w:proofErr w:type="gramStart"/>
      <w:r>
        <w:rPr>
          <w:lang w:val="pt-PT"/>
        </w:rPr>
        <w:t>não</w:t>
      </w:r>
      <w:proofErr w:type="gramEnd"/>
      <w:r>
        <w:rPr>
          <w:lang w:val="pt-PT"/>
        </w:rPr>
        <w:t xml:space="preserve"> no resultado esperado.</w:t>
      </w:r>
    </w:p>
  </w:comment>
  <w:comment w:id="224" w:author="Filipe Brandão" w:date="2013-05-28T21:48:00Z" w:initials="FB">
    <w:p w:rsidR="001F19ED" w:rsidRPr="00DD327C" w:rsidRDefault="001F19ED">
      <w:pPr>
        <w:pStyle w:val="Textodecomentrio"/>
        <w:rPr>
          <w:lang w:val="pt-PT"/>
        </w:rPr>
      </w:pPr>
      <w:r>
        <w:rPr>
          <w:rStyle w:val="Refdecomentrio"/>
        </w:rPr>
        <w:annotationRef/>
      </w:r>
      <w:r w:rsidRPr="00DD327C">
        <w:rPr>
          <w:lang w:val="pt-PT"/>
        </w:rPr>
        <w:t>Algo redundante em relação ao teste anterior</w:t>
      </w:r>
    </w:p>
  </w:comment>
  <w:comment w:id="232" w:author="Filipe Brandão" w:date="2013-05-28T21:49:00Z" w:initials="FB">
    <w:p w:rsidR="001F19ED" w:rsidRPr="00DD327C" w:rsidRDefault="001F19ED">
      <w:pPr>
        <w:pStyle w:val="Textodecomentrio"/>
        <w:rPr>
          <w:lang w:val="pt-PT"/>
        </w:rPr>
      </w:pPr>
      <w:r>
        <w:rPr>
          <w:rStyle w:val="Refdecomentrio"/>
        </w:rPr>
        <w:annotationRef/>
      </w:r>
      <w:r w:rsidRPr="00DD327C">
        <w:rPr>
          <w:lang w:val="pt-PT"/>
        </w:rPr>
        <w:t xml:space="preserve">Porque é que este teste foi </w:t>
      </w:r>
      <w:proofErr w:type="gramStart"/>
      <w:r w:rsidRPr="00DD327C">
        <w:rPr>
          <w:lang w:val="pt-PT"/>
        </w:rPr>
        <w:t>eliminado??</w:t>
      </w:r>
      <w:proofErr w:type="gramEnd"/>
      <w:r w:rsidRPr="00DD327C">
        <w:rPr>
          <w:lang w:val="pt-PT"/>
        </w:rPr>
        <w:t xml:space="preserve"> </w:t>
      </w:r>
      <w:r>
        <w:rPr>
          <w:lang w:val="pt-PT"/>
        </w:rPr>
        <w:t>Parece-me fazer sentido a sua existência.</w:t>
      </w:r>
    </w:p>
  </w:comment>
  <w:comment w:id="233" w:author="Carla" w:date="2013-05-29T23:11:00Z" w:initials="C">
    <w:p w:rsidR="001F19ED" w:rsidRPr="00A676E1" w:rsidRDefault="001F19ED">
      <w:pPr>
        <w:pStyle w:val="Textodecomentrio"/>
        <w:rPr>
          <w:lang w:val="pt-PT"/>
        </w:rPr>
      </w:pPr>
      <w:r>
        <w:rPr>
          <w:rStyle w:val="Refdecomentrio"/>
        </w:rPr>
        <w:annotationRef/>
      </w:r>
      <w:r w:rsidRPr="00A676E1">
        <w:rPr>
          <w:lang w:val="pt-PT"/>
        </w:rPr>
        <w:t>Concord com o Brandão</w:t>
      </w:r>
      <w:r>
        <w:rPr>
          <w:lang w:val="pt-PT"/>
        </w:rPr>
        <w:t>. Validar teste com ID 11. Parece-me que e semelhante a este</w:t>
      </w:r>
    </w:p>
  </w:comment>
  <w:comment w:id="315" w:author="Carla" w:date="2013-05-29T23:08:00Z" w:initials="C">
    <w:p w:rsidR="001F19ED" w:rsidRPr="00A676E1" w:rsidRDefault="001F19ED">
      <w:pPr>
        <w:pStyle w:val="Textodecomentrio"/>
        <w:rPr>
          <w:lang w:val="pt-PT"/>
        </w:rPr>
      </w:pPr>
      <w:r>
        <w:rPr>
          <w:rStyle w:val="Refdecomentrio"/>
        </w:rPr>
        <w:annotationRef/>
      </w:r>
      <w:r w:rsidRPr="00A676E1">
        <w:rPr>
          <w:lang w:val="pt-PT"/>
        </w:rPr>
        <w:t xml:space="preserve">Como se validar nesta fase se a entrada foi criada na base de </w:t>
      </w:r>
      <w:proofErr w:type="gramStart"/>
      <w:r w:rsidRPr="00A676E1">
        <w:rPr>
          <w:lang w:val="pt-PT"/>
        </w:rPr>
        <w:t>dados???</w:t>
      </w:r>
      <w:proofErr w:type="gramEnd"/>
    </w:p>
  </w:comment>
  <w:comment w:id="332" w:author="Carla" w:date="2013-05-29T23:12:00Z" w:initials="C">
    <w:p w:rsidR="001F19ED" w:rsidRPr="00A676E1" w:rsidRDefault="001F19ED">
      <w:pPr>
        <w:pStyle w:val="Textodecomentrio"/>
        <w:rPr>
          <w:lang w:val="pt-PT"/>
        </w:rPr>
      </w:pPr>
      <w:r>
        <w:rPr>
          <w:rStyle w:val="Refdecomentrio"/>
        </w:rPr>
        <w:annotationRef/>
      </w:r>
      <w:r w:rsidRPr="00A676E1">
        <w:rPr>
          <w:lang w:val="pt-PT"/>
        </w:rPr>
        <w:t xml:space="preserve">Devia ter informação para assegurar que esta uma </w:t>
      </w:r>
      <w:proofErr w:type="spellStart"/>
      <w:r w:rsidRPr="00A676E1">
        <w:rPr>
          <w:lang w:val="pt-PT"/>
        </w:rPr>
        <w:t>task</w:t>
      </w:r>
      <w:proofErr w:type="spellEnd"/>
      <w:r w:rsidRPr="00A676E1">
        <w:rPr>
          <w:lang w:val="pt-PT"/>
        </w:rPr>
        <w:t xml:space="preserve"> a correr.</w:t>
      </w:r>
    </w:p>
  </w:comment>
  <w:comment w:id="340" w:author="Mário Oliveira" w:date="2013-05-26T18:13:00Z" w:initials="MO">
    <w:p w:rsidR="001F19ED" w:rsidRPr="00936EF0" w:rsidRDefault="001F19ED">
      <w:pPr>
        <w:pStyle w:val="Textodecomentrio"/>
        <w:rPr>
          <w:lang w:val="pt-PT"/>
        </w:rPr>
      </w:pPr>
      <w:r>
        <w:rPr>
          <w:rStyle w:val="Refdecomentrio"/>
        </w:rPr>
        <w:annotationRef/>
      </w:r>
      <w:r w:rsidRPr="00936EF0">
        <w:rPr>
          <w:lang w:val="pt-PT"/>
        </w:rPr>
        <w:t xml:space="preserve">É possível ver os detalhes também a partir do botão que está na minimal </w:t>
      </w:r>
      <w:proofErr w:type="spellStart"/>
      <w:r w:rsidRPr="00936EF0">
        <w:rPr>
          <w:lang w:val="pt-PT"/>
        </w:rPr>
        <w:t>view</w:t>
      </w:r>
      <w:proofErr w:type="spellEnd"/>
    </w:p>
  </w:comment>
  <w:comment w:id="357" w:author="Mário Oliveira" w:date="2013-05-26T18:19:00Z" w:initials="MO">
    <w:p w:rsidR="001F19ED" w:rsidRPr="00936EF0" w:rsidRDefault="001F19ED">
      <w:pPr>
        <w:pStyle w:val="Textodecomentrio"/>
        <w:rPr>
          <w:lang w:val="pt-PT"/>
        </w:rPr>
      </w:pPr>
      <w:r>
        <w:rPr>
          <w:rStyle w:val="Refdecomentrio"/>
        </w:rPr>
        <w:annotationRef/>
      </w:r>
      <w:r w:rsidRPr="00936EF0">
        <w:rPr>
          <w:lang w:val="pt-PT"/>
        </w:rPr>
        <w:t xml:space="preserve">Este botão está na minimal </w:t>
      </w:r>
      <w:proofErr w:type="spellStart"/>
      <w:r w:rsidRPr="00936EF0">
        <w:rPr>
          <w:lang w:val="pt-PT"/>
        </w:rPr>
        <w:t>view</w:t>
      </w:r>
      <w:proofErr w:type="spellEnd"/>
      <w:r w:rsidRPr="00936EF0">
        <w:rPr>
          <w:lang w:val="pt-PT"/>
        </w:rPr>
        <w:t xml:space="preserve"> e na janela dos detalhes, não na </w:t>
      </w:r>
      <w:proofErr w:type="spellStart"/>
      <w:r w:rsidRPr="00936EF0">
        <w:rPr>
          <w:lang w:val="pt-PT"/>
        </w:rPr>
        <w:t>task</w:t>
      </w:r>
      <w:proofErr w:type="spellEnd"/>
      <w:r w:rsidRPr="00936EF0">
        <w:rPr>
          <w:lang w:val="pt-PT"/>
        </w:rPr>
        <w:t xml:space="preserve"> </w:t>
      </w:r>
      <w:proofErr w:type="spellStart"/>
      <w:r w:rsidRPr="00936EF0">
        <w:rPr>
          <w:lang w:val="pt-PT"/>
        </w:rPr>
        <w:t>list</w:t>
      </w:r>
      <w:proofErr w:type="spellEnd"/>
    </w:p>
  </w:comment>
  <w:comment w:id="358" w:author="Carla" w:date="2013-05-29T23:17:00Z" w:initials="C">
    <w:p w:rsidR="001F19ED" w:rsidRPr="00A676E1" w:rsidRDefault="001F19ED">
      <w:pPr>
        <w:pStyle w:val="Textodecomentrio"/>
        <w:rPr>
          <w:lang w:val="pt-PT"/>
        </w:rPr>
      </w:pPr>
      <w:r>
        <w:rPr>
          <w:rStyle w:val="Refdecomentrio"/>
        </w:rPr>
        <w:annotationRef/>
      </w:r>
      <w:r w:rsidRPr="00A676E1">
        <w:rPr>
          <w:lang w:val="pt-PT"/>
        </w:rPr>
        <w:t>Devia haver um passo para salvar as configuraç</w:t>
      </w:r>
      <w:r>
        <w:rPr>
          <w:lang w:val="pt-PT"/>
        </w:rPr>
        <w:t>ões. Ou então o resultado não inclui remover da base de dados</w:t>
      </w:r>
    </w:p>
  </w:comment>
  <w:comment w:id="366" w:author="Carla" w:date="2013-05-29T23:19:00Z" w:initials="C">
    <w:p w:rsidR="001F19ED" w:rsidRPr="008901D3" w:rsidRDefault="001F19ED">
      <w:pPr>
        <w:pStyle w:val="Textodecomentrio"/>
        <w:rPr>
          <w:lang w:val="pt-PT"/>
        </w:rPr>
      </w:pPr>
      <w:r>
        <w:rPr>
          <w:rStyle w:val="Refdecomentrio"/>
        </w:rPr>
        <w:annotationRef/>
      </w:r>
      <w:r w:rsidRPr="008901D3">
        <w:rPr>
          <w:lang w:val="pt-PT"/>
        </w:rPr>
        <w:t>Deve ser especificado onde se encontra o bot</w:t>
      </w:r>
      <w:r>
        <w:rPr>
          <w:lang w:val="pt-PT"/>
        </w:rPr>
        <w:t>ão</w:t>
      </w:r>
    </w:p>
  </w:comment>
  <w:comment w:id="367" w:author="Mário Oliveira" w:date="2013-05-26T18:21:00Z" w:initials="MO">
    <w:p w:rsidR="001F19ED" w:rsidRPr="00936EF0" w:rsidRDefault="001F19ED">
      <w:pPr>
        <w:pStyle w:val="Textodecomentrio"/>
        <w:rPr>
          <w:lang w:val="pt-PT"/>
        </w:rPr>
      </w:pPr>
      <w:r>
        <w:rPr>
          <w:rStyle w:val="Refdecomentrio"/>
        </w:rPr>
        <w:annotationRef/>
      </w:r>
      <w:r w:rsidRPr="00936EF0">
        <w:rPr>
          <w:lang w:val="pt-PT"/>
        </w:rPr>
        <w:t xml:space="preserve">Este botão não se encontra na </w:t>
      </w:r>
      <w:proofErr w:type="spellStart"/>
      <w:r w:rsidRPr="00936EF0">
        <w:rPr>
          <w:lang w:val="pt-PT"/>
        </w:rPr>
        <w:t>task</w:t>
      </w:r>
      <w:proofErr w:type="spellEnd"/>
      <w:r w:rsidRPr="00936EF0">
        <w:rPr>
          <w:lang w:val="pt-PT"/>
        </w:rPr>
        <w:t xml:space="preserve"> </w:t>
      </w:r>
      <w:proofErr w:type="spellStart"/>
      <w:r w:rsidRPr="00936EF0">
        <w:rPr>
          <w:lang w:val="pt-PT"/>
        </w:rPr>
        <w:t>list</w:t>
      </w:r>
      <w:proofErr w:type="spellEnd"/>
    </w:p>
  </w:comment>
  <w:comment w:id="370" w:author="Carla" w:date="2013-05-29T23:22:00Z" w:initials="C">
    <w:p w:rsidR="001F19ED" w:rsidRDefault="001F19ED">
      <w:pPr>
        <w:pStyle w:val="Textodecomentrio"/>
        <w:rPr>
          <w:lang w:val="pt-PT"/>
        </w:rPr>
      </w:pPr>
      <w:r>
        <w:rPr>
          <w:rStyle w:val="Refdecomentrio"/>
        </w:rPr>
        <w:annotationRef/>
      </w:r>
      <w:r w:rsidRPr="008901D3">
        <w:rPr>
          <w:lang w:val="pt-PT"/>
        </w:rPr>
        <w:t>Não é um passo é o resultado esperado do passo 1</w:t>
      </w:r>
      <w:r>
        <w:rPr>
          <w:lang w:val="pt-PT"/>
        </w:rPr>
        <w:t>.</w:t>
      </w:r>
    </w:p>
    <w:p w:rsidR="001F19ED" w:rsidRPr="008901D3" w:rsidRDefault="001F19ED">
      <w:pPr>
        <w:pStyle w:val="Textodecomentrio"/>
        <w:rPr>
          <w:lang w:val="pt-PT"/>
        </w:rPr>
      </w:pPr>
      <w:r>
        <w:rPr>
          <w:lang w:val="pt-PT"/>
        </w:rPr>
        <w:t xml:space="preserve">Isto acontece em outros testes. Passos são as </w:t>
      </w:r>
      <w:proofErr w:type="spellStart"/>
      <w:r>
        <w:rPr>
          <w:lang w:val="pt-PT"/>
        </w:rPr>
        <w:t>acções</w:t>
      </w:r>
      <w:proofErr w:type="spellEnd"/>
      <w:r>
        <w:rPr>
          <w:lang w:val="pt-PT"/>
        </w:rPr>
        <w:t xml:space="preserve"> do utilizador</w:t>
      </w:r>
    </w:p>
  </w:comment>
  <w:comment w:id="372" w:author="Carla" w:date="2013-05-29T23:23:00Z" w:initials="C">
    <w:p w:rsidR="001F19ED" w:rsidRDefault="001F19ED">
      <w:pPr>
        <w:pStyle w:val="Textodecomentrio"/>
      </w:pPr>
      <w:r>
        <w:rPr>
          <w:rStyle w:val="Refdecomentrio"/>
        </w:rPr>
        <w:annotationRef/>
      </w:r>
      <w:r>
        <w:t>The User edits an existing time or inserts a new one changing the start date and end date</w:t>
      </w:r>
    </w:p>
  </w:comment>
  <w:comment w:id="383" w:author="Mário Oliveira" w:date="2013-05-26T18:24:00Z" w:initials="MO">
    <w:p w:rsidR="001F19ED" w:rsidRPr="00936EF0" w:rsidRDefault="001F19ED">
      <w:pPr>
        <w:pStyle w:val="Textodecomentrio"/>
        <w:rPr>
          <w:lang w:val="pt-PT"/>
        </w:rPr>
      </w:pPr>
      <w:r>
        <w:rPr>
          <w:rStyle w:val="Refdecomentrio"/>
        </w:rPr>
        <w:annotationRef/>
      </w:r>
      <w:r w:rsidRPr="00936EF0">
        <w:rPr>
          <w:lang w:val="pt-PT"/>
        </w:rPr>
        <w:t>Mesma coisa</w:t>
      </w:r>
    </w:p>
  </w:comment>
  <w:comment w:id="397" w:author="Mário Oliveira" w:date="2013-05-26T18:25:00Z" w:initials="MO">
    <w:p w:rsidR="001F19ED" w:rsidRPr="00936EF0" w:rsidRDefault="001F19ED">
      <w:pPr>
        <w:pStyle w:val="Textodecomentrio"/>
        <w:rPr>
          <w:lang w:val="pt-PT"/>
        </w:rPr>
      </w:pPr>
      <w:r>
        <w:rPr>
          <w:rStyle w:val="Refdecomentrio"/>
        </w:rPr>
        <w:annotationRef/>
      </w:r>
      <w:r w:rsidRPr="00936EF0">
        <w:rPr>
          <w:lang w:val="pt-PT"/>
        </w:rPr>
        <w:t>Mesmo comentário</w:t>
      </w:r>
    </w:p>
  </w:comment>
  <w:comment w:id="398" w:author="Mário Oliveira" w:date="2013-05-26T18:26:00Z" w:initials="MO">
    <w:p w:rsidR="001F19ED" w:rsidRPr="00936EF0" w:rsidRDefault="001F19ED">
      <w:pPr>
        <w:pStyle w:val="Textodecomentrio"/>
        <w:rPr>
          <w:lang w:val="pt-PT"/>
        </w:rPr>
      </w:pPr>
      <w:r>
        <w:rPr>
          <w:rStyle w:val="Refdecomentrio"/>
        </w:rPr>
        <w:annotationRef/>
      </w:r>
      <w:r w:rsidRPr="00936EF0">
        <w:rPr>
          <w:lang w:val="pt-PT"/>
        </w:rPr>
        <w:t>O nome da tarefa é único…</w:t>
      </w:r>
    </w:p>
  </w:comment>
  <w:comment w:id="399" w:author="Carla" w:date="2013-05-29T23:27:00Z" w:initials="C">
    <w:p w:rsidR="001F19ED" w:rsidRPr="008901D3" w:rsidRDefault="001F19ED">
      <w:pPr>
        <w:pStyle w:val="Textodecomentrio"/>
        <w:rPr>
          <w:lang w:val="pt-PT"/>
        </w:rPr>
      </w:pPr>
      <w:r>
        <w:rPr>
          <w:rStyle w:val="Refdecomentrio"/>
        </w:rPr>
        <w:annotationRef/>
      </w:r>
      <w:r w:rsidRPr="008901D3">
        <w:rPr>
          <w:lang w:val="pt-PT"/>
        </w:rPr>
        <w:t xml:space="preserve">Devia dizer que </w:t>
      </w:r>
      <w:proofErr w:type="gramStart"/>
      <w:r w:rsidRPr="008901D3">
        <w:rPr>
          <w:lang w:val="pt-PT"/>
        </w:rPr>
        <w:t>campos é</w:t>
      </w:r>
      <w:proofErr w:type="gramEnd"/>
      <w:r w:rsidRPr="008901D3">
        <w:rPr>
          <w:lang w:val="pt-PT"/>
        </w:rPr>
        <w:t xml:space="preserve"> para editar, n</w:t>
      </w:r>
      <w:r>
        <w:rPr>
          <w:lang w:val="pt-PT"/>
        </w:rPr>
        <w:t>ão os elementos do interface</w:t>
      </w:r>
    </w:p>
  </w:comment>
  <w:comment w:id="407" w:author="Mário Oliveira" w:date="2013-05-26T18:26:00Z" w:initials="MO">
    <w:p w:rsidR="001F19ED" w:rsidRPr="00936EF0" w:rsidRDefault="001F19ED">
      <w:pPr>
        <w:pStyle w:val="Textodecomentrio"/>
        <w:rPr>
          <w:lang w:val="pt-PT"/>
        </w:rPr>
      </w:pPr>
      <w:r>
        <w:rPr>
          <w:rStyle w:val="Refdecomentrio"/>
        </w:rPr>
        <w:annotationRef/>
      </w:r>
      <w:r w:rsidRPr="00936EF0">
        <w:rPr>
          <w:lang w:val="pt-PT"/>
        </w:rPr>
        <w:t>Mesmo comentário e tem numeração a mais</w:t>
      </w:r>
    </w:p>
  </w:comment>
  <w:comment w:id="408" w:author="David Silva" w:date="2013-05-27T21:09:00Z" w:initials="DS">
    <w:p w:rsidR="001F19ED" w:rsidRPr="00B47607" w:rsidRDefault="001F19ED">
      <w:pPr>
        <w:pStyle w:val="Textodecomentrio"/>
        <w:rPr>
          <w:lang w:val="pt-PT"/>
        </w:rPr>
      </w:pPr>
      <w:r>
        <w:rPr>
          <w:rStyle w:val="Refdecomentrio"/>
        </w:rPr>
        <w:annotationRef/>
      </w:r>
      <w:r w:rsidRPr="00B47607">
        <w:rPr>
          <w:lang w:val="pt-PT"/>
        </w:rPr>
        <w:t>Tinha</w:t>
      </w:r>
    </w:p>
  </w:comment>
  <w:comment w:id="433" w:author="Carla" w:date="2013-05-29T23:37:00Z" w:initials="C">
    <w:p w:rsidR="001F19ED" w:rsidRPr="004956E8" w:rsidRDefault="001F19ED">
      <w:pPr>
        <w:pStyle w:val="Textodecomentrio"/>
        <w:rPr>
          <w:lang w:val="pt-PT"/>
        </w:rPr>
      </w:pPr>
      <w:r>
        <w:rPr>
          <w:rStyle w:val="Refdecomentrio"/>
        </w:rPr>
        <w:annotationRef/>
      </w:r>
      <w:r w:rsidRPr="004956E8">
        <w:rPr>
          <w:lang w:val="pt-PT"/>
        </w:rPr>
        <w:t xml:space="preserve">Fazia mais sentido assegurar que a lista de tarefas esta </w:t>
      </w:r>
      <w:proofErr w:type="spellStart"/>
      <w:r w:rsidRPr="004956E8">
        <w:rPr>
          <w:lang w:val="pt-PT"/>
        </w:rPr>
        <w:t>visivel</w:t>
      </w:r>
      <w:proofErr w:type="spellEnd"/>
    </w:p>
  </w:comment>
  <w:comment w:id="446" w:author="Carla" w:date="2013-05-29T23:38:00Z" w:initials="C">
    <w:p w:rsidR="001F19ED" w:rsidRPr="004956E8" w:rsidRDefault="001F19ED">
      <w:pPr>
        <w:pStyle w:val="Textodecomentrio"/>
        <w:rPr>
          <w:lang w:val="pt-PT"/>
        </w:rPr>
      </w:pPr>
      <w:r>
        <w:rPr>
          <w:rStyle w:val="Refdecomentrio"/>
        </w:rPr>
        <w:annotationRef/>
      </w:r>
      <w:r w:rsidRPr="004956E8">
        <w:rPr>
          <w:lang w:val="pt-PT"/>
        </w:rPr>
        <w:t xml:space="preserve">Estas situações não são concorrentes. </w:t>
      </w:r>
      <w:r>
        <w:rPr>
          <w:lang w:val="pt-PT"/>
        </w:rPr>
        <w:t xml:space="preserve">Não da para clicar na </w:t>
      </w:r>
      <w:proofErr w:type="spellStart"/>
      <w:r>
        <w:rPr>
          <w:lang w:val="pt-PT"/>
        </w:rPr>
        <w:t>arrow</w:t>
      </w:r>
      <w:proofErr w:type="spellEnd"/>
      <w:r>
        <w:rPr>
          <w:lang w:val="pt-PT"/>
        </w:rPr>
        <w:t xml:space="preserve"> sem ter iniciado o </w:t>
      </w:r>
      <w:proofErr w:type="spellStart"/>
      <w:r>
        <w:rPr>
          <w:lang w:val="pt-PT"/>
        </w:rPr>
        <w:t>porgrama</w:t>
      </w:r>
      <w:proofErr w:type="spellEnd"/>
      <w:r>
        <w:rPr>
          <w:lang w:val="pt-PT"/>
        </w:rPr>
        <w:t>. Não seria “</w:t>
      </w:r>
      <w:proofErr w:type="spellStart"/>
      <w:r>
        <w:rPr>
          <w:lang w:val="pt-PT"/>
        </w:rPr>
        <w:t>and</w:t>
      </w:r>
      <w:proofErr w:type="spellEnd"/>
      <w:r>
        <w:rPr>
          <w:lang w:val="pt-PT"/>
        </w:rPr>
        <w:t>”</w:t>
      </w:r>
    </w:p>
  </w:comment>
  <w:comment w:id="460" w:author="Carla" w:date="2013-05-29T23:41:00Z" w:initials="C">
    <w:p w:rsidR="001F19ED" w:rsidRPr="00C51B8D" w:rsidRDefault="001F19ED">
      <w:pPr>
        <w:pStyle w:val="Textodecomentrio"/>
        <w:rPr>
          <w:lang w:val="pt-PT"/>
        </w:rPr>
      </w:pPr>
      <w:r>
        <w:rPr>
          <w:rStyle w:val="Refdecomentrio"/>
        </w:rPr>
        <w:annotationRef/>
      </w:r>
      <w:r w:rsidRPr="00C51B8D">
        <w:rPr>
          <w:lang w:val="pt-PT"/>
        </w:rPr>
        <w:t xml:space="preserve">Se no resultado apresentam os campos, então nos passos deviam estar quais os campos por qual fazer o </w:t>
      </w:r>
      <w:proofErr w:type="spellStart"/>
      <w:r w:rsidRPr="00C51B8D">
        <w:rPr>
          <w:lang w:val="pt-PT"/>
        </w:rPr>
        <w:t>sort</w:t>
      </w:r>
      <w:proofErr w:type="spellEnd"/>
      <w:r w:rsidRPr="00C51B8D">
        <w:rPr>
          <w:lang w:val="pt-PT"/>
        </w:rPr>
        <w:t xml:space="preserve"> e feita a </w:t>
      </w:r>
      <w:r>
        <w:rPr>
          <w:lang w:val="pt-PT"/>
        </w:rPr>
        <w:t>correspondência. È informação não o resultado do teste.</w:t>
      </w:r>
    </w:p>
  </w:comment>
  <w:comment w:id="464" w:author="Carla" w:date="2013-05-29T23:42:00Z" w:initials="C">
    <w:p w:rsidR="001F19ED" w:rsidRPr="00C51B8D" w:rsidRDefault="001F19ED">
      <w:pPr>
        <w:pStyle w:val="Textodecomentrio"/>
        <w:rPr>
          <w:lang w:val="pt-PT"/>
        </w:rPr>
      </w:pPr>
      <w:r>
        <w:rPr>
          <w:rStyle w:val="Refdecomentrio"/>
        </w:rPr>
        <w:annotationRef/>
      </w:r>
      <w:r w:rsidRPr="00C51B8D">
        <w:rPr>
          <w:lang w:val="pt-PT"/>
        </w:rPr>
        <w:t>Pagina vazia</w:t>
      </w:r>
    </w:p>
  </w:comment>
  <w:comment w:id="477" w:author="Carla" w:date="2013-05-29T23:44:00Z" w:initials="C">
    <w:p w:rsidR="001F19ED" w:rsidRPr="00C51B8D" w:rsidRDefault="001F19ED">
      <w:pPr>
        <w:pStyle w:val="Textodecomentrio"/>
        <w:rPr>
          <w:lang w:val="pt-PT"/>
        </w:rPr>
      </w:pPr>
      <w:r>
        <w:rPr>
          <w:rStyle w:val="Refdecomentrio"/>
        </w:rPr>
        <w:annotationRef/>
      </w:r>
      <w:proofErr w:type="spellStart"/>
      <w:r w:rsidRPr="00C51B8D">
        <w:rPr>
          <w:lang w:val="pt-PT"/>
        </w:rPr>
        <w:t>Nao</w:t>
      </w:r>
      <w:proofErr w:type="spellEnd"/>
      <w:r w:rsidRPr="00C51B8D">
        <w:rPr>
          <w:lang w:val="pt-PT"/>
        </w:rPr>
        <w:t xml:space="preserve"> esta nesta posiç</w:t>
      </w:r>
      <w:r>
        <w:rPr>
          <w:lang w:val="pt-PT"/>
        </w:rPr>
        <w:t>ão</w:t>
      </w:r>
    </w:p>
  </w:comment>
  <w:comment w:id="499" w:author="Carla" w:date="2013-05-29T23:51:00Z" w:initials="C">
    <w:p w:rsidR="001F19ED" w:rsidRPr="00C2152B" w:rsidRDefault="001F19ED">
      <w:pPr>
        <w:pStyle w:val="Textodecomentrio"/>
        <w:rPr>
          <w:lang w:val="pt-PT"/>
        </w:rPr>
      </w:pPr>
      <w:r>
        <w:rPr>
          <w:rStyle w:val="Refdecomentrio"/>
        </w:rPr>
        <w:annotationRef/>
      </w:r>
      <w:r w:rsidRPr="00C2152B">
        <w:rPr>
          <w:lang w:val="pt-PT"/>
        </w:rPr>
        <w:t>Este teste n</w:t>
      </w:r>
      <w:r>
        <w:rPr>
          <w:lang w:val="pt-PT"/>
        </w:rPr>
        <w:t>ão esta de acordo com o nome do teste</w:t>
      </w:r>
    </w:p>
  </w:comment>
  <w:comment w:id="490" w:author="Mário Oliveira" w:date="2013-05-26T18:35:00Z" w:initials="MO">
    <w:p w:rsidR="001F19ED" w:rsidRPr="00936EF0" w:rsidRDefault="001F19ED">
      <w:pPr>
        <w:pStyle w:val="Textodecomentrio"/>
        <w:rPr>
          <w:lang w:val="pt-PT"/>
        </w:rPr>
      </w:pPr>
      <w:r>
        <w:rPr>
          <w:rStyle w:val="Refdecomentrio"/>
        </w:rPr>
        <w:annotationRef/>
      </w:r>
      <w:r w:rsidRPr="00936EF0">
        <w:rPr>
          <w:lang w:val="pt-PT"/>
        </w:rPr>
        <w:t>Explicar melhor</w:t>
      </w:r>
    </w:p>
  </w:comment>
  <w:comment w:id="507" w:author="Carla" w:date="2013-05-29T23:52:00Z" w:initials="C">
    <w:p w:rsidR="001F19ED" w:rsidRPr="00C2152B" w:rsidRDefault="001F19ED">
      <w:pPr>
        <w:pStyle w:val="Textodecomentrio"/>
        <w:rPr>
          <w:lang w:val="pt-PT"/>
        </w:rPr>
      </w:pPr>
      <w:r>
        <w:rPr>
          <w:rStyle w:val="Refdecomentrio"/>
        </w:rPr>
        <w:annotationRef/>
      </w:r>
      <w:proofErr w:type="spellStart"/>
      <w:r w:rsidRPr="00C2152B">
        <w:rPr>
          <w:lang w:val="pt-PT"/>
        </w:rPr>
        <w:t>Or</w:t>
      </w:r>
      <w:proofErr w:type="spellEnd"/>
      <w:r w:rsidRPr="00C2152B">
        <w:rPr>
          <w:lang w:val="pt-PT"/>
        </w:rPr>
        <w:t xml:space="preserve"> não faz sentido </w:t>
      </w:r>
    </w:p>
  </w:comment>
  <w:comment w:id="530" w:author="Carla" w:date="2013-05-29T23:54:00Z" w:initials="C">
    <w:p w:rsidR="001F19ED" w:rsidRPr="00C2152B" w:rsidRDefault="001F19ED">
      <w:pPr>
        <w:pStyle w:val="Textodecomentrio"/>
        <w:rPr>
          <w:lang w:val="pt-PT"/>
        </w:rPr>
      </w:pPr>
      <w:r>
        <w:rPr>
          <w:rStyle w:val="Refdecomentrio"/>
        </w:rPr>
        <w:annotationRef/>
      </w:r>
      <w:r w:rsidRPr="00C2152B">
        <w:rPr>
          <w:lang w:val="pt-PT"/>
        </w:rPr>
        <w:t>Não seria um ou outro, “</w:t>
      </w:r>
      <w:proofErr w:type="spellStart"/>
      <w:r w:rsidRPr="00C2152B">
        <w:rPr>
          <w:lang w:val="pt-PT"/>
        </w:rPr>
        <w:t>one</w:t>
      </w:r>
      <w:proofErr w:type="spellEnd"/>
      <w:r w:rsidRPr="00C2152B">
        <w:rPr>
          <w:lang w:val="pt-PT"/>
        </w:rPr>
        <w:t xml:space="preserve"> </w:t>
      </w:r>
      <w:proofErr w:type="spellStart"/>
      <w:r w:rsidRPr="00C2152B">
        <w:rPr>
          <w:lang w:val="pt-PT"/>
        </w:rPr>
        <w:t>or</w:t>
      </w:r>
      <w:proofErr w:type="spellEnd"/>
      <w:r w:rsidRPr="00C2152B">
        <w:rPr>
          <w:lang w:val="pt-PT"/>
        </w:rPr>
        <w:t xml:space="preserve"> </w:t>
      </w:r>
      <w:proofErr w:type="spellStart"/>
      <w:r w:rsidRPr="00C2152B">
        <w:rPr>
          <w:lang w:val="pt-PT"/>
        </w:rPr>
        <w:t>the</w:t>
      </w:r>
      <w:proofErr w:type="spellEnd"/>
      <w:r w:rsidRPr="00C2152B">
        <w:rPr>
          <w:lang w:val="pt-PT"/>
        </w:rPr>
        <w:t xml:space="preserve"> </w:t>
      </w:r>
      <w:proofErr w:type="spellStart"/>
      <w:r w:rsidRPr="00C2152B">
        <w:rPr>
          <w:lang w:val="pt-PT"/>
        </w:rPr>
        <w:t>other</w:t>
      </w:r>
      <w:proofErr w:type="spellEnd"/>
      <w:r w:rsidRPr="00C2152B">
        <w:rPr>
          <w:lang w:val="pt-PT"/>
        </w:rPr>
        <w:t>”</w:t>
      </w:r>
    </w:p>
  </w:comment>
  <w:comment w:id="540" w:author="Mário Oliveira" w:date="2013-05-26T18:39:00Z" w:initials="MO">
    <w:p w:rsidR="001F19ED" w:rsidRPr="00936EF0" w:rsidRDefault="001F19ED">
      <w:pPr>
        <w:pStyle w:val="Textodecomentrio"/>
        <w:rPr>
          <w:lang w:val="pt-PT"/>
        </w:rPr>
      </w:pPr>
      <w:r>
        <w:rPr>
          <w:rStyle w:val="Refdecomentrio"/>
        </w:rPr>
        <w:annotationRef/>
      </w:r>
      <w:r w:rsidRPr="00936EF0">
        <w:rPr>
          <w:lang w:val="pt-PT"/>
        </w:rPr>
        <w:t>Mesma coisa</w:t>
      </w:r>
    </w:p>
  </w:comment>
  <w:comment w:id="547" w:author="Carla" w:date="2013-05-29T23:55:00Z" w:initials="C">
    <w:p w:rsidR="001F19ED" w:rsidRPr="00C2152B" w:rsidRDefault="001F19ED">
      <w:pPr>
        <w:pStyle w:val="Textodecomentrio"/>
        <w:rPr>
          <w:lang w:val="pt-PT"/>
        </w:rPr>
      </w:pPr>
      <w:r>
        <w:rPr>
          <w:rStyle w:val="Refdecomentrio"/>
        </w:rPr>
        <w:annotationRef/>
      </w:r>
      <w:r w:rsidRPr="00C2152B">
        <w:rPr>
          <w:lang w:val="pt-PT"/>
        </w:rPr>
        <w:t>Mesmo que em cima</w:t>
      </w:r>
    </w:p>
  </w:comment>
  <w:comment w:id="559" w:author="Filipe Brandão" w:date="2013-05-28T22:48:00Z" w:initials="FB">
    <w:p w:rsidR="001F19ED" w:rsidRPr="00364D79" w:rsidRDefault="001F19ED">
      <w:pPr>
        <w:pStyle w:val="Textodecomentrio"/>
        <w:rPr>
          <w:lang w:val="pt-PT"/>
        </w:rPr>
      </w:pPr>
      <w:r>
        <w:rPr>
          <w:rStyle w:val="Refdecomentrio"/>
        </w:rPr>
        <w:annotationRef/>
      </w:r>
      <w:r w:rsidRPr="00364D79">
        <w:rPr>
          <w:lang w:val="pt-PT"/>
        </w:rPr>
        <w:t xml:space="preserve">Falta mencionar que os dados do ficheiro devem corresponder </w:t>
      </w:r>
      <w:r>
        <w:rPr>
          <w:lang w:val="pt-PT"/>
        </w:rPr>
        <w:t>à BD. Se isso não for verificado nada garante que esteja a funcionar bem.</w:t>
      </w:r>
    </w:p>
  </w:comment>
  <w:comment w:id="571" w:author="Carla" w:date="2013-05-30T00:08:00Z" w:initials="C">
    <w:p w:rsidR="001F19ED" w:rsidRPr="00C345C1" w:rsidRDefault="001F19ED">
      <w:pPr>
        <w:pStyle w:val="Textodecomentrio"/>
        <w:rPr>
          <w:lang w:val="pt-PT"/>
        </w:rPr>
      </w:pPr>
      <w:r>
        <w:rPr>
          <w:rStyle w:val="Refdecomentrio"/>
        </w:rPr>
        <w:annotationRef/>
      </w:r>
      <w:r w:rsidRPr="00C345C1">
        <w:rPr>
          <w:lang w:val="pt-PT"/>
        </w:rPr>
        <w:t xml:space="preserve">Porque o </w:t>
      </w:r>
      <w:proofErr w:type="gramStart"/>
      <w:r w:rsidRPr="00C345C1">
        <w:rPr>
          <w:lang w:val="pt-PT"/>
        </w:rPr>
        <w:t>estado??</w:t>
      </w:r>
      <w:proofErr w:type="gramEnd"/>
    </w:p>
  </w:comment>
  <w:comment w:id="601" w:author="Carla" w:date="2013-05-30T00:22:00Z" w:initials="C">
    <w:p w:rsidR="001F19ED" w:rsidRPr="00C345C1" w:rsidRDefault="001F19ED">
      <w:pPr>
        <w:pStyle w:val="Textodecomentrio"/>
        <w:rPr>
          <w:lang w:val="pt-PT"/>
        </w:rPr>
      </w:pPr>
      <w:r>
        <w:rPr>
          <w:rStyle w:val="Refdecomentrio"/>
        </w:rPr>
        <w:annotationRef/>
      </w:r>
      <w:r w:rsidRPr="00C345C1">
        <w:rPr>
          <w:lang w:val="pt-PT"/>
        </w:rPr>
        <w:t xml:space="preserve">Como teste isto </w:t>
      </w:r>
      <w:r>
        <w:rPr>
          <w:lang w:val="pt-PT"/>
        </w:rPr>
        <w:t xml:space="preserve">é muito vago. Devia ter pelo menos a configuração do </w:t>
      </w:r>
      <w:proofErr w:type="spellStart"/>
      <w:r>
        <w:rPr>
          <w:lang w:val="pt-PT"/>
        </w:rPr>
        <w:t>shortcut</w:t>
      </w:r>
      <w:proofErr w:type="spellEnd"/>
      <w:r>
        <w:rPr>
          <w:lang w:val="pt-PT"/>
        </w:rPr>
        <w:t>, a eliminação da tarefa e depois o passo referido.</w:t>
      </w:r>
    </w:p>
  </w:comment>
  <w:comment w:id="602" w:author="Carla" w:date="2013-05-30T00:23:00Z" w:initials="C">
    <w:p w:rsidR="001F19ED" w:rsidRPr="00C345C1" w:rsidRDefault="001F19ED">
      <w:pPr>
        <w:pStyle w:val="Textodecomentrio"/>
        <w:rPr>
          <w:lang w:val="pt-PT"/>
        </w:rPr>
      </w:pPr>
      <w:r>
        <w:rPr>
          <w:rStyle w:val="Refdecomentrio"/>
        </w:rPr>
        <w:annotationRef/>
      </w:r>
      <w:r w:rsidRPr="00C345C1">
        <w:rPr>
          <w:lang w:val="pt-PT"/>
        </w:rPr>
        <w:t xml:space="preserve">Resultado e </w:t>
      </w:r>
      <w:proofErr w:type="spellStart"/>
      <w:r w:rsidRPr="00C345C1">
        <w:rPr>
          <w:lang w:val="pt-PT"/>
        </w:rPr>
        <w:t>so</w:t>
      </w:r>
      <w:proofErr w:type="spellEnd"/>
      <w:r w:rsidRPr="00C345C1">
        <w:rPr>
          <w:lang w:val="pt-PT"/>
        </w:rPr>
        <w:t xml:space="preserve"> este. Se tiver uma </w:t>
      </w:r>
      <w:proofErr w:type="spellStart"/>
      <w:r w:rsidRPr="00C345C1">
        <w:rPr>
          <w:lang w:val="pt-PT"/>
        </w:rPr>
        <w:t>task</w:t>
      </w:r>
      <w:proofErr w:type="spellEnd"/>
      <w:r w:rsidRPr="00C345C1">
        <w:rPr>
          <w:lang w:val="pt-PT"/>
        </w:rPr>
        <w:t xml:space="preserve"> </w:t>
      </w:r>
      <w:proofErr w:type="spellStart"/>
      <w:r w:rsidRPr="00C345C1">
        <w:rPr>
          <w:lang w:val="pt-PT"/>
        </w:rPr>
        <w:t>ja</w:t>
      </w:r>
      <w:proofErr w:type="spellEnd"/>
      <w:r w:rsidRPr="00C345C1">
        <w:rPr>
          <w:lang w:val="pt-PT"/>
        </w:rPr>
        <w:t xml:space="preserve"> a </w:t>
      </w:r>
      <w:proofErr w:type="spellStart"/>
      <w:r w:rsidRPr="00C345C1">
        <w:rPr>
          <w:lang w:val="pt-PT"/>
        </w:rPr>
        <w:t>corer</w:t>
      </w:r>
      <w:proofErr w:type="spellEnd"/>
      <w:r w:rsidRPr="00C345C1">
        <w:rPr>
          <w:lang w:val="pt-PT"/>
        </w:rPr>
        <w:t xml:space="preserve"> ou caso </w:t>
      </w:r>
      <w:proofErr w:type="spellStart"/>
      <w:r w:rsidRPr="00C345C1">
        <w:rPr>
          <w:lang w:val="pt-PT"/>
        </w:rPr>
        <w:t>nao</w:t>
      </w:r>
      <w:proofErr w:type="spellEnd"/>
      <w:r w:rsidRPr="00C345C1">
        <w:rPr>
          <w:lang w:val="pt-PT"/>
        </w:rPr>
        <w:t xml:space="preserve"> esteja nenhuma.</w:t>
      </w:r>
    </w:p>
  </w:comment>
  <w:comment w:id="643" w:author="Carla" w:date="2013-05-30T00:27:00Z" w:initials="C">
    <w:p w:rsidR="001F19ED" w:rsidRPr="00C345C1" w:rsidRDefault="001F19ED">
      <w:pPr>
        <w:pStyle w:val="Textodecomentrio"/>
        <w:rPr>
          <w:lang w:val="pt-PT"/>
        </w:rPr>
      </w:pPr>
      <w:r>
        <w:rPr>
          <w:rStyle w:val="Refdecomentrio"/>
        </w:rPr>
        <w:annotationRef/>
      </w:r>
      <w:r w:rsidRPr="00C345C1">
        <w:rPr>
          <w:lang w:val="pt-PT"/>
        </w:rPr>
        <w:t xml:space="preserve">Mesmos passos que o anterior, </w:t>
      </w:r>
      <w:proofErr w:type="spellStart"/>
      <w:r w:rsidRPr="00C345C1">
        <w:rPr>
          <w:lang w:val="pt-PT"/>
        </w:rPr>
        <w:t>pq</w:t>
      </w:r>
      <w:proofErr w:type="spellEnd"/>
      <w:r w:rsidRPr="00C345C1">
        <w:rPr>
          <w:lang w:val="pt-PT"/>
        </w:rPr>
        <w:t xml:space="preserve"> dois testes.</w:t>
      </w:r>
    </w:p>
  </w:comment>
  <w:comment w:id="649" w:author="Mário Oliveira" w:date="2013-05-26T18:48:00Z" w:initials="MO">
    <w:p w:rsidR="001F19ED" w:rsidRPr="00936EF0" w:rsidRDefault="001F19ED">
      <w:pPr>
        <w:pStyle w:val="Textodecomentrio"/>
        <w:rPr>
          <w:lang w:val="pt-PT"/>
        </w:rPr>
      </w:pPr>
      <w:r w:rsidRPr="00936EF0">
        <w:rPr>
          <w:lang w:val="pt-PT"/>
        </w:rPr>
        <w:t xml:space="preserve">Dizer que é </w:t>
      </w:r>
      <w:r>
        <w:rPr>
          <w:rStyle w:val="Refdecomentrio"/>
        </w:rPr>
        <w:annotationRef/>
      </w:r>
      <w:r w:rsidRPr="00936EF0">
        <w:rPr>
          <w:lang w:val="pt-PT"/>
        </w:rPr>
        <w:t>necessário clicar num botão, para aparecer uma nova janela…</w:t>
      </w:r>
    </w:p>
  </w:comment>
  <w:comment w:id="650" w:author="Carla" w:date="2013-05-30T00:29:00Z" w:initials="C">
    <w:p w:rsidR="001F19ED" w:rsidRPr="00C345C1" w:rsidRDefault="001F19ED">
      <w:pPr>
        <w:pStyle w:val="Textodecomentrio"/>
        <w:rPr>
          <w:lang w:val="pt-PT"/>
        </w:rPr>
      </w:pPr>
      <w:r>
        <w:rPr>
          <w:rStyle w:val="Refdecomentrio"/>
        </w:rPr>
        <w:annotationRef/>
      </w:r>
      <w:r w:rsidRPr="00C345C1">
        <w:rPr>
          <w:lang w:val="pt-PT"/>
        </w:rPr>
        <w:t>Nem todas as janelas são bloqueantes</w:t>
      </w:r>
    </w:p>
  </w:comment>
  <w:comment w:id="715" w:author="Carla" w:date="2013-05-30T00:36:00Z" w:initials="C">
    <w:p w:rsidR="001F19ED" w:rsidRPr="001F19ED" w:rsidRDefault="001F19ED">
      <w:pPr>
        <w:pStyle w:val="Textodecomentrio"/>
        <w:rPr>
          <w:lang w:val="pt-PT"/>
        </w:rPr>
      </w:pPr>
      <w:r>
        <w:rPr>
          <w:rStyle w:val="Refdecomentrio"/>
        </w:rPr>
        <w:annotationRef/>
      </w:r>
      <w:r w:rsidRPr="001F19ED">
        <w:rPr>
          <w:lang w:val="pt-PT"/>
        </w:rPr>
        <w:t xml:space="preserve">Que botão, outra vez que </w:t>
      </w:r>
      <w:proofErr w:type="spellStart"/>
      <w:r w:rsidRPr="001F19ED">
        <w:rPr>
          <w:lang w:val="pt-PT"/>
        </w:rPr>
        <w:t>window</w:t>
      </w:r>
      <w:proofErr w:type="spellEnd"/>
      <w:r w:rsidRPr="001F19ED">
        <w:rPr>
          <w:lang w:val="pt-PT"/>
        </w:rPr>
        <w:t xml:space="preserve">. </w:t>
      </w:r>
      <w:r>
        <w:rPr>
          <w:lang w:val="pt-PT"/>
        </w:rPr>
        <w:t>Nem todas são modais</w:t>
      </w:r>
    </w:p>
  </w:comment>
  <w:comment w:id="719" w:author="Carla" w:date="2013-05-30T00:37:00Z" w:initials="C">
    <w:p w:rsidR="001F19ED" w:rsidRPr="001F19ED" w:rsidRDefault="001F19ED">
      <w:pPr>
        <w:pStyle w:val="Textodecomentrio"/>
        <w:rPr>
          <w:lang w:val="pt-PT"/>
        </w:rPr>
      </w:pPr>
      <w:r>
        <w:rPr>
          <w:rStyle w:val="Refdecomentrio"/>
        </w:rPr>
        <w:annotationRef/>
      </w:r>
      <w:r w:rsidRPr="001F19ED">
        <w:rPr>
          <w:lang w:val="pt-PT"/>
        </w:rPr>
        <w:t xml:space="preserve">Vago. </w:t>
      </w:r>
    </w:p>
  </w:comment>
  <w:comment w:id="728" w:author="Mário Oliveira" w:date="2013-05-26T18:52:00Z" w:initials="MO">
    <w:p w:rsidR="001F19ED" w:rsidRPr="00936EF0" w:rsidRDefault="001F19ED">
      <w:pPr>
        <w:pStyle w:val="Textodecomentrio"/>
        <w:rPr>
          <w:lang w:val="pt-PT"/>
        </w:rPr>
      </w:pPr>
      <w:r>
        <w:rPr>
          <w:rStyle w:val="Refdecomentrio"/>
        </w:rPr>
        <w:annotationRef/>
      </w:r>
      <w:r w:rsidRPr="00936EF0">
        <w:rPr>
          <w:rStyle w:val="Refdecomentrio"/>
          <w:lang w:val="pt-PT"/>
        </w:rPr>
        <w:t>Onde se encontra este botão? Aparece em dois sítios diferentes</w:t>
      </w:r>
    </w:p>
  </w:comment>
  <w:comment w:id="733" w:author="Carla" w:date="2013-05-30T00:39:00Z" w:initials="C">
    <w:p w:rsidR="001F19ED" w:rsidRPr="001F19ED" w:rsidRDefault="001F19ED">
      <w:pPr>
        <w:pStyle w:val="Textodecomentrio"/>
        <w:rPr>
          <w:lang w:val="pt-PT"/>
        </w:rPr>
      </w:pPr>
      <w:r>
        <w:rPr>
          <w:rStyle w:val="Refdecomentrio"/>
        </w:rPr>
        <w:annotationRef/>
      </w:r>
      <w:r w:rsidRPr="001F19ED">
        <w:rPr>
          <w:lang w:val="pt-PT"/>
        </w:rPr>
        <w:t xml:space="preserve">Mesmo que o </w:t>
      </w:r>
      <w:proofErr w:type="spellStart"/>
      <w:r w:rsidRPr="001F19ED">
        <w:rPr>
          <w:lang w:val="pt-PT"/>
        </w:rPr>
        <w:t>mário</w:t>
      </w:r>
      <w:proofErr w:type="spellEnd"/>
      <w:r w:rsidRPr="001F19ED">
        <w:rPr>
          <w:lang w:val="pt-PT"/>
        </w:rPr>
        <w:t xml:space="preserve"> e a base de dados </w:t>
      </w:r>
      <w:proofErr w:type="spellStart"/>
      <w:r w:rsidRPr="001F19ED">
        <w:rPr>
          <w:lang w:val="pt-PT"/>
        </w:rPr>
        <w:t>so</w:t>
      </w:r>
      <w:proofErr w:type="spellEnd"/>
      <w:r w:rsidRPr="001F19ED">
        <w:rPr>
          <w:lang w:val="pt-PT"/>
        </w:rPr>
        <w:t xml:space="preserve"> e alterado no </w:t>
      </w:r>
      <w:proofErr w:type="spellStart"/>
      <w:r w:rsidRPr="001F19ED">
        <w:rPr>
          <w:lang w:val="pt-PT"/>
        </w:rPr>
        <w:t>save</w:t>
      </w:r>
      <w:proofErr w:type="spellEnd"/>
      <w:r w:rsidRPr="001F19ED">
        <w:rPr>
          <w:lang w:val="pt-PT"/>
        </w:rPr>
        <w:t xml:space="preserve"> n</w:t>
      </w:r>
      <w:r>
        <w:rPr>
          <w:lang w:val="pt-PT"/>
        </w:rPr>
        <w:t>ão ao remover a linha</w:t>
      </w:r>
    </w:p>
  </w:comment>
  <w:comment w:id="725" w:author="Mário Oliveira" w:date="2013-05-26T18:55:00Z" w:initials="MO">
    <w:p w:rsidR="001F19ED" w:rsidRPr="00936EF0" w:rsidRDefault="001F19ED">
      <w:pPr>
        <w:pStyle w:val="Textodecomentrio"/>
        <w:rPr>
          <w:lang w:val="pt-PT"/>
        </w:rPr>
      </w:pPr>
      <w:r>
        <w:rPr>
          <w:rStyle w:val="Refdecomentrio"/>
        </w:rPr>
        <w:annotationRef/>
      </w:r>
      <w:r w:rsidRPr="00936EF0">
        <w:rPr>
          <w:lang w:val="pt-PT"/>
        </w:rPr>
        <w:t>Qual a diferença entre este teste e o teste 16?</w:t>
      </w:r>
    </w:p>
  </w:comment>
  <w:comment w:id="735" w:author="Carla" w:date="2013-05-30T00:41:00Z" w:initials="C">
    <w:p w:rsidR="001F19ED" w:rsidRPr="001F19ED" w:rsidRDefault="001F19ED">
      <w:pPr>
        <w:pStyle w:val="Textodecomentrio"/>
        <w:rPr>
          <w:lang w:val="pt-PT"/>
        </w:rPr>
      </w:pPr>
      <w:r>
        <w:rPr>
          <w:rStyle w:val="Refdecomentrio"/>
        </w:rPr>
        <w:annotationRef/>
      </w:r>
      <w:r w:rsidRPr="001F19ED">
        <w:rPr>
          <w:lang w:val="pt-PT"/>
        </w:rPr>
        <w:t>Qual a diferença entre este e o id</w:t>
      </w:r>
      <w:proofErr w:type="gramStart"/>
      <w:r w:rsidRPr="001F19ED">
        <w:rPr>
          <w:lang w:val="pt-PT"/>
        </w:rPr>
        <w:t>:26??</w:t>
      </w:r>
      <w:proofErr w:type="gramEnd"/>
    </w:p>
  </w:comment>
  <w:comment w:id="745" w:author="Mário Oliveira" w:date="2013-05-26T18:57:00Z" w:initials="MO">
    <w:p w:rsidR="001F19ED" w:rsidRPr="00936EF0" w:rsidRDefault="001F19ED">
      <w:pPr>
        <w:pStyle w:val="Textodecomentrio"/>
        <w:rPr>
          <w:lang w:val="pt-PT"/>
        </w:rPr>
      </w:pPr>
      <w:r>
        <w:rPr>
          <w:rStyle w:val="Refdecomentrio"/>
        </w:rPr>
        <w:annotationRef/>
      </w:r>
      <w:r w:rsidRPr="00936EF0">
        <w:rPr>
          <w:lang w:val="pt-PT"/>
        </w:rPr>
        <w:t>Em que sítio? Ser mais explícito</w:t>
      </w:r>
    </w:p>
  </w:comment>
  <w:comment w:id="754" w:author="Carla" w:date="2013-05-30T00:43:00Z" w:initials="C">
    <w:p w:rsidR="001F19ED" w:rsidRPr="001F19ED" w:rsidRDefault="001F19ED">
      <w:pPr>
        <w:pStyle w:val="Textodecomentrio"/>
        <w:rPr>
          <w:lang w:val="pt-PT"/>
        </w:rPr>
      </w:pPr>
      <w:r>
        <w:rPr>
          <w:rStyle w:val="Refdecomentrio"/>
        </w:rPr>
        <w:annotationRef/>
      </w:r>
      <w:r w:rsidRPr="001F19ED">
        <w:rPr>
          <w:lang w:val="pt-PT"/>
        </w:rPr>
        <w:t xml:space="preserve">Deve ser dito o que inserir, ou o que </w:t>
      </w:r>
      <w:r>
        <w:rPr>
          <w:lang w:val="pt-PT"/>
        </w:rPr>
        <w:t xml:space="preserve">é considerado </w:t>
      </w:r>
      <w:proofErr w:type="spellStart"/>
      <w:r>
        <w:rPr>
          <w:lang w:val="pt-PT"/>
        </w:rPr>
        <w:t>correcto</w:t>
      </w:r>
      <w:proofErr w:type="spellEnd"/>
    </w:p>
  </w:comment>
  <w:comment w:id="755" w:author="Carla" w:date="2013-05-30T00:43:00Z" w:initials="C">
    <w:p w:rsidR="001F19ED" w:rsidRPr="00F0171D" w:rsidRDefault="001F19ED">
      <w:pPr>
        <w:pStyle w:val="Textodecomentrio"/>
        <w:rPr>
          <w:lang w:val="pt-PT"/>
        </w:rPr>
      </w:pPr>
      <w:r>
        <w:rPr>
          <w:rStyle w:val="Refdecomentrio"/>
        </w:rPr>
        <w:annotationRef/>
      </w:r>
      <w:r w:rsidRPr="00F0171D">
        <w:rPr>
          <w:lang w:val="pt-PT"/>
        </w:rPr>
        <w:t>Que campo</w:t>
      </w:r>
    </w:p>
  </w:comment>
  <w:comment w:id="753" w:author="Mário Oliveira" w:date="2013-05-26T18:58:00Z" w:initials="MO">
    <w:p w:rsidR="001F19ED" w:rsidRPr="00936EF0" w:rsidRDefault="001F19ED">
      <w:pPr>
        <w:pStyle w:val="Textodecomentrio"/>
        <w:rPr>
          <w:lang w:val="pt-PT"/>
        </w:rPr>
      </w:pPr>
      <w:r>
        <w:rPr>
          <w:rStyle w:val="Refdecomentrio"/>
        </w:rPr>
        <w:annotationRef/>
      </w:r>
      <w:r w:rsidRPr="00936EF0">
        <w:rPr>
          <w:lang w:val="pt-PT"/>
        </w:rPr>
        <w:t>Ser mais explícito</w:t>
      </w:r>
    </w:p>
  </w:comment>
  <w:comment w:id="761" w:author="Mário Oliveira" w:date="2013-05-26T18:59:00Z" w:initials="MO">
    <w:p w:rsidR="001F19ED" w:rsidRPr="00936EF0" w:rsidRDefault="001F19ED">
      <w:pPr>
        <w:pStyle w:val="Textodecomentrio"/>
        <w:rPr>
          <w:lang w:val="pt-PT"/>
        </w:rPr>
      </w:pPr>
      <w:r>
        <w:rPr>
          <w:rStyle w:val="Refdecomentrio"/>
        </w:rPr>
        <w:annotationRef/>
      </w:r>
      <w:r w:rsidRPr="00936EF0">
        <w:rPr>
          <w:lang w:val="pt-PT"/>
        </w:rPr>
        <w:t xml:space="preserve">Em que sítio? Dizer ao </w:t>
      </w:r>
      <w:proofErr w:type="spellStart"/>
      <w:r w:rsidRPr="00936EF0">
        <w:rPr>
          <w:lang w:val="pt-PT"/>
        </w:rPr>
        <w:t>tester</w:t>
      </w:r>
      <w:proofErr w:type="spellEnd"/>
      <w:r w:rsidRPr="00936EF0">
        <w:rPr>
          <w:lang w:val="pt-PT"/>
        </w:rPr>
        <w:t xml:space="preserve"> um caminho </w:t>
      </w:r>
      <w:proofErr w:type="spellStart"/>
      <w:r w:rsidRPr="00936EF0">
        <w:rPr>
          <w:lang w:val="pt-PT"/>
        </w:rPr>
        <w:t>pre</w:t>
      </w:r>
      <w:proofErr w:type="spellEnd"/>
      <w:r w:rsidRPr="00936EF0">
        <w:rPr>
          <w:lang w:val="pt-PT"/>
        </w:rPr>
        <w:t xml:space="preserve"> definido”…</w:t>
      </w:r>
    </w:p>
  </w:comment>
  <w:comment w:id="767" w:author="Mário Oliveira" w:date="2013-05-26T19:01:00Z" w:initials="MO">
    <w:p w:rsidR="001F19ED" w:rsidRPr="00936EF0" w:rsidRDefault="001F19ED">
      <w:pPr>
        <w:pStyle w:val="Textodecomentrio"/>
        <w:rPr>
          <w:lang w:val="pt-PT"/>
        </w:rPr>
      </w:pPr>
      <w:r>
        <w:rPr>
          <w:rStyle w:val="Refdecomentrio"/>
        </w:rPr>
        <w:annotationRef/>
      </w:r>
      <w:r w:rsidRPr="00936EF0">
        <w:rPr>
          <w:lang w:val="pt-PT"/>
        </w:rPr>
        <w:t xml:space="preserve">Garantir que não está na minimal </w:t>
      </w:r>
      <w:proofErr w:type="spellStart"/>
      <w:r w:rsidRPr="00936EF0">
        <w:rPr>
          <w:lang w:val="pt-PT"/>
        </w:rPr>
        <w:t>view</w:t>
      </w:r>
      <w:proofErr w:type="spellEnd"/>
      <w:r w:rsidRPr="00936EF0">
        <w:rPr>
          <w:lang w:val="pt-PT"/>
        </w:rPr>
        <w:t xml:space="preserve"> </w:t>
      </w:r>
      <w:proofErr w:type="spellStart"/>
      <w:r w:rsidRPr="00936EF0">
        <w:rPr>
          <w:lang w:val="pt-PT"/>
        </w:rPr>
        <w:t>mode</w:t>
      </w:r>
      <w:proofErr w:type="spellEnd"/>
      <w:r w:rsidRPr="00936EF0">
        <w:rPr>
          <w:lang w:val="pt-PT"/>
        </w:rPr>
        <w:t>, para ser consistente com o que foi dito em cima</w:t>
      </w:r>
    </w:p>
  </w:comment>
  <w:comment w:id="778" w:author="Carla" w:date="2013-05-30T00:45:00Z" w:initials="C">
    <w:p w:rsidR="00AC1B45" w:rsidRPr="00F0171D" w:rsidRDefault="00AC1B45">
      <w:pPr>
        <w:pStyle w:val="Textodecomentrio"/>
        <w:rPr>
          <w:lang w:val="pt-PT"/>
        </w:rPr>
      </w:pPr>
      <w:r>
        <w:rPr>
          <w:rStyle w:val="Refdecomentrio"/>
        </w:rPr>
        <w:annotationRef/>
      </w:r>
      <w:r w:rsidRPr="00F0171D">
        <w:rPr>
          <w:lang w:val="pt-PT"/>
        </w:rPr>
        <w:t>O que acontece a este</w:t>
      </w:r>
    </w:p>
  </w:comment>
  <w:comment w:id="784" w:author="Mário Oliveira" w:date="2013-05-26T19:04:00Z" w:initials="MO">
    <w:p w:rsidR="001F19ED" w:rsidRPr="00936EF0" w:rsidRDefault="001F19ED">
      <w:pPr>
        <w:pStyle w:val="Textodecomentrio"/>
        <w:rPr>
          <w:lang w:val="pt-PT"/>
        </w:rPr>
      </w:pPr>
      <w:r>
        <w:rPr>
          <w:rStyle w:val="Refdecomentrio"/>
        </w:rPr>
        <w:annotationRef/>
      </w:r>
      <w:r w:rsidRPr="00936EF0">
        <w:rPr>
          <w:lang w:val="pt-PT"/>
        </w:rPr>
        <w:t>Igual ao teste anterior?</w:t>
      </w:r>
    </w:p>
  </w:comment>
  <w:comment w:id="785" w:author="Mário Oliveira" w:date="2013-05-26T19:03:00Z" w:initials="MO">
    <w:p w:rsidR="001F19ED" w:rsidRPr="00936EF0" w:rsidRDefault="001F19ED">
      <w:pPr>
        <w:pStyle w:val="Textodecomentrio"/>
        <w:rPr>
          <w:lang w:val="pt-PT"/>
        </w:rPr>
      </w:pPr>
      <w:r>
        <w:rPr>
          <w:rStyle w:val="Refdecomentrio"/>
        </w:rPr>
        <w:annotationRef/>
      </w:r>
      <w:r w:rsidRPr="00936EF0">
        <w:rPr>
          <w:lang w:val="pt-PT"/>
        </w:rPr>
        <w:t>Já se diz que foi pressionada…</w:t>
      </w:r>
    </w:p>
  </w:comment>
  <w:comment w:id="791" w:author="Carla" w:date="2013-05-30T00:48:00Z" w:initials="C">
    <w:p w:rsidR="00AC1B45" w:rsidRPr="00AC1B45" w:rsidRDefault="00AC1B45">
      <w:pPr>
        <w:pStyle w:val="Textodecomentrio"/>
        <w:rPr>
          <w:lang w:val="pt-PT"/>
        </w:rPr>
      </w:pPr>
      <w:r>
        <w:rPr>
          <w:rStyle w:val="Refdecomentrio"/>
        </w:rPr>
        <w:annotationRef/>
      </w:r>
      <w:r w:rsidRPr="00AC1B45">
        <w:rPr>
          <w:lang w:val="pt-PT"/>
        </w:rPr>
        <w:t xml:space="preserve">Falta o resultado deste passo. </w:t>
      </w:r>
      <w:r>
        <w:rPr>
          <w:lang w:val="pt-PT"/>
        </w:rPr>
        <w:t xml:space="preserve">Que stop </w:t>
      </w:r>
      <w:proofErr w:type="spellStart"/>
      <w:r>
        <w:rPr>
          <w:lang w:val="pt-PT"/>
        </w:rPr>
        <w:t>button</w:t>
      </w:r>
      <w:proofErr w:type="spellEnd"/>
    </w:p>
  </w:comment>
  <w:comment w:id="796" w:author="Mário Oliveira" w:date="2013-05-26T19:05:00Z" w:initials="MO">
    <w:p w:rsidR="001F19ED" w:rsidRPr="00936EF0" w:rsidRDefault="001F19ED">
      <w:pPr>
        <w:pStyle w:val="Textodecomentrio"/>
        <w:rPr>
          <w:lang w:val="pt-PT"/>
        </w:rPr>
      </w:pPr>
      <w:r>
        <w:rPr>
          <w:rStyle w:val="Refdecomentrio"/>
        </w:rPr>
        <w:annotationRef/>
      </w:r>
      <w:r w:rsidRPr="00936EF0">
        <w:rPr>
          <w:lang w:val="pt-PT"/>
        </w:rPr>
        <w:t xml:space="preserve">Necessário não estar na minimal </w:t>
      </w:r>
      <w:proofErr w:type="spellStart"/>
      <w:r w:rsidRPr="00936EF0">
        <w:rPr>
          <w:lang w:val="pt-PT"/>
        </w:rPr>
        <w:t>view</w:t>
      </w:r>
      <w:proofErr w:type="spellEnd"/>
    </w:p>
  </w:comment>
  <w:comment w:id="813" w:author="Mário Oliveira" w:date="2013-05-26T19:08:00Z" w:initials="MO">
    <w:p w:rsidR="001F19ED" w:rsidRPr="00936EF0" w:rsidRDefault="001F19ED">
      <w:pPr>
        <w:pStyle w:val="Textodecomentrio"/>
        <w:rPr>
          <w:lang w:val="pt-PT"/>
        </w:rPr>
      </w:pPr>
      <w:r>
        <w:rPr>
          <w:rStyle w:val="Refdecomentrio"/>
        </w:rPr>
        <w:annotationRef/>
      </w:r>
      <w:r w:rsidRPr="00936EF0">
        <w:rPr>
          <w:lang w:val="pt-PT"/>
        </w:rPr>
        <w:t>Rever os tempos, Segundo o professor, os tempos estavam exagerados</w:t>
      </w:r>
    </w:p>
    <w:p w:rsidR="001F19ED" w:rsidRPr="00936EF0" w:rsidRDefault="001F19ED">
      <w:pPr>
        <w:pStyle w:val="Textodecomentrio"/>
        <w:rPr>
          <w:lang w:val="pt-PT"/>
        </w:rPr>
      </w:pPr>
    </w:p>
  </w:comment>
  <w:comment w:id="864" w:author="Filipe Brandão" w:date="2013-05-28T23:04:00Z" w:initials="FB">
    <w:p w:rsidR="001F19ED" w:rsidRPr="00A928A4" w:rsidRDefault="001F19ED">
      <w:pPr>
        <w:pStyle w:val="Textodecomentrio"/>
        <w:rPr>
          <w:lang w:val="pt-PT"/>
        </w:rPr>
      </w:pPr>
      <w:r>
        <w:rPr>
          <w:rStyle w:val="Refdecomentrio"/>
        </w:rPr>
        <w:annotationRef/>
      </w:r>
      <w:r w:rsidRPr="00A928A4">
        <w:rPr>
          <w:lang w:val="pt-PT"/>
        </w:rPr>
        <w:t xml:space="preserve">Executar no final dos testes anteriores? </w:t>
      </w:r>
      <w:r>
        <w:rPr>
          <w:lang w:val="pt-PT"/>
        </w:rPr>
        <w:t>Quem os executou pode fazer este também?</w:t>
      </w:r>
    </w:p>
  </w:comment>
</w:comments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15D77" w:rsidRDefault="00C15D77" w:rsidP="00042081">
      <w:pPr>
        <w:spacing w:after="0" w:line="240" w:lineRule="auto"/>
      </w:pPr>
      <w:r>
        <w:separator/>
      </w:r>
    </w:p>
  </w:endnote>
  <w:endnote w:type="continuationSeparator" w:id="0">
    <w:p w:rsidR="00C15D77" w:rsidRDefault="00C15D77" w:rsidP="000420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F19ED" w:rsidRDefault="001F19ED">
    <w:pPr>
      <w:pStyle w:val="Rodap"/>
    </w:pPr>
    <w:r>
      <w:t>Projeto Software 2013</w:t>
    </w:r>
  </w:p>
  <w:p w:rsidR="001F19ED" w:rsidRDefault="00DF5B6C">
    <w:pPr>
      <w:pStyle w:val="Rodap"/>
    </w:pPr>
    <w:sdt>
      <w:sdtPr>
        <w:alias w:val="Título"/>
        <w:id w:val="1818632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roofErr w:type="spellStart"/>
        <w:r w:rsidR="001F19ED">
          <w:t>Test</w:t>
        </w:r>
        <w:proofErr w:type="spellEnd"/>
        <w:r w:rsidR="001F19ED">
          <w:t xml:space="preserve"> </w:t>
        </w:r>
        <w:proofErr w:type="spellStart"/>
        <w:r w:rsidR="001F19ED">
          <w:t>Plan</w:t>
        </w:r>
        <w:proofErr w:type="spellEnd"/>
      </w:sdtContent>
    </w:sdt>
    <w:r w:rsidR="001F19ED">
      <w:tab/>
    </w:r>
    <w:r w:rsidR="001F19ED">
      <w:tab/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F19ED" w:rsidRDefault="001F19ED" w:rsidP="006F3F7C">
    <w:pPr>
      <w:pStyle w:val="Rodap"/>
    </w:pPr>
    <w:r>
      <w:t>Projeto Software 2013</w:t>
    </w:r>
    <w:r>
      <w:tab/>
    </w:r>
    <w:r>
      <w:tab/>
    </w:r>
  </w:p>
  <w:p w:rsidR="001F19ED" w:rsidRDefault="00DF5B6C" w:rsidP="00705D20">
    <w:pPr>
      <w:pStyle w:val="Rodap"/>
      <w:tabs>
        <w:tab w:val="clear" w:pos="4252"/>
      </w:tabs>
    </w:pPr>
    <w:sdt>
      <w:sdtPr>
        <w:alias w:val="Título"/>
        <w:id w:val="1818635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roofErr w:type="spellStart"/>
        <w:r w:rsidR="001F19ED">
          <w:t>Test</w:t>
        </w:r>
        <w:proofErr w:type="spellEnd"/>
        <w:r w:rsidR="001F19ED">
          <w:t xml:space="preserve"> </w:t>
        </w:r>
        <w:proofErr w:type="spellStart"/>
        <w:r w:rsidR="001F19ED">
          <w:t>Plan</w:t>
        </w:r>
        <w:proofErr w:type="spellEnd"/>
      </w:sdtContent>
    </w:sdt>
    <w:r w:rsidR="001F19ED">
      <w:tab/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F19ED" w:rsidRDefault="001F19ED">
    <w:pPr>
      <w:pStyle w:val="Rodap"/>
    </w:pPr>
    <w:r>
      <w:t>Projeto Software 2013</w:t>
    </w:r>
  </w:p>
  <w:p w:rsidR="001F19ED" w:rsidRDefault="00DF5B6C">
    <w:pPr>
      <w:pStyle w:val="Rodap"/>
    </w:pPr>
    <w:sdt>
      <w:sdtPr>
        <w:alias w:val="Título"/>
        <w:id w:val="5290079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roofErr w:type="spellStart"/>
        <w:r w:rsidR="001F19ED">
          <w:t>Test</w:t>
        </w:r>
        <w:proofErr w:type="spellEnd"/>
        <w:r w:rsidR="001F19ED">
          <w:t xml:space="preserve"> </w:t>
        </w:r>
        <w:proofErr w:type="spellStart"/>
        <w:r w:rsidR="001F19ED">
          <w:t>Plan</w:t>
        </w:r>
        <w:proofErr w:type="spellEnd"/>
      </w:sdtContent>
    </w:sdt>
    <w:r w:rsidR="001F19ED">
      <w:tab/>
    </w:r>
    <w:r w:rsidR="001F19ED">
      <w:tab/>
    </w:r>
    <w:fldSimple w:instr=" PAGE   \* MERGEFORMAT ">
      <w:r w:rsidR="00F0171D">
        <w:rPr>
          <w:noProof/>
        </w:rPr>
        <w:t>ii</w:t>
      </w:r>
    </w:fldSimple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15D77" w:rsidRDefault="00C15D77" w:rsidP="00042081">
      <w:pPr>
        <w:spacing w:after="0" w:line="240" w:lineRule="auto"/>
      </w:pPr>
      <w:r>
        <w:separator/>
      </w:r>
    </w:p>
  </w:footnote>
  <w:footnote w:type="continuationSeparator" w:id="0">
    <w:p w:rsidR="00C15D77" w:rsidRDefault="00C15D77" w:rsidP="000420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F19ED" w:rsidRPr="0068587E" w:rsidRDefault="001F19ED">
    <w:pPr>
      <w:pStyle w:val="Cabealho"/>
      <w:rPr>
        <w:lang w:val="en-US"/>
      </w:rPr>
    </w:pPr>
    <w:r>
      <w:rPr>
        <w:noProof/>
        <w:lang w:eastAsia="pt-PT"/>
      </w:rPr>
      <w:drawing>
        <wp:anchor distT="0" distB="0" distL="114300" distR="114300" simplePos="0" relativeHeight="251657216" behindDoc="0" locked="0" layoutInCell="1" allowOverlap="1">
          <wp:simplePos x="0" y="0"/>
          <wp:positionH relativeFrom="column">
            <wp:posOffset>15239</wp:posOffset>
          </wp:positionH>
          <wp:positionV relativeFrom="paragraph">
            <wp:posOffset>-227303</wp:posOffset>
          </wp:positionV>
          <wp:extent cx="1323975" cy="596874"/>
          <wp:effectExtent l="19050" t="0" r="9525" b="0"/>
          <wp:wrapNone/>
          <wp:docPr id="1" name="Imagem 2" descr="D:\ISEC\logo-transparente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:\ISEC\logo-transparente.gif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23975" cy="596874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735A42">
      <w:rPr>
        <w:lang w:val="en-US"/>
      </w:rPr>
      <w:tab/>
    </w:r>
    <w:r w:rsidRPr="00735A42">
      <w:rPr>
        <w:lang w:val="en-US"/>
      </w:rPr>
      <w:tab/>
    </w:r>
    <w:r w:rsidRPr="0068587E">
      <w:rPr>
        <w:lang w:val="en-US"/>
      </w:rPr>
      <w:t xml:space="preserve">Owner: </w:t>
    </w:r>
    <w:sdt>
      <w:sdtPr>
        <w:rPr>
          <w:lang w:val="en-US"/>
        </w:rPr>
        <w:alias w:val="Autor"/>
        <w:id w:val="1818630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>
          <w:t>David Silva</w:t>
        </w:r>
      </w:sdtContent>
    </w:sdt>
  </w:p>
  <w:p w:rsidR="001F19ED" w:rsidRPr="0068587E" w:rsidRDefault="001F19ED">
    <w:pPr>
      <w:pStyle w:val="Cabealho"/>
      <w:rPr>
        <w:lang w:val="en-US"/>
      </w:rPr>
    </w:pPr>
    <w:r w:rsidRPr="0068587E">
      <w:rPr>
        <w:lang w:val="en-US"/>
      </w:rPr>
      <w:tab/>
    </w:r>
    <w:r w:rsidRPr="0068587E">
      <w:rPr>
        <w:lang w:val="en-US"/>
      </w:rPr>
      <w:tab/>
    </w:r>
    <w:sdt>
      <w:sdtPr>
        <w:rPr>
          <w:lang w:val="en-US"/>
        </w:rPr>
        <w:alias w:val="Comentários"/>
        <w:id w:val="5674085"/>
        <w:showingPlcHdr/>
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<w:text w:multiLine="1"/>
      </w:sdtPr>
      <w:sdtContent>
        <w:r>
          <w:rPr>
            <w:lang w:val="en-US"/>
          </w:rPr>
          <w:t xml:space="preserve">     </w:t>
        </w:r>
      </w:sdtContent>
    </w:sdt>
    <w:r w:rsidRPr="0068587E">
      <w:rPr>
        <w:lang w:val="en-US"/>
      </w:rPr>
      <w:t xml:space="preserve"> </w:t>
    </w:r>
    <w:sdt>
      <w:sdtPr>
        <w:rPr>
          <w:lang w:val="en-US"/>
        </w:rPr>
        <w:alias w:val="Estado"/>
        <w:id w:val="1818631"/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:text/>
      </w:sdtPr>
      <w:sdtContent>
        <w:proofErr w:type="spellStart"/>
        <w:r>
          <w:t>Draft</w:t>
        </w:r>
        <w:proofErr w:type="spellEnd"/>
      </w:sdtContent>
    </w:sdt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F19ED" w:rsidRPr="001621CE" w:rsidRDefault="001F19ED" w:rsidP="00906D0A">
    <w:pPr>
      <w:pStyle w:val="Cabealho"/>
      <w:rPr>
        <w:lang w:val="en-US"/>
      </w:rPr>
    </w:pPr>
    <w:r>
      <w:rPr>
        <w:noProof/>
        <w:lang w:eastAsia="pt-PT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81915</wp:posOffset>
          </wp:positionH>
          <wp:positionV relativeFrom="paragraph">
            <wp:posOffset>-201930</wp:posOffset>
          </wp:positionV>
          <wp:extent cx="1323975" cy="600075"/>
          <wp:effectExtent l="19050" t="0" r="9525" b="0"/>
          <wp:wrapNone/>
          <wp:docPr id="2" name="Imagem 2" descr="D:\ISEC\logo-transparente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:\ISEC\logo-transparente.gif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23975" cy="6000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4F2F77">
      <w:rPr>
        <w:lang w:val="en-US"/>
      </w:rPr>
      <w:tab/>
    </w:r>
    <w:r w:rsidRPr="004F2F77">
      <w:rPr>
        <w:lang w:val="en-US"/>
      </w:rPr>
      <w:tab/>
    </w:r>
    <w:r w:rsidRPr="001621CE">
      <w:rPr>
        <w:lang w:val="en-US"/>
      </w:rPr>
      <w:t xml:space="preserve">Owner: </w:t>
    </w:r>
    <w:sdt>
      <w:sdtPr>
        <w:rPr>
          <w:lang w:val="en-US"/>
        </w:rPr>
        <w:alias w:val="Autor"/>
        <w:id w:val="1818633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Pr="001621CE">
          <w:rPr>
            <w:lang w:val="en-US"/>
          </w:rPr>
          <w:t>David Silva</w:t>
        </w:r>
      </w:sdtContent>
    </w:sdt>
  </w:p>
  <w:p w:rsidR="001F19ED" w:rsidRPr="001621CE" w:rsidRDefault="001F19ED" w:rsidP="00906D0A">
    <w:pPr>
      <w:pStyle w:val="Cabealho"/>
      <w:rPr>
        <w:lang w:val="en-US"/>
      </w:rPr>
    </w:pPr>
    <w:r w:rsidRPr="001621CE">
      <w:rPr>
        <w:lang w:val="en-US"/>
      </w:rPr>
      <w:tab/>
    </w:r>
    <w:r w:rsidRPr="001621CE">
      <w:rPr>
        <w:lang w:val="en-US"/>
      </w:rPr>
      <w:tab/>
    </w:r>
    <w:sdt>
      <w:sdtPr>
        <w:rPr>
          <w:lang w:val="en-US"/>
        </w:rPr>
        <w:alias w:val="Comentários"/>
        <w:id w:val="5674084"/>
        <w:showingPlcHdr/>
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<w:text w:multiLine="1"/>
      </w:sdtPr>
      <w:sdtContent>
        <w:r>
          <w:rPr>
            <w:lang w:val="en-US"/>
          </w:rPr>
          <w:t xml:space="preserve">     </w:t>
        </w:r>
      </w:sdtContent>
    </w:sdt>
    <w:r w:rsidRPr="001621CE">
      <w:rPr>
        <w:lang w:val="en-US"/>
      </w:rPr>
      <w:t xml:space="preserve"> </w:t>
    </w:r>
    <w:sdt>
      <w:sdtPr>
        <w:rPr>
          <w:lang w:val="en-US"/>
        </w:rPr>
        <w:alias w:val="Estado"/>
        <w:id w:val="1818634"/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:text/>
      </w:sdtPr>
      <w:sdtContent>
        <w:r w:rsidRPr="001621CE">
          <w:rPr>
            <w:lang w:val="en-US"/>
          </w:rPr>
          <w:t>Draft</w:t>
        </w:r>
      </w:sdtContent>
    </w:sdt>
    <w:r w:rsidRPr="001621CE">
      <w:rPr>
        <w:lang w:val="en-US"/>
      </w:rPr>
      <w:t xml:space="preserve"> 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741C58"/>
    <w:multiLevelType w:val="hybridMultilevel"/>
    <w:tmpl w:val="1B561806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936C68"/>
    <w:multiLevelType w:val="hybridMultilevel"/>
    <w:tmpl w:val="36301656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DC5A5D"/>
    <w:multiLevelType w:val="hybridMultilevel"/>
    <w:tmpl w:val="77C2B65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90666F"/>
    <w:multiLevelType w:val="hybridMultilevel"/>
    <w:tmpl w:val="61AC6E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9DA4047"/>
    <w:multiLevelType w:val="hybridMultilevel"/>
    <w:tmpl w:val="0338C6F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A7037C1"/>
    <w:multiLevelType w:val="hybridMultilevel"/>
    <w:tmpl w:val="0338C6F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F1A3E10"/>
    <w:multiLevelType w:val="hybridMultilevel"/>
    <w:tmpl w:val="36301656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F7E2375"/>
    <w:multiLevelType w:val="hybridMultilevel"/>
    <w:tmpl w:val="61AC6E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1F417F1"/>
    <w:multiLevelType w:val="hybridMultilevel"/>
    <w:tmpl w:val="C100CAD4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2BF7BCC"/>
    <w:multiLevelType w:val="hybridMultilevel"/>
    <w:tmpl w:val="61AC6E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2ED60B4"/>
    <w:multiLevelType w:val="hybridMultilevel"/>
    <w:tmpl w:val="61AC6E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9E6704D"/>
    <w:multiLevelType w:val="hybridMultilevel"/>
    <w:tmpl w:val="F7287846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FA56045"/>
    <w:multiLevelType w:val="hybridMultilevel"/>
    <w:tmpl w:val="50F0623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031335A"/>
    <w:multiLevelType w:val="hybridMultilevel"/>
    <w:tmpl w:val="7FCC139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2251EBE"/>
    <w:multiLevelType w:val="hybridMultilevel"/>
    <w:tmpl w:val="C100CAD4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28E4B6D"/>
    <w:multiLevelType w:val="hybridMultilevel"/>
    <w:tmpl w:val="26584E06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7DD776B"/>
    <w:multiLevelType w:val="hybridMultilevel"/>
    <w:tmpl w:val="50F0623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B743B25"/>
    <w:multiLevelType w:val="hybridMultilevel"/>
    <w:tmpl w:val="872E89D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02709E1"/>
    <w:multiLevelType w:val="hybridMultilevel"/>
    <w:tmpl w:val="8286C2D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3C67A94"/>
    <w:multiLevelType w:val="hybridMultilevel"/>
    <w:tmpl w:val="F4A0590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AC31AD2"/>
    <w:multiLevelType w:val="hybridMultilevel"/>
    <w:tmpl w:val="73E6BA1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E836ABD"/>
    <w:multiLevelType w:val="hybridMultilevel"/>
    <w:tmpl w:val="26A26CD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8454678"/>
    <w:multiLevelType w:val="hybridMultilevel"/>
    <w:tmpl w:val="61AC6E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8"/>
  </w:num>
  <w:num w:numId="3">
    <w:abstractNumId w:val="19"/>
  </w:num>
  <w:num w:numId="4">
    <w:abstractNumId w:val="13"/>
  </w:num>
  <w:num w:numId="5">
    <w:abstractNumId w:val="15"/>
  </w:num>
  <w:num w:numId="6">
    <w:abstractNumId w:val="0"/>
  </w:num>
  <w:num w:numId="7">
    <w:abstractNumId w:val="10"/>
  </w:num>
  <w:num w:numId="8">
    <w:abstractNumId w:val="14"/>
  </w:num>
  <w:num w:numId="9">
    <w:abstractNumId w:val="2"/>
  </w:num>
  <w:num w:numId="10">
    <w:abstractNumId w:val="1"/>
  </w:num>
  <w:num w:numId="11">
    <w:abstractNumId w:val="6"/>
  </w:num>
  <w:num w:numId="12">
    <w:abstractNumId w:val="16"/>
  </w:num>
  <w:num w:numId="13">
    <w:abstractNumId w:val="12"/>
  </w:num>
  <w:num w:numId="14">
    <w:abstractNumId w:val="5"/>
  </w:num>
  <w:num w:numId="15">
    <w:abstractNumId w:val="4"/>
  </w:num>
  <w:num w:numId="16">
    <w:abstractNumId w:val="20"/>
  </w:num>
  <w:num w:numId="17">
    <w:abstractNumId w:val="9"/>
  </w:num>
  <w:num w:numId="18">
    <w:abstractNumId w:val="7"/>
  </w:num>
  <w:num w:numId="19">
    <w:abstractNumId w:val="22"/>
  </w:num>
  <w:num w:numId="20">
    <w:abstractNumId w:val="11"/>
  </w:num>
  <w:num w:numId="21">
    <w:abstractNumId w:val="17"/>
  </w:num>
  <w:num w:numId="22">
    <w:abstractNumId w:val="21"/>
  </w:num>
  <w:num w:numId="23">
    <w:abstractNumId w:val="1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trackRevisions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11266"/>
  </w:hdrShapeDefaults>
  <w:footnotePr>
    <w:footnote w:id="-1"/>
    <w:footnote w:id="0"/>
  </w:footnotePr>
  <w:endnotePr>
    <w:endnote w:id="-1"/>
    <w:endnote w:id="0"/>
  </w:endnotePr>
  <w:compat/>
  <w:rsids>
    <w:rsidRoot w:val="00042081"/>
    <w:rsid w:val="000024E8"/>
    <w:rsid w:val="00007499"/>
    <w:rsid w:val="00016469"/>
    <w:rsid w:val="000213D5"/>
    <w:rsid w:val="000367C7"/>
    <w:rsid w:val="00040059"/>
    <w:rsid w:val="00042081"/>
    <w:rsid w:val="00047268"/>
    <w:rsid w:val="000636FA"/>
    <w:rsid w:val="0006703D"/>
    <w:rsid w:val="000729C0"/>
    <w:rsid w:val="0008795B"/>
    <w:rsid w:val="000B31EC"/>
    <w:rsid w:val="000E4A2D"/>
    <w:rsid w:val="000F63F8"/>
    <w:rsid w:val="00110751"/>
    <w:rsid w:val="001621CE"/>
    <w:rsid w:val="00172023"/>
    <w:rsid w:val="001B239A"/>
    <w:rsid w:val="001F19ED"/>
    <w:rsid w:val="00213F96"/>
    <w:rsid w:val="002149DD"/>
    <w:rsid w:val="00216EAC"/>
    <w:rsid w:val="00251BCB"/>
    <w:rsid w:val="0026284C"/>
    <w:rsid w:val="00276F12"/>
    <w:rsid w:val="00280B27"/>
    <w:rsid w:val="00281D82"/>
    <w:rsid w:val="0028361F"/>
    <w:rsid w:val="002A1282"/>
    <w:rsid w:val="002A3078"/>
    <w:rsid w:val="002C5DB9"/>
    <w:rsid w:val="002F2EBF"/>
    <w:rsid w:val="002F564D"/>
    <w:rsid w:val="002F5A4E"/>
    <w:rsid w:val="002F6DFF"/>
    <w:rsid w:val="00303684"/>
    <w:rsid w:val="00321F13"/>
    <w:rsid w:val="00331C1C"/>
    <w:rsid w:val="00332408"/>
    <w:rsid w:val="00345E81"/>
    <w:rsid w:val="0035655E"/>
    <w:rsid w:val="003633C2"/>
    <w:rsid w:val="0036446A"/>
    <w:rsid w:val="00364D79"/>
    <w:rsid w:val="003B5E03"/>
    <w:rsid w:val="003C5414"/>
    <w:rsid w:val="003C672C"/>
    <w:rsid w:val="003E2EFB"/>
    <w:rsid w:val="003E45D4"/>
    <w:rsid w:val="003F6EF1"/>
    <w:rsid w:val="00421BF9"/>
    <w:rsid w:val="0042382D"/>
    <w:rsid w:val="00425646"/>
    <w:rsid w:val="0042608F"/>
    <w:rsid w:val="00433AE7"/>
    <w:rsid w:val="00443833"/>
    <w:rsid w:val="004610CE"/>
    <w:rsid w:val="00462094"/>
    <w:rsid w:val="004630B1"/>
    <w:rsid w:val="00475644"/>
    <w:rsid w:val="004956E8"/>
    <w:rsid w:val="004A0E10"/>
    <w:rsid w:val="004A1EEA"/>
    <w:rsid w:val="004A6A1B"/>
    <w:rsid w:val="004B3273"/>
    <w:rsid w:val="004E5083"/>
    <w:rsid w:val="004E5828"/>
    <w:rsid w:val="004F2862"/>
    <w:rsid w:val="004F2F77"/>
    <w:rsid w:val="00534DCF"/>
    <w:rsid w:val="00545B30"/>
    <w:rsid w:val="005641C1"/>
    <w:rsid w:val="005654B2"/>
    <w:rsid w:val="005776E5"/>
    <w:rsid w:val="005A5EB9"/>
    <w:rsid w:val="005D7A32"/>
    <w:rsid w:val="005E3998"/>
    <w:rsid w:val="00603EEB"/>
    <w:rsid w:val="0068587E"/>
    <w:rsid w:val="006B2FF0"/>
    <w:rsid w:val="006B69A2"/>
    <w:rsid w:val="006C0633"/>
    <w:rsid w:val="006E1BD7"/>
    <w:rsid w:val="006E7EFD"/>
    <w:rsid w:val="006F3F7C"/>
    <w:rsid w:val="007028CF"/>
    <w:rsid w:val="00705116"/>
    <w:rsid w:val="00705D20"/>
    <w:rsid w:val="0071045A"/>
    <w:rsid w:val="00714AD8"/>
    <w:rsid w:val="0072651C"/>
    <w:rsid w:val="0073300B"/>
    <w:rsid w:val="00735A42"/>
    <w:rsid w:val="00755483"/>
    <w:rsid w:val="007846B0"/>
    <w:rsid w:val="00796DB7"/>
    <w:rsid w:val="007A203E"/>
    <w:rsid w:val="007A62CF"/>
    <w:rsid w:val="007D1819"/>
    <w:rsid w:val="007D37DC"/>
    <w:rsid w:val="007E2BA8"/>
    <w:rsid w:val="008034BB"/>
    <w:rsid w:val="0084420C"/>
    <w:rsid w:val="00847DAB"/>
    <w:rsid w:val="0086072C"/>
    <w:rsid w:val="008803AE"/>
    <w:rsid w:val="008901D3"/>
    <w:rsid w:val="00893752"/>
    <w:rsid w:val="00895D61"/>
    <w:rsid w:val="008B0F85"/>
    <w:rsid w:val="008B4A97"/>
    <w:rsid w:val="008E51E2"/>
    <w:rsid w:val="00902A15"/>
    <w:rsid w:val="00906D0A"/>
    <w:rsid w:val="00936EF0"/>
    <w:rsid w:val="009446B4"/>
    <w:rsid w:val="009553EC"/>
    <w:rsid w:val="00983676"/>
    <w:rsid w:val="009B7722"/>
    <w:rsid w:val="009E6154"/>
    <w:rsid w:val="00A15BB3"/>
    <w:rsid w:val="00A34B36"/>
    <w:rsid w:val="00A46F0C"/>
    <w:rsid w:val="00A627D8"/>
    <w:rsid w:val="00A66190"/>
    <w:rsid w:val="00A676E1"/>
    <w:rsid w:val="00A716D5"/>
    <w:rsid w:val="00A724C0"/>
    <w:rsid w:val="00A928A4"/>
    <w:rsid w:val="00AC1B45"/>
    <w:rsid w:val="00AC6A1C"/>
    <w:rsid w:val="00AF07C1"/>
    <w:rsid w:val="00AF32CD"/>
    <w:rsid w:val="00B04AFD"/>
    <w:rsid w:val="00B12E8D"/>
    <w:rsid w:val="00B14E68"/>
    <w:rsid w:val="00B2146B"/>
    <w:rsid w:val="00B47607"/>
    <w:rsid w:val="00B66457"/>
    <w:rsid w:val="00B72356"/>
    <w:rsid w:val="00B81CE7"/>
    <w:rsid w:val="00BB5BA2"/>
    <w:rsid w:val="00BD7D3A"/>
    <w:rsid w:val="00BE290C"/>
    <w:rsid w:val="00C0365A"/>
    <w:rsid w:val="00C15D77"/>
    <w:rsid w:val="00C2152B"/>
    <w:rsid w:val="00C345C1"/>
    <w:rsid w:val="00C51B8D"/>
    <w:rsid w:val="00C831F6"/>
    <w:rsid w:val="00C939C2"/>
    <w:rsid w:val="00C97F75"/>
    <w:rsid w:val="00CA346F"/>
    <w:rsid w:val="00CC242A"/>
    <w:rsid w:val="00CC7C5D"/>
    <w:rsid w:val="00CD59BB"/>
    <w:rsid w:val="00D24889"/>
    <w:rsid w:val="00D92D1E"/>
    <w:rsid w:val="00DD327C"/>
    <w:rsid w:val="00DF1004"/>
    <w:rsid w:val="00DF3449"/>
    <w:rsid w:val="00DF436D"/>
    <w:rsid w:val="00DF5B6C"/>
    <w:rsid w:val="00E02488"/>
    <w:rsid w:val="00E040A2"/>
    <w:rsid w:val="00E20FC2"/>
    <w:rsid w:val="00E32DE2"/>
    <w:rsid w:val="00E71BE6"/>
    <w:rsid w:val="00E85AB6"/>
    <w:rsid w:val="00E8760D"/>
    <w:rsid w:val="00E906B0"/>
    <w:rsid w:val="00E91D2A"/>
    <w:rsid w:val="00EC1731"/>
    <w:rsid w:val="00EC7827"/>
    <w:rsid w:val="00ED3923"/>
    <w:rsid w:val="00EF0E88"/>
    <w:rsid w:val="00EF602C"/>
    <w:rsid w:val="00F0171D"/>
    <w:rsid w:val="00F24CA6"/>
    <w:rsid w:val="00F4646B"/>
    <w:rsid w:val="00F53D40"/>
    <w:rsid w:val="00F6228A"/>
    <w:rsid w:val="00F8029D"/>
    <w:rsid w:val="00FA07DB"/>
    <w:rsid w:val="00FB4A2A"/>
    <w:rsid w:val="00FE4006"/>
    <w:rsid w:val="00FE56A8"/>
    <w:rsid w:val="00FF4AF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3" w:uiPriority="39"/>
    <w:lsdException w:name="caption" w:qFormat="1"/>
    <w:lsdException w:name="Title" w:semiHidden="0" w:unhideWhenUsed="0" w:qFormat="1"/>
    <w:lsdException w:name="Default Paragraph Font" w:uiPriority="1"/>
    <w:lsdException w:name="Subtitle" w:semiHidden="0" w:unhideWhenUsed="0" w:qFormat="1"/>
    <w:lsdException w:name="Strong" w:semiHidden="0" w:unhideWhenUsed="0" w:qFormat="1"/>
    <w:lsdException w:name="Emphasis" w:semiHidden="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45E81"/>
  </w:style>
  <w:style w:type="paragraph" w:styleId="Ttulo1">
    <w:name w:val="heading 1"/>
    <w:basedOn w:val="Normal"/>
    <w:next w:val="Normal"/>
    <w:link w:val="Ttulo1Carcter"/>
    <w:uiPriority w:val="99"/>
    <w:qFormat/>
    <w:rsid w:val="00906D0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cter"/>
    <w:uiPriority w:val="99"/>
    <w:qFormat/>
    <w:rsid w:val="006E7EFD"/>
    <w:pPr>
      <w:keepNext/>
      <w:widowControl w:val="0"/>
      <w:autoSpaceDE w:val="0"/>
      <w:autoSpaceDN w:val="0"/>
      <w:adjustRightInd w:val="0"/>
      <w:spacing w:before="240" w:after="60" w:line="240" w:lineRule="auto"/>
      <w:outlineLvl w:val="1"/>
    </w:pPr>
    <w:rPr>
      <w:rFonts w:ascii="Arial" w:eastAsiaTheme="minorEastAsia" w:hAnsi="Arial" w:cs="Arial"/>
      <w:b/>
      <w:bCs/>
      <w:color w:val="0000B0"/>
      <w:sz w:val="30"/>
      <w:szCs w:val="30"/>
      <w:lang w:val="en-AU" w:eastAsia="pt-PT"/>
    </w:rPr>
  </w:style>
  <w:style w:type="paragraph" w:styleId="Ttulo3">
    <w:name w:val="heading 3"/>
    <w:basedOn w:val="Normal"/>
    <w:next w:val="Normal"/>
    <w:link w:val="Ttulo3Carcter"/>
    <w:uiPriority w:val="99"/>
    <w:unhideWhenUsed/>
    <w:qFormat/>
    <w:rsid w:val="006E7EF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cter"/>
    <w:uiPriority w:val="99"/>
    <w:qFormat/>
    <w:rsid w:val="006E7EFD"/>
    <w:pPr>
      <w:keepNext/>
      <w:widowControl w:val="0"/>
      <w:autoSpaceDE w:val="0"/>
      <w:autoSpaceDN w:val="0"/>
      <w:adjustRightInd w:val="0"/>
      <w:spacing w:before="240" w:after="60" w:line="240" w:lineRule="auto"/>
      <w:outlineLvl w:val="3"/>
    </w:pPr>
    <w:rPr>
      <w:rFonts w:ascii="Arial" w:eastAsiaTheme="minorEastAsia" w:hAnsi="Arial" w:cs="Arial"/>
      <w:b/>
      <w:bCs/>
      <w:color w:val="004080"/>
      <w:sz w:val="24"/>
      <w:szCs w:val="24"/>
      <w:lang w:val="en-AU" w:eastAsia="pt-PT"/>
    </w:rPr>
  </w:style>
  <w:style w:type="paragraph" w:styleId="Ttulo5">
    <w:name w:val="heading 5"/>
    <w:basedOn w:val="Normal"/>
    <w:next w:val="Normal"/>
    <w:link w:val="Ttulo5Carcter"/>
    <w:uiPriority w:val="99"/>
    <w:qFormat/>
    <w:rsid w:val="006E7EFD"/>
    <w:pPr>
      <w:keepNext/>
      <w:widowControl w:val="0"/>
      <w:autoSpaceDE w:val="0"/>
      <w:autoSpaceDN w:val="0"/>
      <w:adjustRightInd w:val="0"/>
      <w:spacing w:before="240" w:after="60" w:line="240" w:lineRule="auto"/>
      <w:outlineLvl w:val="4"/>
    </w:pPr>
    <w:rPr>
      <w:rFonts w:ascii="Arial" w:eastAsiaTheme="minorEastAsia" w:hAnsi="Arial" w:cs="Arial"/>
      <w:b/>
      <w:bCs/>
      <w:i/>
      <w:iCs/>
      <w:color w:val="004080"/>
      <w:sz w:val="24"/>
      <w:szCs w:val="24"/>
      <w:lang w:val="en-AU" w:eastAsia="pt-PT"/>
    </w:rPr>
  </w:style>
  <w:style w:type="paragraph" w:styleId="Ttulo6">
    <w:name w:val="heading 6"/>
    <w:basedOn w:val="Normal"/>
    <w:next w:val="Normal"/>
    <w:link w:val="Ttulo6Carcter"/>
    <w:uiPriority w:val="99"/>
    <w:qFormat/>
    <w:rsid w:val="006E7EFD"/>
    <w:pPr>
      <w:keepNext/>
      <w:widowControl w:val="0"/>
      <w:autoSpaceDE w:val="0"/>
      <w:autoSpaceDN w:val="0"/>
      <w:adjustRightInd w:val="0"/>
      <w:spacing w:before="240" w:after="60" w:line="240" w:lineRule="auto"/>
      <w:outlineLvl w:val="5"/>
    </w:pPr>
    <w:rPr>
      <w:rFonts w:ascii="Arial" w:eastAsiaTheme="minorEastAsia" w:hAnsi="Arial" w:cs="Arial"/>
      <w:b/>
      <w:bCs/>
      <w:color w:val="004080"/>
      <w:lang w:val="en-AU" w:eastAsia="pt-PT"/>
    </w:rPr>
  </w:style>
  <w:style w:type="paragraph" w:styleId="Ttulo7">
    <w:name w:val="heading 7"/>
    <w:basedOn w:val="Normal"/>
    <w:next w:val="Normal"/>
    <w:link w:val="Ttulo7Carcter"/>
    <w:uiPriority w:val="99"/>
    <w:qFormat/>
    <w:rsid w:val="006E7EFD"/>
    <w:pPr>
      <w:keepNext/>
      <w:widowControl w:val="0"/>
      <w:autoSpaceDE w:val="0"/>
      <w:autoSpaceDN w:val="0"/>
      <w:adjustRightInd w:val="0"/>
      <w:spacing w:before="240" w:after="60" w:line="240" w:lineRule="auto"/>
      <w:outlineLvl w:val="6"/>
    </w:pPr>
    <w:rPr>
      <w:rFonts w:ascii="Arial" w:eastAsiaTheme="minorEastAsia" w:hAnsi="Arial" w:cs="Arial"/>
      <w:color w:val="004080"/>
      <w:u w:val="single"/>
      <w:lang w:val="en-AU" w:eastAsia="pt-PT"/>
    </w:rPr>
  </w:style>
  <w:style w:type="paragraph" w:styleId="Ttulo8">
    <w:name w:val="heading 8"/>
    <w:basedOn w:val="Normal"/>
    <w:next w:val="Normal"/>
    <w:link w:val="Ttulo8Carcter"/>
    <w:uiPriority w:val="99"/>
    <w:qFormat/>
    <w:rsid w:val="006E7EFD"/>
    <w:pPr>
      <w:keepNext/>
      <w:widowControl w:val="0"/>
      <w:autoSpaceDE w:val="0"/>
      <w:autoSpaceDN w:val="0"/>
      <w:adjustRightInd w:val="0"/>
      <w:spacing w:before="240" w:after="60" w:line="240" w:lineRule="auto"/>
      <w:outlineLvl w:val="7"/>
    </w:pPr>
    <w:rPr>
      <w:rFonts w:ascii="Arial" w:eastAsiaTheme="minorEastAsia" w:hAnsi="Arial" w:cs="Arial"/>
      <w:i/>
      <w:iCs/>
      <w:color w:val="000000"/>
      <w:sz w:val="20"/>
      <w:szCs w:val="20"/>
      <w:u w:val="single"/>
      <w:lang w:val="en-AU" w:eastAsia="pt-PT"/>
    </w:rPr>
  </w:style>
  <w:style w:type="paragraph" w:styleId="Ttulo9">
    <w:name w:val="heading 9"/>
    <w:basedOn w:val="Normal"/>
    <w:next w:val="Normal"/>
    <w:link w:val="Ttulo9Carcter"/>
    <w:uiPriority w:val="99"/>
    <w:qFormat/>
    <w:rsid w:val="006E7EFD"/>
    <w:pPr>
      <w:keepNext/>
      <w:widowControl w:val="0"/>
      <w:autoSpaceDE w:val="0"/>
      <w:autoSpaceDN w:val="0"/>
      <w:adjustRightInd w:val="0"/>
      <w:spacing w:before="240" w:after="60" w:line="240" w:lineRule="auto"/>
      <w:outlineLvl w:val="8"/>
    </w:pPr>
    <w:rPr>
      <w:rFonts w:ascii="Arial" w:eastAsiaTheme="minorEastAsia" w:hAnsi="Arial" w:cs="Arial"/>
      <w:color w:val="004080"/>
      <w:lang w:val="en-AU" w:eastAsia="pt-PT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cter"/>
    <w:uiPriority w:val="99"/>
    <w:unhideWhenUsed/>
    <w:rsid w:val="0004208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cter">
    <w:name w:val="Cabeçalho Carácter"/>
    <w:basedOn w:val="Tipodeletrapredefinidodopargrafo"/>
    <w:link w:val="Cabealho"/>
    <w:uiPriority w:val="99"/>
    <w:semiHidden/>
    <w:rsid w:val="00042081"/>
  </w:style>
  <w:style w:type="paragraph" w:styleId="Rodap">
    <w:name w:val="footer"/>
    <w:basedOn w:val="Normal"/>
    <w:link w:val="RodapCarcter"/>
    <w:uiPriority w:val="99"/>
    <w:unhideWhenUsed/>
    <w:rsid w:val="0004208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cter">
    <w:name w:val="Rodapé Carácter"/>
    <w:basedOn w:val="Tipodeletrapredefinidodopargrafo"/>
    <w:link w:val="Rodap"/>
    <w:uiPriority w:val="99"/>
    <w:semiHidden/>
    <w:rsid w:val="00042081"/>
  </w:style>
  <w:style w:type="character" w:styleId="TextodoMarcadordePosio">
    <w:name w:val="Placeholder Text"/>
    <w:basedOn w:val="Tipodeletrapredefinidodopargrafo"/>
    <w:uiPriority w:val="99"/>
    <w:semiHidden/>
    <w:rsid w:val="009553EC"/>
    <w:rPr>
      <w:color w:val="808080"/>
    </w:rPr>
  </w:style>
  <w:style w:type="paragraph" w:styleId="Textodebalo">
    <w:name w:val="Balloon Text"/>
    <w:basedOn w:val="Normal"/>
    <w:link w:val="TextodebaloCarcter"/>
    <w:uiPriority w:val="99"/>
    <w:semiHidden/>
    <w:unhideWhenUsed/>
    <w:rsid w:val="009553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9553EC"/>
    <w:rPr>
      <w:rFonts w:ascii="Tahoma" w:hAnsi="Tahoma" w:cs="Tahoma"/>
      <w:sz w:val="16"/>
      <w:szCs w:val="16"/>
    </w:rPr>
  </w:style>
  <w:style w:type="paragraph" w:styleId="SemEspaamento">
    <w:name w:val="No Spacing"/>
    <w:link w:val="SemEspaamentoCarcter"/>
    <w:uiPriority w:val="1"/>
    <w:qFormat/>
    <w:rsid w:val="00906D0A"/>
    <w:pPr>
      <w:spacing w:after="0" w:line="240" w:lineRule="auto"/>
    </w:pPr>
    <w:rPr>
      <w:rFonts w:eastAsiaTheme="minorEastAsia"/>
    </w:rPr>
  </w:style>
  <w:style w:type="character" w:customStyle="1" w:styleId="SemEspaamentoCarcter">
    <w:name w:val="Sem Espaçamento Carácter"/>
    <w:basedOn w:val="Tipodeletrapredefinidodopargrafo"/>
    <w:link w:val="SemEspaamento"/>
    <w:uiPriority w:val="1"/>
    <w:rsid w:val="00906D0A"/>
    <w:rPr>
      <w:rFonts w:eastAsiaTheme="minorEastAsia"/>
    </w:rPr>
  </w:style>
  <w:style w:type="table" w:styleId="Tabelacomgrelha">
    <w:name w:val="Table Grid"/>
    <w:basedOn w:val="Tabelanormal"/>
    <w:uiPriority w:val="39"/>
    <w:rsid w:val="00906D0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arcter">
    <w:name w:val="Título 1 Carácter"/>
    <w:basedOn w:val="Tipodeletrapredefinidodopargrafo"/>
    <w:link w:val="Ttulo1"/>
    <w:uiPriority w:val="9"/>
    <w:rsid w:val="00906D0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ondice">
    <w:name w:val="TOC Heading"/>
    <w:basedOn w:val="Ttulo1"/>
    <w:next w:val="Normal"/>
    <w:uiPriority w:val="39"/>
    <w:semiHidden/>
    <w:unhideWhenUsed/>
    <w:qFormat/>
    <w:rsid w:val="00906D0A"/>
    <w:pPr>
      <w:outlineLvl w:val="9"/>
    </w:pPr>
  </w:style>
  <w:style w:type="paragraph" w:styleId="Legenda">
    <w:name w:val="caption"/>
    <w:basedOn w:val="Normal"/>
    <w:next w:val="Normal"/>
    <w:uiPriority w:val="99"/>
    <w:unhideWhenUsed/>
    <w:qFormat/>
    <w:rsid w:val="0071045A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71045A"/>
    <w:pPr>
      <w:spacing w:after="0"/>
    </w:pPr>
  </w:style>
  <w:style w:type="character" w:styleId="Hiperligao">
    <w:name w:val="Hyperlink"/>
    <w:basedOn w:val="Tipodeletrapredefinidodopargrafo"/>
    <w:uiPriority w:val="99"/>
    <w:unhideWhenUsed/>
    <w:rsid w:val="0071045A"/>
    <w:rPr>
      <w:color w:val="0000FF" w:themeColor="hyperlink"/>
      <w:u w:val="single"/>
    </w:rPr>
  </w:style>
  <w:style w:type="character" w:customStyle="1" w:styleId="Ttulo3Carcter">
    <w:name w:val="Título 3 Carácter"/>
    <w:basedOn w:val="Tipodeletrapredefinidodopargrafo"/>
    <w:link w:val="Ttulo3"/>
    <w:uiPriority w:val="9"/>
    <w:semiHidden/>
    <w:rsid w:val="006E7EFD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tulo2Carcter">
    <w:name w:val="Título 2 Carácter"/>
    <w:basedOn w:val="Tipodeletrapredefinidodopargrafo"/>
    <w:link w:val="Ttulo2"/>
    <w:uiPriority w:val="99"/>
    <w:rsid w:val="006E7EFD"/>
    <w:rPr>
      <w:rFonts w:ascii="Arial" w:eastAsiaTheme="minorEastAsia" w:hAnsi="Arial" w:cs="Arial"/>
      <w:b/>
      <w:bCs/>
      <w:color w:val="0000B0"/>
      <w:sz w:val="30"/>
      <w:szCs w:val="30"/>
      <w:lang w:val="en-AU" w:eastAsia="pt-PT"/>
    </w:rPr>
  </w:style>
  <w:style w:type="character" w:customStyle="1" w:styleId="Ttulo4Carcter">
    <w:name w:val="Título 4 Carácter"/>
    <w:basedOn w:val="Tipodeletrapredefinidodopargrafo"/>
    <w:link w:val="Ttulo4"/>
    <w:uiPriority w:val="99"/>
    <w:rsid w:val="006E7EFD"/>
    <w:rPr>
      <w:rFonts w:ascii="Arial" w:eastAsiaTheme="minorEastAsia" w:hAnsi="Arial" w:cs="Arial"/>
      <w:b/>
      <w:bCs/>
      <w:color w:val="004080"/>
      <w:sz w:val="24"/>
      <w:szCs w:val="24"/>
      <w:lang w:val="en-AU" w:eastAsia="pt-PT"/>
    </w:rPr>
  </w:style>
  <w:style w:type="character" w:customStyle="1" w:styleId="Ttulo5Carcter">
    <w:name w:val="Título 5 Carácter"/>
    <w:basedOn w:val="Tipodeletrapredefinidodopargrafo"/>
    <w:link w:val="Ttulo5"/>
    <w:uiPriority w:val="99"/>
    <w:rsid w:val="006E7EFD"/>
    <w:rPr>
      <w:rFonts w:ascii="Arial" w:eastAsiaTheme="minorEastAsia" w:hAnsi="Arial" w:cs="Arial"/>
      <w:b/>
      <w:bCs/>
      <w:i/>
      <w:iCs/>
      <w:color w:val="004080"/>
      <w:sz w:val="24"/>
      <w:szCs w:val="24"/>
      <w:lang w:val="en-AU" w:eastAsia="pt-PT"/>
    </w:rPr>
  </w:style>
  <w:style w:type="character" w:customStyle="1" w:styleId="Ttulo6Carcter">
    <w:name w:val="Título 6 Carácter"/>
    <w:basedOn w:val="Tipodeletrapredefinidodopargrafo"/>
    <w:link w:val="Ttulo6"/>
    <w:uiPriority w:val="99"/>
    <w:rsid w:val="006E7EFD"/>
    <w:rPr>
      <w:rFonts w:ascii="Arial" w:eastAsiaTheme="minorEastAsia" w:hAnsi="Arial" w:cs="Arial"/>
      <w:b/>
      <w:bCs/>
      <w:color w:val="004080"/>
      <w:lang w:val="en-AU" w:eastAsia="pt-PT"/>
    </w:rPr>
  </w:style>
  <w:style w:type="character" w:customStyle="1" w:styleId="Ttulo7Carcter">
    <w:name w:val="Título 7 Carácter"/>
    <w:basedOn w:val="Tipodeletrapredefinidodopargrafo"/>
    <w:link w:val="Ttulo7"/>
    <w:uiPriority w:val="99"/>
    <w:rsid w:val="006E7EFD"/>
    <w:rPr>
      <w:rFonts w:ascii="Arial" w:eastAsiaTheme="minorEastAsia" w:hAnsi="Arial" w:cs="Arial"/>
      <w:color w:val="004080"/>
      <w:u w:val="single"/>
      <w:lang w:val="en-AU" w:eastAsia="pt-PT"/>
    </w:rPr>
  </w:style>
  <w:style w:type="character" w:customStyle="1" w:styleId="Ttulo8Carcter">
    <w:name w:val="Título 8 Carácter"/>
    <w:basedOn w:val="Tipodeletrapredefinidodopargrafo"/>
    <w:link w:val="Ttulo8"/>
    <w:uiPriority w:val="99"/>
    <w:rsid w:val="006E7EFD"/>
    <w:rPr>
      <w:rFonts w:ascii="Arial" w:eastAsiaTheme="minorEastAsia" w:hAnsi="Arial" w:cs="Arial"/>
      <w:i/>
      <w:iCs/>
      <w:color w:val="000000"/>
      <w:sz w:val="20"/>
      <w:szCs w:val="20"/>
      <w:u w:val="single"/>
      <w:lang w:val="en-AU" w:eastAsia="pt-PT"/>
    </w:rPr>
  </w:style>
  <w:style w:type="character" w:customStyle="1" w:styleId="Ttulo9Carcter">
    <w:name w:val="Título 9 Carácter"/>
    <w:basedOn w:val="Tipodeletrapredefinidodopargrafo"/>
    <w:link w:val="Ttulo9"/>
    <w:uiPriority w:val="99"/>
    <w:rsid w:val="006E7EFD"/>
    <w:rPr>
      <w:rFonts w:ascii="Arial" w:eastAsiaTheme="minorEastAsia" w:hAnsi="Arial" w:cs="Arial"/>
      <w:color w:val="004080"/>
      <w:lang w:val="en-AU" w:eastAsia="pt-PT"/>
    </w:rPr>
  </w:style>
  <w:style w:type="paragraph" w:customStyle="1" w:styleId="Heading">
    <w:name w:val="Heading"/>
    <w:next w:val="Corpodetexto"/>
    <w:uiPriority w:val="99"/>
    <w:rsid w:val="006E7EFD"/>
    <w:pPr>
      <w:keepNext/>
      <w:widowControl w:val="0"/>
      <w:autoSpaceDE w:val="0"/>
      <w:autoSpaceDN w:val="0"/>
      <w:adjustRightInd w:val="0"/>
      <w:spacing w:before="240" w:after="120" w:line="240" w:lineRule="auto"/>
    </w:pPr>
    <w:rPr>
      <w:rFonts w:ascii="Arial" w:eastAsiaTheme="minorEastAsia" w:hAnsi="Arial" w:cs="Arial"/>
      <w:color w:val="000000"/>
      <w:sz w:val="28"/>
      <w:szCs w:val="28"/>
      <w:lang w:val="en-AU" w:eastAsia="pt-PT"/>
    </w:rPr>
  </w:style>
  <w:style w:type="paragraph" w:styleId="Corpodetexto">
    <w:name w:val="Body Text"/>
    <w:basedOn w:val="Normal"/>
    <w:next w:val="Normal"/>
    <w:link w:val="CorpodetextoCarcter"/>
    <w:uiPriority w:val="99"/>
    <w:rsid w:val="006E7EFD"/>
    <w:pPr>
      <w:widowControl w:val="0"/>
      <w:autoSpaceDE w:val="0"/>
      <w:autoSpaceDN w:val="0"/>
      <w:adjustRightInd w:val="0"/>
      <w:spacing w:after="120" w:line="240" w:lineRule="auto"/>
    </w:pPr>
    <w:rPr>
      <w:rFonts w:ascii="Times New Roman" w:eastAsiaTheme="minorEastAsia" w:hAnsi="Times New Roman" w:cs="Times New Roman"/>
      <w:color w:val="000000"/>
      <w:sz w:val="20"/>
      <w:szCs w:val="20"/>
      <w:lang w:val="en-AU" w:eastAsia="pt-PT"/>
    </w:rPr>
  </w:style>
  <w:style w:type="character" w:customStyle="1" w:styleId="CorpodetextoCarcter">
    <w:name w:val="Corpo de texto Carácter"/>
    <w:basedOn w:val="Tipodeletrapredefinidodopargrafo"/>
    <w:link w:val="Corpodetexto"/>
    <w:uiPriority w:val="99"/>
    <w:rsid w:val="006E7EFD"/>
    <w:rPr>
      <w:rFonts w:ascii="Times New Roman" w:eastAsiaTheme="minorEastAsia" w:hAnsi="Times New Roman" w:cs="Times New Roman"/>
      <w:color w:val="000000"/>
      <w:sz w:val="20"/>
      <w:szCs w:val="20"/>
      <w:lang w:val="en-AU" w:eastAsia="pt-PT"/>
    </w:rPr>
  </w:style>
  <w:style w:type="paragraph" w:styleId="Lista">
    <w:name w:val="List"/>
    <w:basedOn w:val="Normal"/>
    <w:uiPriority w:val="99"/>
    <w:rsid w:val="006E7EFD"/>
    <w:pPr>
      <w:widowControl w:val="0"/>
      <w:autoSpaceDE w:val="0"/>
      <w:autoSpaceDN w:val="0"/>
      <w:adjustRightInd w:val="0"/>
      <w:spacing w:after="120" w:line="240" w:lineRule="auto"/>
    </w:pPr>
    <w:rPr>
      <w:rFonts w:ascii="Times New Roman" w:eastAsiaTheme="minorEastAsia" w:hAnsi="Times New Roman" w:cs="Times New Roman"/>
      <w:color w:val="000000"/>
      <w:sz w:val="20"/>
      <w:szCs w:val="20"/>
      <w:lang w:val="en-AU" w:eastAsia="pt-PT"/>
    </w:rPr>
  </w:style>
  <w:style w:type="paragraph" w:customStyle="1" w:styleId="Index">
    <w:name w:val="Index"/>
    <w:uiPriority w:val="99"/>
    <w:rsid w:val="006E7EFD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Theme="minorEastAsia" w:hAnsi="Arial" w:cs="Arial"/>
      <w:color w:val="000000"/>
      <w:lang w:val="en-AU" w:eastAsia="pt-PT"/>
    </w:rPr>
  </w:style>
  <w:style w:type="paragraph" w:styleId="ndice1">
    <w:name w:val="toc 1"/>
    <w:basedOn w:val="Normal"/>
    <w:next w:val="Normal"/>
    <w:uiPriority w:val="39"/>
    <w:rsid w:val="006E7EFD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b/>
      <w:bCs/>
      <w:color w:val="000000"/>
      <w:sz w:val="28"/>
      <w:szCs w:val="28"/>
      <w:lang w:val="en-AU" w:eastAsia="pt-PT"/>
    </w:rPr>
  </w:style>
  <w:style w:type="paragraph" w:styleId="ndice2">
    <w:name w:val="toc 2"/>
    <w:basedOn w:val="Normal"/>
    <w:next w:val="Normal"/>
    <w:uiPriority w:val="99"/>
    <w:rsid w:val="006E7EFD"/>
    <w:pPr>
      <w:widowControl w:val="0"/>
      <w:autoSpaceDE w:val="0"/>
      <w:autoSpaceDN w:val="0"/>
      <w:adjustRightInd w:val="0"/>
      <w:spacing w:after="0" w:line="240" w:lineRule="auto"/>
      <w:ind w:left="180"/>
    </w:pPr>
    <w:rPr>
      <w:rFonts w:ascii="Times New Roman" w:eastAsiaTheme="minorEastAsia" w:hAnsi="Times New Roman" w:cs="Times New Roman"/>
      <w:b/>
      <w:bCs/>
      <w:color w:val="000000"/>
      <w:sz w:val="24"/>
      <w:szCs w:val="24"/>
      <w:lang w:val="en-AU" w:eastAsia="pt-PT"/>
    </w:rPr>
  </w:style>
  <w:style w:type="paragraph" w:styleId="ndice3">
    <w:name w:val="toc 3"/>
    <w:basedOn w:val="Normal"/>
    <w:next w:val="Normal"/>
    <w:uiPriority w:val="39"/>
    <w:rsid w:val="006E7EFD"/>
    <w:pPr>
      <w:widowControl w:val="0"/>
      <w:autoSpaceDE w:val="0"/>
      <w:autoSpaceDN w:val="0"/>
      <w:adjustRightInd w:val="0"/>
      <w:spacing w:after="0" w:line="240" w:lineRule="auto"/>
      <w:ind w:left="360"/>
    </w:pPr>
    <w:rPr>
      <w:rFonts w:ascii="Times New Roman" w:eastAsiaTheme="minorEastAsia" w:hAnsi="Times New Roman" w:cs="Times New Roman"/>
      <w:color w:val="000000"/>
      <w:sz w:val="24"/>
      <w:szCs w:val="24"/>
      <w:lang w:val="en-AU" w:eastAsia="pt-PT"/>
    </w:rPr>
  </w:style>
  <w:style w:type="paragraph" w:styleId="ndice4">
    <w:name w:val="toc 4"/>
    <w:basedOn w:val="Normal"/>
    <w:next w:val="Normal"/>
    <w:uiPriority w:val="99"/>
    <w:rsid w:val="006E7EFD"/>
    <w:pPr>
      <w:widowControl w:val="0"/>
      <w:autoSpaceDE w:val="0"/>
      <w:autoSpaceDN w:val="0"/>
      <w:adjustRightInd w:val="0"/>
      <w:spacing w:after="0" w:line="240" w:lineRule="auto"/>
      <w:ind w:left="540"/>
    </w:pPr>
    <w:rPr>
      <w:rFonts w:ascii="Times New Roman" w:eastAsiaTheme="minorEastAsia" w:hAnsi="Times New Roman" w:cs="Times New Roman"/>
      <w:color w:val="000000"/>
      <w:sz w:val="24"/>
      <w:szCs w:val="24"/>
      <w:lang w:val="en-AU" w:eastAsia="pt-PT"/>
    </w:rPr>
  </w:style>
  <w:style w:type="paragraph" w:styleId="ndice5">
    <w:name w:val="toc 5"/>
    <w:basedOn w:val="Normal"/>
    <w:next w:val="Normal"/>
    <w:uiPriority w:val="99"/>
    <w:rsid w:val="006E7EFD"/>
    <w:pPr>
      <w:widowControl w:val="0"/>
      <w:autoSpaceDE w:val="0"/>
      <w:autoSpaceDN w:val="0"/>
      <w:adjustRightInd w:val="0"/>
      <w:spacing w:after="0" w:line="240" w:lineRule="auto"/>
      <w:ind w:left="720"/>
    </w:pPr>
    <w:rPr>
      <w:rFonts w:ascii="Times New Roman" w:eastAsiaTheme="minorEastAsia" w:hAnsi="Times New Roman" w:cs="Times New Roman"/>
      <w:color w:val="000000"/>
      <w:sz w:val="24"/>
      <w:szCs w:val="24"/>
      <w:lang w:val="en-AU" w:eastAsia="pt-PT"/>
    </w:rPr>
  </w:style>
  <w:style w:type="paragraph" w:styleId="ndice6">
    <w:name w:val="toc 6"/>
    <w:basedOn w:val="Normal"/>
    <w:next w:val="Normal"/>
    <w:uiPriority w:val="99"/>
    <w:rsid w:val="006E7EFD"/>
    <w:pPr>
      <w:widowControl w:val="0"/>
      <w:autoSpaceDE w:val="0"/>
      <w:autoSpaceDN w:val="0"/>
      <w:adjustRightInd w:val="0"/>
      <w:spacing w:after="0" w:line="240" w:lineRule="auto"/>
      <w:ind w:left="900"/>
    </w:pPr>
    <w:rPr>
      <w:rFonts w:ascii="Times New Roman" w:eastAsiaTheme="minorEastAsia" w:hAnsi="Times New Roman" w:cs="Times New Roman"/>
      <w:color w:val="000000"/>
      <w:sz w:val="24"/>
      <w:szCs w:val="24"/>
      <w:lang w:val="en-AU" w:eastAsia="pt-PT"/>
    </w:rPr>
  </w:style>
  <w:style w:type="paragraph" w:styleId="ndice7">
    <w:name w:val="toc 7"/>
    <w:basedOn w:val="Normal"/>
    <w:next w:val="Normal"/>
    <w:uiPriority w:val="99"/>
    <w:rsid w:val="006E7EFD"/>
    <w:pPr>
      <w:widowControl w:val="0"/>
      <w:autoSpaceDE w:val="0"/>
      <w:autoSpaceDN w:val="0"/>
      <w:adjustRightInd w:val="0"/>
      <w:spacing w:after="0" w:line="240" w:lineRule="auto"/>
      <w:ind w:left="1080"/>
    </w:pPr>
    <w:rPr>
      <w:rFonts w:ascii="Times New Roman" w:eastAsiaTheme="minorEastAsia" w:hAnsi="Times New Roman" w:cs="Times New Roman"/>
      <w:color w:val="000000"/>
      <w:sz w:val="24"/>
      <w:szCs w:val="24"/>
      <w:lang w:val="en-AU" w:eastAsia="pt-PT"/>
    </w:rPr>
  </w:style>
  <w:style w:type="paragraph" w:styleId="ndice8">
    <w:name w:val="toc 8"/>
    <w:basedOn w:val="Normal"/>
    <w:next w:val="Normal"/>
    <w:uiPriority w:val="99"/>
    <w:rsid w:val="006E7EFD"/>
    <w:pPr>
      <w:widowControl w:val="0"/>
      <w:autoSpaceDE w:val="0"/>
      <w:autoSpaceDN w:val="0"/>
      <w:adjustRightInd w:val="0"/>
      <w:spacing w:after="0" w:line="240" w:lineRule="auto"/>
      <w:ind w:left="1260"/>
    </w:pPr>
    <w:rPr>
      <w:rFonts w:ascii="Times New Roman" w:eastAsiaTheme="minorEastAsia" w:hAnsi="Times New Roman" w:cs="Times New Roman"/>
      <w:color w:val="000000"/>
      <w:sz w:val="24"/>
      <w:szCs w:val="24"/>
      <w:lang w:val="en-AU" w:eastAsia="pt-PT"/>
    </w:rPr>
  </w:style>
  <w:style w:type="paragraph" w:styleId="ndice9">
    <w:name w:val="toc 9"/>
    <w:basedOn w:val="Normal"/>
    <w:next w:val="Normal"/>
    <w:uiPriority w:val="99"/>
    <w:rsid w:val="006E7EFD"/>
    <w:pPr>
      <w:widowControl w:val="0"/>
      <w:autoSpaceDE w:val="0"/>
      <w:autoSpaceDN w:val="0"/>
      <w:adjustRightInd w:val="0"/>
      <w:spacing w:after="0" w:line="240" w:lineRule="auto"/>
      <w:ind w:left="1440"/>
    </w:pPr>
    <w:rPr>
      <w:rFonts w:ascii="Times New Roman" w:eastAsiaTheme="minorEastAsia" w:hAnsi="Times New Roman" w:cs="Times New Roman"/>
      <w:color w:val="000000"/>
      <w:sz w:val="24"/>
      <w:szCs w:val="24"/>
      <w:lang w:val="en-AU" w:eastAsia="pt-PT"/>
    </w:rPr>
  </w:style>
  <w:style w:type="paragraph" w:styleId="Ttulo">
    <w:name w:val="Title"/>
    <w:basedOn w:val="Normal"/>
    <w:next w:val="Normal"/>
    <w:link w:val="TtuloCarcter"/>
    <w:uiPriority w:val="99"/>
    <w:qFormat/>
    <w:rsid w:val="006E7EFD"/>
    <w:pPr>
      <w:keepNext/>
      <w:widowControl w:val="0"/>
      <w:autoSpaceDE w:val="0"/>
      <w:autoSpaceDN w:val="0"/>
      <w:adjustRightInd w:val="0"/>
      <w:spacing w:before="240" w:after="60" w:line="240" w:lineRule="auto"/>
      <w:jc w:val="center"/>
    </w:pPr>
    <w:rPr>
      <w:rFonts w:ascii="Arial" w:eastAsiaTheme="minorEastAsia" w:hAnsi="Arial" w:cs="Arial"/>
      <w:b/>
      <w:bCs/>
      <w:color w:val="000000"/>
      <w:sz w:val="32"/>
      <w:szCs w:val="32"/>
      <w:lang w:val="en-AU" w:eastAsia="pt-PT"/>
    </w:rPr>
  </w:style>
  <w:style w:type="character" w:customStyle="1" w:styleId="TtuloCarcter">
    <w:name w:val="Título Carácter"/>
    <w:basedOn w:val="Tipodeletrapredefinidodopargrafo"/>
    <w:link w:val="Ttulo"/>
    <w:uiPriority w:val="99"/>
    <w:rsid w:val="006E7EFD"/>
    <w:rPr>
      <w:rFonts w:ascii="Arial" w:eastAsiaTheme="minorEastAsia" w:hAnsi="Arial" w:cs="Arial"/>
      <w:b/>
      <w:bCs/>
      <w:color w:val="000000"/>
      <w:sz w:val="32"/>
      <w:szCs w:val="32"/>
      <w:lang w:val="en-AU" w:eastAsia="pt-PT"/>
    </w:rPr>
  </w:style>
  <w:style w:type="paragraph" w:styleId="Subttulo">
    <w:name w:val="Subtitle"/>
    <w:basedOn w:val="Normal"/>
    <w:next w:val="Corpodetexto"/>
    <w:link w:val="SubttuloCarcter"/>
    <w:uiPriority w:val="99"/>
    <w:qFormat/>
    <w:rsid w:val="006E7EFD"/>
    <w:pPr>
      <w:keepNext/>
      <w:widowControl w:val="0"/>
      <w:autoSpaceDE w:val="0"/>
      <w:autoSpaceDN w:val="0"/>
      <w:adjustRightInd w:val="0"/>
      <w:spacing w:before="240" w:after="120" w:line="240" w:lineRule="auto"/>
      <w:jc w:val="center"/>
    </w:pPr>
    <w:rPr>
      <w:rFonts w:ascii="Arial" w:eastAsiaTheme="minorEastAsia" w:hAnsi="Arial" w:cs="Arial"/>
      <w:i/>
      <w:iCs/>
      <w:color w:val="000000"/>
      <w:sz w:val="28"/>
      <w:szCs w:val="28"/>
      <w:lang w:val="en-AU" w:eastAsia="pt-PT"/>
    </w:rPr>
  </w:style>
  <w:style w:type="character" w:customStyle="1" w:styleId="SubttuloCarcter">
    <w:name w:val="Subtítulo Carácter"/>
    <w:basedOn w:val="Tipodeletrapredefinidodopargrafo"/>
    <w:link w:val="Subttulo"/>
    <w:uiPriority w:val="99"/>
    <w:rsid w:val="006E7EFD"/>
    <w:rPr>
      <w:rFonts w:ascii="Arial" w:eastAsiaTheme="minorEastAsia" w:hAnsi="Arial" w:cs="Arial"/>
      <w:i/>
      <w:iCs/>
      <w:color w:val="000000"/>
      <w:sz w:val="28"/>
      <w:szCs w:val="28"/>
      <w:lang w:val="en-AU" w:eastAsia="pt-PT"/>
    </w:rPr>
  </w:style>
  <w:style w:type="paragraph" w:customStyle="1" w:styleId="NumberedList">
    <w:name w:val="Numbered List"/>
    <w:next w:val="Normal"/>
    <w:uiPriority w:val="99"/>
    <w:rsid w:val="006E7EFD"/>
    <w:pPr>
      <w:widowControl w:val="0"/>
      <w:autoSpaceDE w:val="0"/>
      <w:autoSpaceDN w:val="0"/>
      <w:adjustRightInd w:val="0"/>
      <w:spacing w:after="0" w:line="240" w:lineRule="auto"/>
      <w:ind w:left="360" w:hanging="360"/>
    </w:pPr>
    <w:rPr>
      <w:rFonts w:ascii="Times New Roman" w:eastAsiaTheme="minorEastAsia" w:hAnsi="Times New Roman" w:cs="Times New Roman"/>
      <w:color w:val="000000"/>
      <w:sz w:val="20"/>
      <w:szCs w:val="20"/>
      <w:lang w:val="en-AU" w:eastAsia="pt-PT"/>
    </w:rPr>
  </w:style>
  <w:style w:type="paragraph" w:customStyle="1" w:styleId="BulletedList">
    <w:name w:val="Bulleted List"/>
    <w:next w:val="Normal"/>
    <w:uiPriority w:val="99"/>
    <w:rsid w:val="006E7EFD"/>
    <w:pPr>
      <w:widowControl w:val="0"/>
      <w:autoSpaceDE w:val="0"/>
      <w:autoSpaceDN w:val="0"/>
      <w:adjustRightInd w:val="0"/>
      <w:spacing w:after="0" w:line="240" w:lineRule="auto"/>
      <w:ind w:left="360" w:hanging="360"/>
    </w:pPr>
    <w:rPr>
      <w:rFonts w:ascii="Times New Roman" w:eastAsiaTheme="minorEastAsia" w:hAnsi="Times New Roman" w:cs="Times New Roman"/>
      <w:color w:val="000000"/>
      <w:sz w:val="20"/>
      <w:szCs w:val="20"/>
      <w:lang w:val="en-AU" w:eastAsia="pt-PT"/>
    </w:rPr>
  </w:style>
  <w:style w:type="paragraph" w:styleId="Corpodetexto2">
    <w:name w:val="Body Text 2"/>
    <w:basedOn w:val="Normal"/>
    <w:next w:val="Normal"/>
    <w:link w:val="Corpodetexto2Carcter"/>
    <w:uiPriority w:val="99"/>
    <w:rsid w:val="006E7EFD"/>
    <w:pPr>
      <w:widowControl w:val="0"/>
      <w:autoSpaceDE w:val="0"/>
      <w:autoSpaceDN w:val="0"/>
      <w:adjustRightInd w:val="0"/>
      <w:spacing w:after="120" w:line="480" w:lineRule="auto"/>
    </w:pPr>
    <w:rPr>
      <w:rFonts w:ascii="Times New Roman" w:eastAsiaTheme="minorEastAsia" w:hAnsi="Times New Roman" w:cs="Times New Roman"/>
      <w:color w:val="000000"/>
      <w:sz w:val="18"/>
      <w:szCs w:val="18"/>
      <w:lang w:val="en-AU" w:eastAsia="pt-PT"/>
    </w:rPr>
  </w:style>
  <w:style w:type="character" w:customStyle="1" w:styleId="Corpodetexto2Carcter">
    <w:name w:val="Corpo de texto 2 Carácter"/>
    <w:basedOn w:val="Tipodeletrapredefinidodopargrafo"/>
    <w:link w:val="Corpodetexto2"/>
    <w:uiPriority w:val="99"/>
    <w:rsid w:val="006E7EFD"/>
    <w:rPr>
      <w:rFonts w:ascii="Times New Roman" w:eastAsiaTheme="minorEastAsia" w:hAnsi="Times New Roman" w:cs="Times New Roman"/>
      <w:color w:val="000000"/>
      <w:sz w:val="18"/>
      <w:szCs w:val="18"/>
      <w:lang w:val="en-AU" w:eastAsia="pt-PT"/>
    </w:rPr>
  </w:style>
  <w:style w:type="paragraph" w:styleId="Corpodetexto3">
    <w:name w:val="Body Text 3"/>
    <w:basedOn w:val="Normal"/>
    <w:next w:val="Normal"/>
    <w:link w:val="Corpodetexto3Carcter"/>
    <w:uiPriority w:val="99"/>
    <w:rsid w:val="006E7EFD"/>
    <w:pPr>
      <w:widowControl w:val="0"/>
      <w:autoSpaceDE w:val="0"/>
      <w:autoSpaceDN w:val="0"/>
      <w:adjustRightInd w:val="0"/>
      <w:spacing w:after="120" w:line="240" w:lineRule="auto"/>
    </w:pPr>
    <w:rPr>
      <w:rFonts w:ascii="Times New Roman" w:eastAsiaTheme="minorEastAsia" w:hAnsi="Times New Roman" w:cs="Times New Roman"/>
      <w:color w:val="000000"/>
      <w:sz w:val="16"/>
      <w:szCs w:val="16"/>
      <w:lang w:val="en-AU" w:eastAsia="pt-PT"/>
    </w:rPr>
  </w:style>
  <w:style w:type="character" w:customStyle="1" w:styleId="Corpodetexto3Carcter">
    <w:name w:val="Corpo de texto 3 Carácter"/>
    <w:basedOn w:val="Tipodeletrapredefinidodopargrafo"/>
    <w:link w:val="Corpodetexto3"/>
    <w:uiPriority w:val="99"/>
    <w:rsid w:val="006E7EFD"/>
    <w:rPr>
      <w:rFonts w:ascii="Times New Roman" w:eastAsiaTheme="minorEastAsia" w:hAnsi="Times New Roman" w:cs="Times New Roman"/>
      <w:color w:val="000000"/>
      <w:sz w:val="16"/>
      <w:szCs w:val="16"/>
      <w:lang w:val="en-AU" w:eastAsia="pt-PT"/>
    </w:rPr>
  </w:style>
  <w:style w:type="paragraph" w:styleId="Ttulodanota">
    <w:name w:val="Note Heading"/>
    <w:basedOn w:val="Normal"/>
    <w:next w:val="Normal"/>
    <w:link w:val="TtulodanotaCarcter"/>
    <w:uiPriority w:val="99"/>
    <w:rsid w:val="006E7EFD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sz w:val="20"/>
      <w:szCs w:val="20"/>
      <w:lang w:val="en-AU" w:eastAsia="pt-PT"/>
    </w:rPr>
  </w:style>
  <w:style w:type="character" w:customStyle="1" w:styleId="TtulodanotaCarcter">
    <w:name w:val="Título da nota Carácter"/>
    <w:basedOn w:val="Tipodeletrapredefinidodopargrafo"/>
    <w:link w:val="Ttulodanota"/>
    <w:uiPriority w:val="99"/>
    <w:rsid w:val="006E7EFD"/>
    <w:rPr>
      <w:rFonts w:ascii="Times New Roman" w:eastAsiaTheme="minorEastAsia" w:hAnsi="Times New Roman" w:cs="Times New Roman"/>
      <w:color w:val="000000"/>
      <w:sz w:val="20"/>
      <w:szCs w:val="20"/>
      <w:lang w:val="en-AU" w:eastAsia="pt-PT"/>
    </w:rPr>
  </w:style>
  <w:style w:type="paragraph" w:styleId="Textosimples">
    <w:name w:val="Plain Text"/>
    <w:basedOn w:val="Normal"/>
    <w:next w:val="Normal"/>
    <w:link w:val="TextosimplesCarcter"/>
    <w:uiPriority w:val="99"/>
    <w:rsid w:val="006E7EFD"/>
    <w:pPr>
      <w:widowControl w:val="0"/>
      <w:autoSpaceDE w:val="0"/>
      <w:autoSpaceDN w:val="0"/>
      <w:adjustRightInd w:val="0"/>
      <w:spacing w:after="0" w:line="240" w:lineRule="auto"/>
    </w:pPr>
    <w:rPr>
      <w:rFonts w:ascii="Courier New" w:eastAsiaTheme="minorEastAsia" w:hAnsi="Courier New" w:cs="Courier New"/>
      <w:color w:val="000000"/>
      <w:sz w:val="20"/>
      <w:szCs w:val="20"/>
      <w:lang w:val="en-AU" w:eastAsia="pt-PT"/>
    </w:rPr>
  </w:style>
  <w:style w:type="character" w:customStyle="1" w:styleId="TextosimplesCarcter">
    <w:name w:val="Texto simples Carácter"/>
    <w:basedOn w:val="Tipodeletrapredefinidodopargrafo"/>
    <w:link w:val="Textosimples"/>
    <w:uiPriority w:val="99"/>
    <w:rsid w:val="006E7EFD"/>
    <w:rPr>
      <w:rFonts w:ascii="Courier New" w:eastAsiaTheme="minorEastAsia" w:hAnsi="Courier New" w:cs="Courier New"/>
      <w:color w:val="000000"/>
      <w:sz w:val="20"/>
      <w:szCs w:val="20"/>
      <w:lang w:val="en-AU" w:eastAsia="pt-PT"/>
    </w:rPr>
  </w:style>
  <w:style w:type="character" w:styleId="Forte">
    <w:name w:val="Strong"/>
    <w:basedOn w:val="Tipodeletrapredefinidodopargrafo"/>
    <w:uiPriority w:val="99"/>
    <w:qFormat/>
    <w:rsid w:val="006E7EFD"/>
    <w:rPr>
      <w:rFonts w:ascii="Times New Roman" w:hAnsi="Times New Roman" w:cs="Times New Roman"/>
      <w:b/>
      <w:bCs/>
      <w:color w:val="000000"/>
      <w:sz w:val="20"/>
      <w:szCs w:val="20"/>
    </w:rPr>
  </w:style>
  <w:style w:type="character" w:styleId="nfase">
    <w:name w:val="Emphasis"/>
    <w:basedOn w:val="Tipodeletrapredefinidodopargrafo"/>
    <w:uiPriority w:val="99"/>
    <w:qFormat/>
    <w:rsid w:val="006E7EFD"/>
    <w:rPr>
      <w:rFonts w:ascii="Times New Roman" w:hAnsi="Times New Roman" w:cs="Times New Roman"/>
      <w:i/>
      <w:iCs/>
      <w:color w:val="000000"/>
      <w:sz w:val="20"/>
      <w:szCs w:val="20"/>
    </w:rPr>
  </w:style>
  <w:style w:type="paragraph" w:customStyle="1" w:styleId="Code">
    <w:name w:val="Code"/>
    <w:next w:val="Normal"/>
    <w:uiPriority w:val="99"/>
    <w:rsid w:val="006E7EFD"/>
    <w:pPr>
      <w:widowControl w:val="0"/>
      <w:autoSpaceDE w:val="0"/>
      <w:autoSpaceDN w:val="0"/>
      <w:adjustRightInd w:val="0"/>
      <w:spacing w:after="0" w:line="240" w:lineRule="auto"/>
    </w:pPr>
    <w:rPr>
      <w:rFonts w:ascii="Courier New" w:eastAsiaTheme="minorEastAsia" w:hAnsi="Courier New" w:cs="Courier New"/>
      <w:color w:val="000000"/>
      <w:sz w:val="18"/>
      <w:szCs w:val="18"/>
      <w:lang w:val="en-AU" w:eastAsia="pt-PT"/>
    </w:rPr>
  </w:style>
  <w:style w:type="paragraph" w:customStyle="1" w:styleId="ListHeader">
    <w:name w:val="List Header"/>
    <w:next w:val="Normal"/>
    <w:uiPriority w:val="99"/>
    <w:rsid w:val="006E7EFD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b/>
      <w:bCs/>
      <w:i/>
      <w:iCs/>
      <w:color w:val="0000A0"/>
      <w:sz w:val="20"/>
      <w:szCs w:val="20"/>
      <w:lang w:val="en-AU" w:eastAsia="pt-PT"/>
    </w:rPr>
  </w:style>
  <w:style w:type="paragraph" w:customStyle="1" w:styleId="TableContents">
    <w:name w:val="Table Contents"/>
    <w:uiPriority w:val="99"/>
    <w:rsid w:val="006E7EFD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Theme="minorEastAsia" w:hAnsi="Arial" w:cs="Arial"/>
      <w:color w:val="000000"/>
      <w:lang w:val="en-AU" w:eastAsia="pt-PT"/>
    </w:rPr>
  </w:style>
  <w:style w:type="paragraph" w:customStyle="1" w:styleId="TableHeading">
    <w:name w:val="Table Heading"/>
    <w:uiPriority w:val="99"/>
    <w:rsid w:val="006E7EFD"/>
    <w:pPr>
      <w:widowControl w:val="0"/>
      <w:autoSpaceDE w:val="0"/>
      <w:autoSpaceDN w:val="0"/>
      <w:adjustRightInd w:val="0"/>
      <w:spacing w:after="0" w:line="240" w:lineRule="auto"/>
      <w:jc w:val="center"/>
    </w:pPr>
    <w:rPr>
      <w:rFonts w:ascii="Arial" w:eastAsiaTheme="minorEastAsia" w:hAnsi="Arial" w:cs="Arial"/>
      <w:b/>
      <w:bCs/>
      <w:color w:val="000000"/>
      <w:lang w:val="en-AU" w:eastAsia="pt-PT"/>
    </w:rPr>
  </w:style>
  <w:style w:type="character" w:customStyle="1" w:styleId="RTFNum21">
    <w:name w:val="RTF_Num 2 1"/>
    <w:uiPriority w:val="99"/>
    <w:rsid w:val="006E7EFD"/>
    <w:rPr>
      <w:rFonts w:ascii="Times New Roman" w:hAnsi="Times New Roman"/>
      <w:sz w:val="22"/>
    </w:rPr>
  </w:style>
  <w:style w:type="character" w:customStyle="1" w:styleId="FieldLabel">
    <w:name w:val="Field Label"/>
    <w:uiPriority w:val="99"/>
    <w:rsid w:val="006E7EFD"/>
    <w:rPr>
      <w:rFonts w:ascii="Times New Roman" w:hAnsi="Times New Roman"/>
      <w:i/>
      <w:color w:val="004080"/>
      <w:sz w:val="20"/>
    </w:rPr>
  </w:style>
  <w:style w:type="character" w:customStyle="1" w:styleId="TableHeading1">
    <w:name w:val="Table Heading1"/>
    <w:uiPriority w:val="99"/>
    <w:rsid w:val="006E7EFD"/>
    <w:rPr>
      <w:rFonts w:ascii="Times New Roman" w:hAnsi="Times New Roman"/>
      <w:b/>
      <w:color w:val="000000"/>
      <w:sz w:val="22"/>
    </w:rPr>
  </w:style>
  <w:style w:type="character" w:customStyle="1" w:styleId="SSBookmark">
    <w:name w:val="SSBookmark"/>
    <w:uiPriority w:val="99"/>
    <w:rsid w:val="006E7EFD"/>
    <w:rPr>
      <w:rFonts w:ascii="Lucida Sans" w:hAnsi="Lucida Sans"/>
      <w:b/>
      <w:color w:val="000000"/>
      <w:sz w:val="16"/>
      <w:shd w:val="clear" w:color="auto" w:fill="FFFF80"/>
    </w:rPr>
  </w:style>
  <w:style w:type="character" w:customStyle="1" w:styleId="Objecttype">
    <w:name w:val="Object type"/>
    <w:uiPriority w:val="99"/>
    <w:rsid w:val="006E7EFD"/>
    <w:rPr>
      <w:rFonts w:ascii="Times New Roman" w:hAnsi="Times New Roman"/>
      <w:b/>
      <w:color w:val="000000"/>
      <w:sz w:val="20"/>
      <w:u w:val="single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6E7EFD"/>
    <w:rPr>
      <w:rFonts w:cs="Times New Roman"/>
      <w:sz w:val="16"/>
      <w:szCs w:val="16"/>
    </w:rPr>
  </w:style>
  <w:style w:type="paragraph" w:styleId="Textodecomentrio">
    <w:name w:val="annotation text"/>
    <w:basedOn w:val="Normal"/>
    <w:link w:val="TextodecomentrioCarcter"/>
    <w:uiPriority w:val="99"/>
    <w:semiHidden/>
    <w:unhideWhenUsed/>
    <w:rsid w:val="006E7EFD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Theme="minorEastAsia" w:hAnsi="Arial" w:cs="Arial"/>
      <w:color w:val="000000"/>
      <w:sz w:val="20"/>
      <w:szCs w:val="20"/>
      <w:lang w:val="en-AU" w:eastAsia="pt-PT"/>
    </w:rPr>
  </w:style>
  <w:style w:type="character" w:customStyle="1" w:styleId="TextodecomentrioCarcter">
    <w:name w:val="Texto de comentário Carácter"/>
    <w:basedOn w:val="Tipodeletrapredefinidodopargrafo"/>
    <w:link w:val="Textodecomentrio"/>
    <w:uiPriority w:val="99"/>
    <w:semiHidden/>
    <w:rsid w:val="006E7EFD"/>
    <w:rPr>
      <w:rFonts w:ascii="Arial" w:eastAsiaTheme="minorEastAsia" w:hAnsi="Arial" w:cs="Arial"/>
      <w:color w:val="000000"/>
      <w:sz w:val="20"/>
      <w:szCs w:val="20"/>
      <w:lang w:val="en-AU" w:eastAsia="pt-PT"/>
    </w:rPr>
  </w:style>
  <w:style w:type="paragraph" w:styleId="Assuntodecomentrio">
    <w:name w:val="annotation subject"/>
    <w:basedOn w:val="Textodecomentrio"/>
    <w:next w:val="Textodecomentrio"/>
    <w:link w:val="AssuntodecomentrioCarcter"/>
    <w:uiPriority w:val="99"/>
    <w:semiHidden/>
    <w:unhideWhenUsed/>
    <w:rsid w:val="006E7EFD"/>
    <w:rPr>
      <w:b/>
      <w:bCs/>
    </w:rPr>
  </w:style>
  <w:style w:type="character" w:customStyle="1" w:styleId="AssuntodecomentrioCarcter">
    <w:name w:val="Assunto de comentário Carácter"/>
    <w:basedOn w:val="TextodecomentrioCarcter"/>
    <w:link w:val="Assuntodecomentrio"/>
    <w:uiPriority w:val="99"/>
    <w:semiHidden/>
    <w:rsid w:val="006E7EFD"/>
    <w:rPr>
      <w:rFonts w:ascii="Arial" w:eastAsiaTheme="minorEastAsia" w:hAnsi="Arial" w:cs="Arial"/>
      <w:b/>
      <w:bCs/>
      <w:color w:val="000000"/>
      <w:sz w:val="20"/>
      <w:szCs w:val="20"/>
      <w:lang w:val="en-AU" w:eastAsia="pt-PT"/>
    </w:rPr>
  </w:style>
  <w:style w:type="paragraph" w:styleId="PargrafodaLista">
    <w:name w:val="List Paragraph"/>
    <w:basedOn w:val="Normal"/>
    <w:uiPriority w:val="34"/>
    <w:qFormat/>
    <w:rsid w:val="004F2F77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comments" Target="comments.xml"/><Relationship Id="rId18" Type="http://schemas.openxmlformats.org/officeDocument/2006/relationships/image" Target="media/image5.emf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4.emf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6.emf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2013-05-18T00:00:00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81A541D-151E-46AE-A163-1C6006E5A3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1662</TotalTime>
  <Pages>57</Pages>
  <Words>10953</Words>
  <Characters>59147</Characters>
  <Application>Microsoft Office Word</Application>
  <DocSecurity>0</DocSecurity>
  <Lines>492</Lines>
  <Paragraphs>139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Test Plan</vt:lpstr>
      <vt:lpstr>Test Plan</vt:lpstr>
    </vt:vector>
  </TitlesOfParts>
  <Company>PS2Win</Company>
  <LinksUpToDate>false</LinksUpToDate>
  <CharactersWithSpaces>69961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 Plan</dc:title>
  <dc:subject>Keep Your Time</dc:subject>
  <dc:creator>David Silva</dc:creator>
  <cp:keywords/>
  <dc:description/>
  <cp:lastModifiedBy>Carla</cp:lastModifiedBy>
  <cp:revision>4</cp:revision>
  <cp:lastPrinted>2013-05-19T04:05:00Z</cp:lastPrinted>
  <dcterms:created xsi:type="dcterms:W3CDTF">2013-05-19T02:45:00Z</dcterms:created>
  <dcterms:modified xsi:type="dcterms:W3CDTF">2013-05-30T00:03:00Z</dcterms:modified>
  <cp:contentStatus>Draft</cp:contentStatus>
</cp:coreProperties>
</file>